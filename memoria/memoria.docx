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3" w:name="_Toc37239136"/>
      <w:r>
        <w:t>Í</w:t>
      </w:r>
      <w:r w:rsidRPr="004A3E77">
        <w:t>ndice</w:t>
      </w:r>
      <w:bookmarkEnd w:id="3"/>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42AD9F07" w14:textId="75869C36" w:rsidR="00F7316E"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239136" w:history="1">
            <w:r w:rsidR="00F7316E" w:rsidRPr="000A0DE2">
              <w:rPr>
                <w:rStyle w:val="Hipervnculo"/>
                <w:noProof/>
              </w:rPr>
              <w:t>Índice</w:t>
            </w:r>
            <w:r w:rsidR="00F7316E">
              <w:rPr>
                <w:noProof/>
                <w:webHidden/>
              </w:rPr>
              <w:tab/>
            </w:r>
            <w:r w:rsidR="00F7316E">
              <w:rPr>
                <w:noProof/>
                <w:webHidden/>
              </w:rPr>
              <w:fldChar w:fldCharType="begin"/>
            </w:r>
            <w:r w:rsidR="00F7316E">
              <w:rPr>
                <w:noProof/>
                <w:webHidden/>
              </w:rPr>
              <w:instrText xml:space="preserve"> PAGEREF _Toc37239136 \h </w:instrText>
            </w:r>
            <w:r w:rsidR="00F7316E">
              <w:rPr>
                <w:noProof/>
                <w:webHidden/>
              </w:rPr>
            </w:r>
            <w:r w:rsidR="00F7316E">
              <w:rPr>
                <w:noProof/>
                <w:webHidden/>
              </w:rPr>
              <w:fldChar w:fldCharType="separate"/>
            </w:r>
            <w:r w:rsidR="00F7316E">
              <w:rPr>
                <w:noProof/>
                <w:webHidden/>
              </w:rPr>
              <w:t>2</w:t>
            </w:r>
            <w:r w:rsidR="00F7316E">
              <w:rPr>
                <w:noProof/>
                <w:webHidden/>
              </w:rPr>
              <w:fldChar w:fldCharType="end"/>
            </w:r>
          </w:hyperlink>
        </w:p>
        <w:p w14:paraId="19BABA52" w14:textId="1BDB9C64" w:rsidR="00F7316E" w:rsidRDefault="00F7316E">
          <w:pPr>
            <w:pStyle w:val="TDC1"/>
            <w:rPr>
              <w:rFonts w:cstheme="minorBidi"/>
              <w:b w:val="0"/>
              <w:bCs w:val="0"/>
              <w:i w:val="0"/>
              <w:iCs w:val="0"/>
              <w:noProof/>
            </w:rPr>
          </w:pPr>
          <w:hyperlink w:anchor="_Toc37239137" w:history="1">
            <w:r w:rsidRPr="000A0DE2">
              <w:rPr>
                <w:rStyle w:val="Hipervnculo"/>
                <w:noProof/>
              </w:rPr>
              <w:t>Resumen.</w:t>
            </w:r>
            <w:r>
              <w:rPr>
                <w:noProof/>
                <w:webHidden/>
              </w:rPr>
              <w:tab/>
            </w:r>
            <w:r>
              <w:rPr>
                <w:noProof/>
                <w:webHidden/>
              </w:rPr>
              <w:fldChar w:fldCharType="begin"/>
            </w:r>
            <w:r>
              <w:rPr>
                <w:noProof/>
                <w:webHidden/>
              </w:rPr>
              <w:instrText xml:space="preserve"> PAGEREF _Toc37239137 \h </w:instrText>
            </w:r>
            <w:r>
              <w:rPr>
                <w:noProof/>
                <w:webHidden/>
              </w:rPr>
            </w:r>
            <w:r>
              <w:rPr>
                <w:noProof/>
                <w:webHidden/>
              </w:rPr>
              <w:fldChar w:fldCharType="separate"/>
            </w:r>
            <w:r>
              <w:rPr>
                <w:noProof/>
                <w:webHidden/>
              </w:rPr>
              <w:t>4</w:t>
            </w:r>
            <w:r>
              <w:rPr>
                <w:noProof/>
                <w:webHidden/>
              </w:rPr>
              <w:fldChar w:fldCharType="end"/>
            </w:r>
          </w:hyperlink>
        </w:p>
        <w:p w14:paraId="2B8A890C" w14:textId="5105F904" w:rsidR="00F7316E" w:rsidRDefault="00F7316E">
          <w:pPr>
            <w:pStyle w:val="TDC1"/>
            <w:rPr>
              <w:rFonts w:cstheme="minorBidi"/>
              <w:b w:val="0"/>
              <w:bCs w:val="0"/>
              <w:i w:val="0"/>
              <w:iCs w:val="0"/>
              <w:noProof/>
            </w:rPr>
          </w:pPr>
          <w:hyperlink w:anchor="_Toc37239138" w:history="1">
            <w:r w:rsidRPr="000A0DE2">
              <w:rPr>
                <w:rStyle w:val="Hipervnculo"/>
                <w:noProof/>
              </w:rPr>
              <w:t>Palabras clave.</w:t>
            </w:r>
            <w:r>
              <w:rPr>
                <w:noProof/>
                <w:webHidden/>
              </w:rPr>
              <w:tab/>
            </w:r>
            <w:r>
              <w:rPr>
                <w:noProof/>
                <w:webHidden/>
              </w:rPr>
              <w:fldChar w:fldCharType="begin"/>
            </w:r>
            <w:r>
              <w:rPr>
                <w:noProof/>
                <w:webHidden/>
              </w:rPr>
              <w:instrText xml:space="preserve"> PAGEREF _Toc37239138 \h </w:instrText>
            </w:r>
            <w:r>
              <w:rPr>
                <w:noProof/>
                <w:webHidden/>
              </w:rPr>
            </w:r>
            <w:r>
              <w:rPr>
                <w:noProof/>
                <w:webHidden/>
              </w:rPr>
              <w:fldChar w:fldCharType="separate"/>
            </w:r>
            <w:r>
              <w:rPr>
                <w:noProof/>
                <w:webHidden/>
              </w:rPr>
              <w:t>4</w:t>
            </w:r>
            <w:r>
              <w:rPr>
                <w:noProof/>
                <w:webHidden/>
              </w:rPr>
              <w:fldChar w:fldCharType="end"/>
            </w:r>
          </w:hyperlink>
        </w:p>
        <w:p w14:paraId="7CB8601B" w14:textId="168D2D0E" w:rsidR="00F7316E" w:rsidRDefault="00F7316E">
          <w:pPr>
            <w:pStyle w:val="TDC1"/>
            <w:rPr>
              <w:rFonts w:cstheme="minorBidi"/>
              <w:b w:val="0"/>
              <w:bCs w:val="0"/>
              <w:i w:val="0"/>
              <w:iCs w:val="0"/>
              <w:noProof/>
            </w:rPr>
          </w:pPr>
          <w:hyperlink w:anchor="_Toc37239139" w:history="1">
            <w:r w:rsidRPr="000A0DE2">
              <w:rPr>
                <w:rStyle w:val="Hipervnculo"/>
                <w:noProof/>
              </w:rPr>
              <w:t>1. Introducción.</w:t>
            </w:r>
            <w:r>
              <w:rPr>
                <w:noProof/>
                <w:webHidden/>
              </w:rPr>
              <w:tab/>
            </w:r>
            <w:r>
              <w:rPr>
                <w:noProof/>
                <w:webHidden/>
              </w:rPr>
              <w:fldChar w:fldCharType="begin"/>
            </w:r>
            <w:r>
              <w:rPr>
                <w:noProof/>
                <w:webHidden/>
              </w:rPr>
              <w:instrText xml:space="preserve"> PAGEREF _Toc37239139 \h </w:instrText>
            </w:r>
            <w:r>
              <w:rPr>
                <w:noProof/>
                <w:webHidden/>
              </w:rPr>
            </w:r>
            <w:r>
              <w:rPr>
                <w:noProof/>
                <w:webHidden/>
              </w:rPr>
              <w:fldChar w:fldCharType="separate"/>
            </w:r>
            <w:r>
              <w:rPr>
                <w:noProof/>
                <w:webHidden/>
              </w:rPr>
              <w:t>4</w:t>
            </w:r>
            <w:r>
              <w:rPr>
                <w:noProof/>
                <w:webHidden/>
              </w:rPr>
              <w:fldChar w:fldCharType="end"/>
            </w:r>
          </w:hyperlink>
        </w:p>
        <w:p w14:paraId="484BE857" w14:textId="3856D0A9" w:rsidR="00F7316E" w:rsidRDefault="00F7316E">
          <w:pPr>
            <w:pStyle w:val="TDC2"/>
            <w:rPr>
              <w:rFonts w:cstheme="minorBidi"/>
              <w:b w:val="0"/>
              <w:bCs w:val="0"/>
              <w:noProof/>
              <w:sz w:val="24"/>
              <w:szCs w:val="24"/>
            </w:rPr>
          </w:pPr>
          <w:hyperlink w:anchor="_Toc37239140" w:history="1">
            <w:r w:rsidRPr="000A0DE2">
              <w:rPr>
                <w:rStyle w:val="Hipervnculo"/>
                <w:noProof/>
              </w:rPr>
              <w:t>1.1 Estructura del repositorio</w:t>
            </w:r>
            <w:r>
              <w:rPr>
                <w:noProof/>
                <w:webHidden/>
              </w:rPr>
              <w:tab/>
            </w:r>
            <w:r>
              <w:rPr>
                <w:noProof/>
                <w:webHidden/>
              </w:rPr>
              <w:fldChar w:fldCharType="begin"/>
            </w:r>
            <w:r>
              <w:rPr>
                <w:noProof/>
                <w:webHidden/>
              </w:rPr>
              <w:instrText xml:space="preserve"> PAGEREF _Toc37239140 \h </w:instrText>
            </w:r>
            <w:r>
              <w:rPr>
                <w:noProof/>
                <w:webHidden/>
              </w:rPr>
            </w:r>
            <w:r>
              <w:rPr>
                <w:noProof/>
                <w:webHidden/>
              </w:rPr>
              <w:fldChar w:fldCharType="separate"/>
            </w:r>
            <w:r>
              <w:rPr>
                <w:noProof/>
                <w:webHidden/>
              </w:rPr>
              <w:t>4</w:t>
            </w:r>
            <w:r>
              <w:rPr>
                <w:noProof/>
                <w:webHidden/>
              </w:rPr>
              <w:fldChar w:fldCharType="end"/>
            </w:r>
          </w:hyperlink>
        </w:p>
        <w:p w14:paraId="231D2740" w14:textId="22E3F148" w:rsidR="00F7316E" w:rsidRDefault="00F7316E">
          <w:pPr>
            <w:pStyle w:val="TDC1"/>
            <w:rPr>
              <w:rFonts w:cstheme="minorBidi"/>
              <w:b w:val="0"/>
              <w:bCs w:val="0"/>
              <w:i w:val="0"/>
              <w:iCs w:val="0"/>
              <w:noProof/>
            </w:rPr>
          </w:pPr>
          <w:hyperlink w:anchor="_Toc37239141" w:history="1">
            <w:r w:rsidRPr="000A0DE2">
              <w:rPr>
                <w:rStyle w:val="Hipervnculo"/>
                <w:noProof/>
              </w:rPr>
              <w:t>2. Diseño y construcción.</w:t>
            </w:r>
            <w:r>
              <w:rPr>
                <w:noProof/>
                <w:webHidden/>
              </w:rPr>
              <w:tab/>
            </w:r>
            <w:r>
              <w:rPr>
                <w:noProof/>
                <w:webHidden/>
              </w:rPr>
              <w:fldChar w:fldCharType="begin"/>
            </w:r>
            <w:r>
              <w:rPr>
                <w:noProof/>
                <w:webHidden/>
              </w:rPr>
              <w:instrText xml:space="preserve"> PAGEREF _Toc37239141 \h </w:instrText>
            </w:r>
            <w:r>
              <w:rPr>
                <w:noProof/>
                <w:webHidden/>
              </w:rPr>
            </w:r>
            <w:r>
              <w:rPr>
                <w:noProof/>
                <w:webHidden/>
              </w:rPr>
              <w:fldChar w:fldCharType="separate"/>
            </w:r>
            <w:r>
              <w:rPr>
                <w:noProof/>
                <w:webHidden/>
              </w:rPr>
              <w:t>5</w:t>
            </w:r>
            <w:r>
              <w:rPr>
                <w:noProof/>
                <w:webHidden/>
              </w:rPr>
              <w:fldChar w:fldCharType="end"/>
            </w:r>
          </w:hyperlink>
        </w:p>
        <w:p w14:paraId="30778D54" w14:textId="209AE2FC" w:rsidR="00F7316E" w:rsidRDefault="00F7316E">
          <w:pPr>
            <w:pStyle w:val="TDC2"/>
            <w:rPr>
              <w:rFonts w:cstheme="minorBidi"/>
              <w:b w:val="0"/>
              <w:bCs w:val="0"/>
              <w:noProof/>
              <w:sz w:val="24"/>
              <w:szCs w:val="24"/>
            </w:rPr>
          </w:pPr>
          <w:hyperlink w:anchor="_Toc37239142" w:history="1">
            <w:r w:rsidRPr="000A0DE2">
              <w:rPr>
                <w:rStyle w:val="Hipervnculo"/>
                <w:noProof/>
              </w:rPr>
              <w:t>2.1 Diseño</w:t>
            </w:r>
            <w:r w:rsidRPr="000A0DE2">
              <w:rPr>
                <w:rStyle w:val="Hipervnculo"/>
                <w:noProof/>
              </w:rPr>
              <w:t xml:space="preserve"> </w:t>
            </w:r>
            <w:r w:rsidRPr="000A0DE2">
              <w:rPr>
                <w:rStyle w:val="Hipervnculo"/>
                <w:noProof/>
              </w:rPr>
              <w:t>hardware</w:t>
            </w:r>
            <w:r>
              <w:rPr>
                <w:noProof/>
                <w:webHidden/>
              </w:rPr>
              <w:tab/>
            </w:r>
            <w:r>
              <w:rPr>
                <w:noProof/>
                <w:webHidden/>
              </w:rPr>
              <w:fldChar w:fldCharType="begin"/>
            </w:r>
            <w:r>
              <w:rPr>
                <w:noProof/>
                <w:webHidden/>
              </w:rPr>
              <w:instrText xml:space="preserve"> PAGEREF _Toc37239142 \h </w:instrText>
            </w:r>
            <w:r>
              <w:rPr>
                <w:noProof/>
                <w:webHidden/>
              </w:rPr>
            </w:r>
            <w:r>
              <w:rPr>
                <w:noProof/>
                <w:webHidden/>
              </w:rPr>
              <w:fldChar w:fldCharType="separate"/>
            </w:r>
            <w:r>
              <w:rPr>
                <w:noProof/>
                <w:webHidden/>
              </w:rPr>
              <w:t>5</w:t>
            </w:r>
            <w:r>
              <w:rPr>
                <w:noProof/>
                <w:webHidden/>
              </w:rPr>
              <w:fldChar w:fldCharType="end"/>
            </w:r>
          </w:hyperlink>
        </w:p>
        <w:p w14:paraId="7575A980" w14:textId="1D1E3B37" w:rsidR="00F7316E" w:rsidRDefault="00F7316E">
          <w:pPr>
            <w:pStyle w:val="TDC3"/>
            <w:rPr>
              <w:rFonts w:cstheme="minorBidi"/>
              <w:noProof/>
              <w:sz w:val="24"/>
              <w:szCs w:val="24"/>
            </w:rPr>
          </w:pPr>
          <w:hyperlink w:anchor="_Toc37239143" w:history="1">
            <w:r w:rsidRPr="000A0DE2">
              <w:rPr>
                <w:rStyle w:val="Hipervnculo"/>
                <w:noProof/>
              </w:rPr>
              <w:t>Primer acercamiento: elementos que podemos necesitar.</w:t>
            </w:r>
            <w:r>
              <w:rPr>
                <w:noProof/>
                <w:webHidden/>
              </w:rPr>
              <w:tab/>
            </w:r>
            <w:r>
              <w:rPr>
                <w:noProof/>
                <w:webHidden/>
              </w:rPr>
              <w:fldChar w:fldCharType="begin"/>
            </w:r>
            <w:r>
              <w:rPr>
                <w:noProof/>
                <w:webHidden/>
              </w:rPr>
              <w:instrText xml:space="preserve"> PAGEREF _Toc37239143 \h </w:instrText>
            </w:r>
            <w:r>
              <w:rPr>
                <w:noProof/>
                <w:webHidden/>
              </w:rPr>
            </w:r>
            <w:r>
              <w:rPr>
                <w:noProof/>
                <w:webHidden/>
              </w:rPr>
              <w:fldChar w:fldCharType="separate"/>
            </w:r>
            <w:r>
              <w:rPr>
                <w:noProof/>
                <w:webHidden/>
              </w:rPr>
              <w:t>5</w:t>
            </w:r>
            <w:r>
              <w:rPr>
                <w:noProof/>
                <w:webHidden/>
              </w:rPr>
              <w:fldChar w:fldCharType="end"/>
            </w:r>
          </w:hyperlink>
        </w:p>
        <w:p w14:paraId="3DF49979" w14:textId="21B3CD73" w:rsidR="00F7316E" w:rsidRDefault="00F7316E">
          <w:pPr>
            <w:pStyle w:val="TDC3"/>
            <w:rPr>
              <w:rFonts w:cstheme="minorBidi"/>
              <w:noProof/>
              <w:sz w:val="24"/>
              <w:szCs w:val="24"/>
            </w:rPr>
          </w:pPr>
          <w:hyperlink w:anchor="_Toc37239144" w:history="1">
            <w:r w:rsidRPr="000A0DE2">
              <w:rPr>
                <w:rStyle w:val="Hipervnculo"/>
                <w:noProof/>
              </w:rPr>
              <w:t>Segundo acercamiento: Selección concreta de componentes.</w:t>
            </w:r>
            <w:r>
              <w:rPr>
                <w:noProof/>
                <w:webHidden/>
              </w:rPr>
              <w:tab/>
            </w:r>
            <w:r>
              <w:rPr>
                <w:noProof/>
                <w:webHidden/>
              </w:rPr>
              <w:fldChar w:fldCharType="begin"/>
            </w:r>
            <w:r>
              <w:rPr>
                <w:noProof/>
                <w:webHidden/>
              </w:rPr>
              <w:instrText xml:space="preserve"> PAGEREF _Toc37239144 \h </w:instrText>
            </w:r>
            <w:r>
              <w:rPr>
                <w:noProof/>
                <w:webHidden/>
              </w:rPr>
            </w:r>
            <w:r>
              <w:rPr>
                <w:noProof/>
                <w:webHidden/>
              </w:rPr>
              <w:fldChar w:fldCharType="separate"/>
            </w:r>
            <w:r>
              <w:rPr>
                <w:noProof/>
                <w:webHidden/>
              </w:rPr>
              <w:t>5</w:t>
            </w:r>
            <w:r>
              <w:rPr>
                <w:noProof/>
                <w:webHidden/>
              </w:rPr>
              <w:fldChar w:fldCharType="end"/>
            </w:r>
          </w:hyperlink>
        </w:p>
        <w:p w14:paraId="6BB0881A" w14:textId="6A77977E" w:rsidR="00F7316E" w:rsidRDefault="00F7316E">
          <w:pPr>
            <w:pStyle w:val="TDC3"/>
            <w:rPr>
              <w:rFonts w:cstheme="minorBidi"/>
              <w:noProof/>
              <w:sz w:val="24"/>
              <w:szCs w:val="24"/>
            </w:rPr>
          </w:pPr>
          <w:hyperlink w:anchor="_Toc37239145" w:history="1">
            <w:r w:rsidRPr="000A0DE2">
              <w:rPr>
                <w:rStyle w:val="Hipervnculo"/>
                <w:noProof/>
              </w:rPr>
              <w:t>Estructura adicional impresa en 3d</w:t>
            </w:r>
            <w:r>
              <w:rPr>
                <w:noProof/>
                <w:webHidden/>
              </w:rPr>
              <w:tab/>
            </w:r>
            <w:r>
              <w:rPr>
                <w:noProof/>
                <w:webHidden/>
              </w:rPr>
              <w:fldChar w:fldCharType="begin"/>
            </w:r>
            <w:r>
              <w:rPr>
                <w:noProof/>
                <w:webHidden/>
              </w:rPr>
              <w:instrText xml:space="preserve"> PAGEREF _Toc37239145 \h </w:instrText>
            </w:r>
            <w:r>
              <w:rPr>
                <w:noProof/>
                <w:webHidden/>
              </w:rPr>
            </w:r>
            <w:r>
              <w:rPr>
                <w:noProof/>
                <w:webHidden/>
              </w:rPr>
              <w:fldChar w:fldCharType="separate"/>
            </w:r>
            <w:r>
              <w:rPr>
                <w:noProof/>
                <w:webHidden/>
              </w:rPr>
              <w:t>6</w:t>
            </w:r>
            <w:r>
              <w:rPr>
                <w:noProof/>
                <w:webHidden/>
              </w:rPr>
              <w:fldChar w:fldCharType="end"/>
            </w:r>
          </w:hyperlink>
        </w:p>
        <w:p w14:paraId="6E6242C8" w14:textId="69A19D3B" w:rsidR="00F7316E" w:rsidRDefault="00F7316E">
          <w:pPr>
            <w:pStyle w:val="TDC2"/>
            <w:rPr>
              <w:rFonts w:cstheme="minorBidi"/>
              <w:b w:val="0"/>
              <w:bCs w:val="0"/>
              <w:noProof/>
              <w:sz w:val="24"/>
              <w:szCs w:val="24"/>
            </w:rPr>
          </w:pPr>
          <w:hyperlink w:anchor="_Toc37239146" w:history="1">
            <w:r w:rsidRPr="000A0DE2">
              <w:rPr>
                <w:rStyle w:val="Hipervnculo"/>
                <w:noProof/>
              </w:rPr>
              <w:t>2.2 Construcción final del prototipo.</w:t>
            </w:r>
            <w:r>
              <w:rPr>
                <w:noProof/>
                <w:webHidden/>
              </w:rPr>
              <w:tab/>
            </w:r>
            <w:r>
              <w:rPr>
                <w:noProof/>
                <w:webHidden/>
              </w:rPr>
              <w:fldChar w:fldCharType="begin"/>
            </w:r>
            <w:r>
              <w:rPr>
                <w:noProof/>
                <w:webHidden/>
              </w:rPr>
              <w:instrText xml:space="preserve"> PAGEREF _Toc37239146 \h </w:instrText>
            </w:r>
            <w:r>
              <w:rPr>
                <w:noProof/>
                <w:webHidden/>
              </w:rPr>
            </w:r>
            <w:r>
              <w:rPr>
                <w:noProof/>
                <w:webHidden/>
              </w:rPr>
              <w:fldChar w:fldCharType="separate"/>
            </w:r>
            <w:r>
              <w:rPr>
                <w:noProof/>
                <w:webHidden/>
              </w:rPr>
              <w:t>7</w:t>
            </w:r>
            <w:r>
              <w:rPr>
                <w:noProof/>
                <w:webHidden/>
              </w:rPr>
              <w:fldChar w:fldCharType="end"/>
            </w:r>
          </w:hyperlink>
        </w:p>
        <w:p w14:paraId="4AA8DDE1" w14:textId="5E89E776" w:rsidR="00F7316E" w:rsidRDefault="00F7316E">
          <w:pPr>
            <w:pStyle w:val="TDC3"/>
            <w:rPr>
              <w:rFonts w:cstheme="minorBidi"/>
              <w:noProof/>
              <w:sz w:val="24"/>
              <w:szCs w:val="24"/>
            </w:rPr>
          </w:pPr>
          <w:hyperlink w:anchor="_Toc37239147" w:history="1">
            <w:r w:rsidRPr="000A0DE2">
              <w:rPr>
                <w:rStyle w:val="Hipervnculo"/>
                <w:noProof/>
              </w:rPr>
              <w:t>2.2.1 Conexión de los variadores</w:t>
            </w:r>
            <w:r>
              <w:rPr>
                <w:noProof/>
                <w:webHidden/>
              </w:rPr>
              <w:tab/>
            </w:r>
            <w:r>
              <w:rPr>
                <w:noProof/>
                <w:webHidden/>
              </w:rPr>
              <w:fldChar w:fldCharType="begin"/>
            </w:r>
            <w:r>
              <w:rPr>
                <w:noProof/>
                <w:webHidden/>
              </w:rPr>
              <w:instrText xml:space="preserve"> PAGEREF _Toc37239147 \h </w:instrText>
            </w:r>
            <w:r>
              <w:rPr>
                <w:noProof/>
                <w:webHidden/>
              </w:rPr>
            </w:r>
            <w:r>
              <w:rPr>
                <w:noProof/>
                <w:webHidden/>
              </w:rPr>
              <w:fldChar w:fldCharType="separate"/>
            </w:r>
            <w:r>
              <w:rPr>
                <w:noProof/>
                <w:webHidden/>
              </w:rPr>
              <w:t>7</w:t>
            </w:r>
            <w:r>
              <w:rPr>
                <w:noProof/>
                <w:webHidden/>
              </w:rPr>
              <w:fldChar w:fldCharType="end"/>
            </w:r>
          </w:hyperlink>
        </w:p>
        <w:p w14:paraId="4B54D7E1" w14:textId="1A663FAD" w:rsidR="00F7316E" w:rsidRDefault="00F7316E">
          <w:pPr>
            <w:pStyle w:val="TDC3"/>
            <w:rPr>
              <w:rFonts w:cstheme="minorBidi"/>
              <w:noProof/>
              <w:sz w:val="24"/>
              <w:szCs w:val="24"/>
            </w:rPr>
          </w:pPr>
          <w:hyperlink w:anchor="_Toc37239148" w:history="1">
            <w:r w:rsidRPr="000A0DE2">
              <w:rPr>
                <w:rStyle w:val="Hipervnculo"/>
                <w:noProof/>
              </w:rPr>
              <w:t>2.2.2 Instalación de las hélices y motores</w:t>
            </w:r>
            <w:r>
              <w:rPr>
                <w:noProof/>
                <w:webHidden/>
              </w:rPr>
              <w:tab/>
            </w:r>
            <w:r>
              <w:rPr>
                <w:noProof/>
                <w:webHidden/>
              </w:rPr>
              <w:fldChar w:fldCharType="begin"/>
            </w:r>
            <w:r>
              <w:rPr>
                <w:noProof/>
                <w:webHidden/>
              </w:rPr>
              <w:instrText xml:space="preserve"> PAGEREF _Toc37239148 \h </w:instrText>
            </w:r>
            <w:r>
              <w:rPr>
                <w:noProof/>
                <w:webHidden/>
              </w:rPr>
            </w:r>
            <w:r>
              <w:rPr>
                <w:noProof/>
                <w:webHidden/>
              </w:rPr>
              <w:fldChar w:fldCharType="separate"/>
            </w:r>
            <w:r>
              <w:rPr>
                <w:noProof/>
                <w:webHidden/>
              </w:rPr>
              <w:t>9</w:t>
            </w:r>
            <w:r>
              <w:rPr>
                <w:noProof/>
                <w:webHidden/>
              </w:rPr>
              <w:fldChar w:fldCharType="end"/>
            </w:r>
          </w:hyperlink>
        </w:p>
        <w:p w14:paraId="10EAB619" w14:textId="687D00EF" w:rsidR="00F7316E" w:rsidRDefault="00F7316E">
          <w:pPr>
            <w:pStyle w:val="TDC3"/>
            <w:rPr>
              <w:rFonts w:cstheme="minorBidi"/>
              <w:noProof/>
              <w:sz w:val="24"/>
              <w:szCs w:val="24"/>
            </w:rPr>
          </w:pPr>
          <w:hyperlink w:anchor="_Toc37239149" w:history="1">
            <w:r w:rsidRPr="000A0DE2">
              <w:rPr>
                <w:rStyle w:val="Hipervnculo"/>
                <w:noProof/>
              </w:rPr>
              <w:t>2.2.3 Colocación del resto de componentes</w:t>
            </w:r>
            <w:r>
              <w:rPr>
                <w:noProof/>
                <w:webHidden/>
              </w:rPr>
              <w:tab/>
            </w:r>
            <w:r>
              <w:rPr>
                <w:noProof/>
                <w:webHidden/>
              </w:rPr>
              <w:fldChar w:fldCharType="begin"/>
            </w:r>
            <w:r>
              <w:rPr>
                <w:noProof/>
                <w:webHidden/>
              </w:rPr>
              <w:instrText xml:space="preserve"> PAGEREF _Toc37239149 \h </w:instrText>
            </w:r>
            <w:r>
              <w:rPr>
                <w:noProof/>
                <w:webHidden/>
              </w:rPr>
            </w:r>
            <w:r>
              <w:rPr>
                <w:noProof/>
                <w:webHidden/>
              </w:rPr>
              <w:fldChar w:fldCharType="separate"/>
            </w:r>
            <w:r>
              <w:rPr>
                <w:noProof/>
                <w:webHidden/>
              </w:rPr>
              <w:t>10</w:t>
            </w:r>
            <w:r>
              <w:rPr>
                <w:noProof/>
                <w:webHidden/>
              </w:rPr>
              <w:fldChar w:fldCharType="end"/>
            </w:r>
          </w:hyperlink>
        </w:p>
        <w:p w14:paraId="17588B04" w14:textId="3049A884" w:rsidR="00F7316E" w:rsidRDefault="00F7316E">
          <w:pPr>
            <w:pStyle w:val="TDC1"/>
            <w:rPr>
              <w:rFonts w:cstheme="minorBidi"/>
              <w:b w:val="0"/>
              <w:bCs w:val="0"/>
              <w:i w:val="0"/>
              <w:iCs w:val="0"/>
              <w:noProof/>
            </w:rPr>
          </w:pPr>
          <w:hyperlink w:anchor="_Toc37239150" w:history="1">
            <w:r w:rsidRPr="000A0DE2">
              <w:rPr>
                <w:rStyle w:val="Hipervnculo"/>
                <w:noProof/>
              </w:rPr>
              <w:t>3. software del prototipo</w:t>
            </w:r>
            <w:r>
              <w:rPr>
                <w:noProof/>
                <w:webHidden/>
              </w:rPr>
              <w:tab/>
            </w:r>
            <w:r>
              <w:rPr>
                <w:noProof/>
                <w:webHidden/>
              </w:rPr>
              <w:fldChar w:fldCharType="begin"/>
            </w:r>
            <w:r>
              <w:rPr>
                <w:noProof/>
                <w:webHidden/>
              </w:rPr>
              <w:instrText xml:space="preserve"> PAGEREF _Toc37239150 \h </w:instrText>
            </w:r>
            <w:r>
              <w:rPr>
                <w:noProof/>
                <w:webHidden/>
              </w:rPr>
            </w:r>
            <w:r>
              <w:rPr>
                <w:noProof/>
                <w:webHidden/>
              </w:rPr>
              <w:fldChar w:fldCharType="separate"/>
            </w:r>
            <w:r>
              <w:rPr>
                <w:noProof/>
                <w:webHidden/>
              </w:rPr>
              <w:t>12</w:t>
            </w:r>
            <w:r>
              <w:rPr>
                <w:noProof/>
                <w:webHidden/>
              </w:rPr>
              <w:fldChar w:fldCharType="end"/>
            </w:r>
          </w:hyperlink>
        </w:p>
        <w:p w14:paraId="3AD9D931" w14:textId="4B5C1896" w:rsidR="00F7316E" w:rsidRDefault="00F7316E">
          <w:pPr>
            <w:pStyle w:val="TDC2"/>
            <w:rPr>
              <w:rFonts w:cstheme="minorBidi"/>
              <w:b w:val="0"/>
              <w:bCs w:val="0"/>
              <w:noProof/>
              <w:sz w:val="24"/>
              <w:szCs w:val="24"/>
            </w:rPr>
          </w:pPr>
          <w:hyperlink w:anchor="_Toc37239151" w:history="1">
            <w:r w:rsidRPr="000A0DE2">
              <w:rPr>
                <w:rStyle w:val="Hipervnculo"/>
                <w:noProof/>
              </w:rPr>
              <w:t>3.1 Sistema operativo</w:t>
            </w:r>
            <w:r>
              <w:rPr>
                <w:noProof/>
                <w:webHidden/>
              </w:rPr>
              <w:tab/>
            </w:r>
            <w:r>
              <w:rPr>
                <w:noProof/>
                <w:webHidden/>
              </w:rPr>
              <w:fldChar w:fldCharType="begin"/>
            </w:r>
            <w:r>
              <w:rPr>
                <w:noProof/>
                <w:webHidden/>
              </w:rPr>
              <w:instrText xml:space="preserve"> PAGEREF _Toc37239151 \h </w:instrText>
            </w:r>
            <w:r>
              <w:rPr>
                <w:noProof/>
                <w:webHidden/>
              </w:rPr>
            </w:r>
            <w:r>
              <w:rPr>
                <w:noProof/>
                <w:webHidden/>
              </w:rPr>
              <w:fldChar w:fldCharType="separate"/>
            </w:r>
            <w:r>
              <w:rPr>
                <w:noProof/>
                <w:webHidden/>
              </w:rPr>
              <w:t>12</w:t>
            </w:r>
            <w:r>
              <w:rPr>
                <w:noProof/>
                <w:webHidden/>
              </w:rPr>
              <w:fldChar w:fldCharType="end"/>
            </w:r>
          </w:hyperlink>
        </w:p>
        <w:p w14:paraId="526E043E" w14:textId="06A32E23" w:rsidR="00F7316E" w:rsidRDefault="00F7316E">
          <w:pPr>
            <w:pStyle w:val="TDC2"/>
            <w:rPr>
              <w:rFonts w:cstheme="minorBidi"/>
              <w:b w:val="0"/>
              <w:bCs w:val="0"/>
              <w:noProof/>
              <w:sz w:val="24"/>
              <w:szCs w:val="24"/>
            </w:rPr>
          </w:pPr>
          <w:hyperlink w:anchor="_Toc37239152" w:history="1">
            <w:r w:rsidRPr="000A0DE2">
              <w:rPr>
                <w:rStyle w:val="Hipervnculo"/>
                <w:noProof/>
              </w:rPr>
              <w:t>3.2 Sistema de navegación inercial</w:t>
            </w:r>
            <w:r>
              <w:rPr>
                <w:noProof/>
                <w:webHidden/>
              </w:rPr>
              <w:tab/>
            </w:r>
            <w:r>
              <w:rPr>
                <w:noProof/>
                <w:webHidden/>
              </w:rPr>
              <w:fldChar w:fldCharType="begin"/>
            </w:r>
            <w:r>
              <w:rPr>
                <w:noProof/>
                <w:webHidden/>
              </w:rPr>
              <w:instrText xml:space="preserve"> PAGEREF _Toc37239152 \h </w:instrText>
            </w:r>
            <w:r>
              <w:rPr>
                <w:noProof/>
                <w:webHidden/>
              </w:rPr>
            </w:r>
            <w:r>
              <w:rPr>
                <w:noProof/>
                <w:webHidden/>
              </w:rPr>
              <w:fldChar w:fldCharType="separate"/>
            </w:r>
            <w:r>
              <w:rPr>
                <w:noProof/>
                <w:webHidden/>
              </w:rPr>
              <w:t>12</w:t>
            </w:r>
            <w:r>
              <w:rPr>
                <w:noProof/>
                <w:webHidden/>
              </w:rPr>
              <w:fldChar w:fldCharType="end"/>
            </w:r>
          </w:hyperlink>
        </w:p>
        <w:p w14:paraId="61A59763" w14:textId="31C59E3F" w:rsidR="00F7316E" w:rsidRDefault="00F7316E">
          <w:pPr>
            <w:pStyle w:val="TDC3"/>
            <w:rPr>
              <w:rFonts w:cstheme="minorBidi"/>
              <w:noProof/>
              <w:sz w:val="24"/>
              <w:szCs w:val="24"/>
            </w:rPr>
          </w:pPr>
          <w:hyperlink w:anchor="_Toc37239153" w:history="1">
            <w:r w:rsidRPr="000A0DE2">
              <w:rPr>
                <w:rStyle w:val="Hipervnculo"/>
                <w:noProof/>
              </w:rPr>
              <w:t>Vista teórica</w:t>
            </w:r>
            <w:r>
              <w:rPr>
                <w:noProof/>
                <w:webHidden/>
              </w:rPr>
              <w:tab/>
            </w:r>
            <w:r>
              <w:rPr>
                <w:noProof/>
                <w:webHidden/>
              </w:rPr>
              <w:fldChar w:fldCharType="begin"/>
            </w:r>
            <w:r>
              <w:rPr>
                <w:noProof/>
                <w:webHidden/>
              </w:rPr>
              <w:instrText xml:space="preserve"> PAGEREF _Toc37239153 \h </w:instrText>
            </w:r>
            <w:r>
              <w:rPr>
                <w:noProof/>
                <w:webHidden/>
              </w:rPr>
            </w:r>
            <w:r>
              <w:rPr>
                <w:noProof/>
                <w:webHidden/>
              </w:rPr>
              <w:fldChar w:fldCharType="separate"/>
            </w:r>
            <w:r>
              <w:rPr>
                <w:noProof/>
                <w:webHidden/>
              </w:rPr>
              <w:t>12</w:t>
            </w:r>
            <w:r>
              <w:rPr>
                <w:noProof/>
                <w:webHidden/>
              </w:rPr>
              <w:fldChar w:fldCharType="end"/>
            </w:r>
          </w:hyperlink>
        </w:p>
        <w:p w14:paraId="28AD9B24" w14:textId="02C457DE" w:rsidR="00F7316E" w:rsidRDefault="00F7316E">
          <w:pPr>
            <w:pStyle w:val="TDC3"/>
            <w:rPr>
              <w:rFonts w:cstheme="minorBidi"/>
              <w:noProof/>
              <w:sz w:val="24"/>
              <w:szCs w:val="24"/>
            </w:rPr>
          </w:pPr>
          <w:hyperlink w:anchor="_Toc37239154" w:history="1">
            <w:r>
              <w:rPr>
                <w:noProof/>
                <w:webHidden/>
              </w:rPr>
              <w:tab/>
            </w:r>
            <w:r>
              <w:rPr>
                <w:noProof/>
                <w:webHidden/>
              </w:rPr>
              <w:fldChar w:fldCharType="begin"/>
            </w:r>
            <w:r>
              <w:rPr>
                <w:noProof/>
                <w:webHidden/>
              </w:rPr>
              <w:instrText xml:space="preserve"> PAGEREF _Toc37239154 \h </w:instrText>
            </w:r>
            <w:r>
              <w:rPr>
                <w:noProof/>
                <w:webHidden/>
              </w:rPr>
            </w:r>
            <w:r>
              <w:rPr>
                <w:noProof/>
                <w:webHidden/>
              </w:rPr>
              <w:fldChar w:fldCharType="separate"/>
            </w:r>
            <w:r>
              <w:rPr>
                <w:noProof/>
                <w:webHidden/>
              </w:rPr>
              <w:t>13</w:t>
            </w:r>
            <w:r>
              <w:rPr>
                <w:noProof/>
                <w:webHidden/>
              </w:rPr>
              <w:fldChar w:fldCharType="end"/>
            </w:r>
          </w:hyperlink>
        </w:p>
        <w:p w14:paraId="27257651" w14:textId="32A0F73E" w:rsidR="00F7316E" w:rsidRDefault="00F7316E">
          <w:pPr>
            <w:pStyle w:val="TDC3"/>
            <w:rPr>
              <w:rFonts w:cstheme="minorBidi"/>
              <w:noProof/>
              <w:sz w:val="24"/>
              <w:szCs w:val="24"/>
            </w:rPr>
          </w:pPr>
          <w:hyperlink w:anchor="_Toc37239155" w:history="1">
            <w:r w:rsidRPr="000A0DE2">
              <w:rPr>
                <w:rStyle w:val="Hipervnculo"/>
                <w:noProof/>
              </w:rPr>
              <w:t>Calibración del magnetómetro</w:t>
            </w:r>
            <w:r>
              <w:rPr>
                <w:noProof/>
                <w:webHidden/>
              </w:rPr>
              <w:tab/>
            </w:r>
            <w:r>
              <w:rPr>
                <w:noProof/>
                <w:webHidden/>
              </w:rPr>
              <w:fldChar w:fldCharType="begin"/>
            </w:r>
            <w:r>
              <w:rPr>
                <w:noProof/>
                <w:webHidden/>
              </w:rPr>
              <w:instrText xml:space="preserve"> PAGEREF _Toc37239155 \h </w:instrText>
            </w:r>
            <w:r>
              <w:rPr>
                <w:noProof/>
                <w:webHidden/>
              </w:rPr>
            </w:r>
            <w:r>
              <w:rPr>
                <w:noProof/>
                <w:webHidden/>
              </w:rPr>
              <w:fldChar w:fldCharType="separate"/>
            </w:r>
            <w:r>
              <w:rPr>
                <w:noProof/>
                <w:webHidden/>
              </w:rPr>
              <w:t>13</w:t>
            </w:r>
            <w:r>
              <w:rPr>
                <w:noProof/>
                <w:webHidden/>
              </w:rPr>
              <w:fldChar w:fldCharType="end"/>
            </w:r>
          </w:hyperlink>
        </w:p>
        <w:p w14:paraId="6338CAC7" w14:textId="67FB75AB" w:rsidR="00F7316E" w:rsidRDefault="00F7316E">
          <w:pPr>
            <w:pStyle w:val="TDC3"/>
            <w:rPr>
              <w:rFonts w:cstheme="minorBidi"/>
              <w:noProof/>
              <w:sz w:val="24"/>
              <w:szCs w:val="24"/>
            </w:rPr>
          </w:pPr>
          <w:hyperlink w:anchor="_Toc37239156" w:history="1">
            <w:r w:rsidRPr="000A0DE2">
              <w:rPr>
                <w:rStyle w:val="Hipervnculo"/>
                <w:noProof/>
              </w:rPr>
              <w:t>Aplicación práctica</w:t>
            </w:r>
            <w:r>
              <w:rPr>
                <w:noProof/>
                <w:webHidden/>
              </w:rPr>
              <w:tab/>
            </w:r>
            <w:r>
              <w:rPr>
                <w:noProof/>
                <w:webHidden/>
              </w:rPr>
              <w:fldChar w:fldCharType="begin"/>
            </w:r>
            <w:r>
              <w:rPr>
                <w:noProof/>
                <w:webHidden/>
              </w:rPr>
              <w:instrText xml:space="preserve"> PAGEREF _Toc37239156 \h </w:instrText>
            </w:r>
            <w:r>
              <w:rPr>
                <w:noProof/>
                <w:webHidden/>
              </w:rPr>
            </w:r>
            <w:r>
              <w:rPr>
                <w:noProof/>
                <w:webHidden/>
              </w:rPr>
              <w:fldChar w:fldCharType="separate"/>
            </w:r>
            <w:r>
              <w:rPr>
                <w:noProof/>
                <w:webHidden/>
              </w:rPr>
              <w:t>15</w:t>
            </w:r>
            <w:r>
              <w:rPr>
                <w:noProof/>
                <w:webHidden/>
              </w:rPr>
              <w:fldChar w:fldCharType="end"/>
            </w:r>
          </w:hyperlink>
        </w:p>
        <w:p w14:paraId="14C82DD4" w14:textId="571540F5" w:rsidR="00F7316E" w:rsidRDefault="00F7316E">
          <w:pPr>
            <w:pStyle w:val="TDC2"/>
            <w:rPr>
              <w:rFonts w:cstheme="minorBidi"/>
              <w:b w:val="0"/>
              <w:bCs w:val="0"/>
              <w:noProof/>
              <w:sz w:val="24"/>
              <w:szCs w:val="24"/>
            </w:rPr>
          </w:pPr>
          <w:hyperlink w:anchor="_Toc37239157" w:history="1">
            <w:r w:rsidRPr="000A0DE2">
              <w:rPr>
                <w:rStyle w:val="Hipervnculo"/>
                <w:noProof/>
              </w:rPr>
              <w:t>3.3 Sensor barométrico</w:t>
            </w:r>
            <w:r>
              <w:rPr>
                <w:noProof/>
                <w:webHidden/>
              </w:rPr>
              <w:tab/>
            </w:r>
            <w:r>
              <w:rPr>
                <w:noProof/>
                <w:webHidden/>
              </w:rPr>
              <w:fldChar w:fldCharType="begin"/>
            </w:r>
            <w:r>
              <w:rPr>
                <w:noProof/>
                <w:webHidden/>
              </w:rPr>
              <w:instrText xml:space="preserve"> PAGEREF _Toc37239157 \h </w:instrText>
            </w:r>
            <w:r>
              <w:rPr>
                <w:noProof/>
                <w:webHidden/>
              </w:rPr>
            </w:r>
            <w:r>
              <w:rPr>
                <w:noProof/>
                <w:webHidden/>
              </w:rPr>
              <w:fldChar w:fldCharType="separate"/>
            </w:r>
            <w:r>
              <w:rPr>
                <w:noProof/>
                <w:webHidden/>
              </w:rPr>
              <w:t>15</w:t>
            </w:r>
            <w:r>
              <w:rPr>
                <w:noProof/>
                <w:webHidden/>
              </w:rPr>
              <w:fldChar w:fldCharType="end"/>
            </w:r>
          </w:hyperlink>
        </w:p>
        <w:p w14:paraId="5E92E951" w14:textId="3690F956" w:rsidR="00F7316E" w:rsidRDefault="00F7316E">
          <w:pPr>
            <w:pStyle w:val="TDC3"/>
            <w:rPr>
              <w:rFonts w:cstheme="minorBidi"/>
              <w:noProof/>
              <w:sz w:val="24"/>
              <w:szCs w:val="24"/>
            </w:rPr>
          </w:pPr>
          <w:hyperlink w:anchor="_Toc37239158" w:history="1">
            <w:r w:rsidRPr="000A0DE2">
              <w:rPr>
                <w:rStyle w:val="Hipervnculo"/>
                <w:noProof/>
              </w:rPr>
              <w:t>Vista teórica</w:t>
            </w:r>
            <w:r>
              <w:rPr>
                <w:noProof/>
                <w:webHidden/>
              </w:rPr>
              <w:tab/>
            </w:r>
            <w:r>
              <w:rPr>
                <w:noProof/>
                <w:webHidden/>
              </w:rPr>
              <w:fldChar w:fldCharType="begin"/>
            </w:r>
            <w:r>
              <w:rPr>
                <w:noProof/>
                <w:webHidden/>
              </w:rPr>
              <w:instrText xml:space="preserve"> PAGEREF _Toc37239158 \h </w:instrText>
            </w:r>
            <w:r>
              <w:rPr>
                <w:noProof/>
                <w:webHidden/>
              </w:rPr>
            </w:r>
            <w:r>
              <w:rPr>
                <w:noProof/>
                <w:webHidden/>
              </w:rPr>
              <w:fldChar w:fldCharType="separate"/>
            </w:r>
            <w:r>
              <w:rPr>
                <w:noProof/>
                <w:webHidden/>
              </w:rPr>
              <w:t>15</w:t>
            </w:r>
            <w:r>
              <w:rPr>
                <w:noProof/>
                <w:webHidden/>
              </w:rPr>
              <w:fldChar w:fldCharType="end"/>
            </w:r>
          </w:hyperlink>
        </w:p>
        <w:p w14:paraId="450DB752" w14:textId="6A98C87F" w:rsidR="00F7316E" w:rsidRDefault="00F7316E">
          <w:pPr>
            <w:pStyle w:val="TDC3"/>
            <w:rPr>
              <w:rFonts w:cstheme="minorBidi"/>
              <w:noProof/>
              <w:sz w:val="24"/>
              <w:szCs w:val="24"/>
            </w:rPr>
          </w:pPr>
          <w:hyperlink w:anchor="_Toc37239159" w:history="1">
            <w:r w:rsidRPr="000A0DE2">
              <w:rPr>
                <w:rStyle w:val="Hipervnculo"/>
                <w:noProof/>
              </w:rPr>
              <w:t>Aplicación práctica</w:t>
            </w:r>
            <w:r>
              <w:rPr>
                <w:noProof/>
                <w:webHidden/>
              </w:rPr>
              <w:tab/>
            </w:r>
            <w:r>
              <w:rPr>
                <w:noProof/>
                <w:webHidden/>
              </w:rPr>
              <w:fldChar w:fldCharType="begin"/>
            </w:r>
            <w:r>
              <w:rPr>
                <w:noProof/>
                <w:webHidden/>
              </w:rPr>
              <w:instrText xml:space="preserve"> PAGEREF _Toc37239159 \h </w:instrText>
            </w:r>
            <w:r>
              <w:rPr>
                <w:noProof/>
                <w:webHidden/>
              </w:rPr>
            </w:r>
            <w:r>
              <w:rPr>
                <w:noProof/>
                <w:webHidden/>
              </w:rPr>
              <w:fldChar w:fldCharType="separate"/>
            </w:r>
            <w:r>
              <w:rPr>
                <w:noProof/>
                <w:webHidden/>
              </w:rPr>
              <w:t>16</w:t>
            </w:r>
            <w:r>
              <w:rPr>
                <w:noProof/>
                <w:webHidden/>
              </w:rPr>
              <w:fldChar w:fldCharType="end"/>
            </w:r>
          </w:hyperlink>
        </w:p>
        <w:p w14:paraId="3A3E9809" w14:textId="60F5D1FB" w:rsidR="00F7316E" w:rsidRDefault="00F7316E">
          <w:pPr>
            <w:pStyle w:val="TDC2"/>
            <w:rPr>
              <w:rFonts w:cstheme="minorBidi"/>
              <w:b w:val="0"/>
              <w:bCs w:val="0"/>
              <w:noProof/>
              <w:sz w:val="24"/>
              <w:szCs w:val="24"/>
            </w:rPr>
          </w:pPr>
          <w:hyperlink w:anchor="_Toc37239160" w:history="1">
            <w:r w:rsidRPr="000A0DE2">
              <w:rPr>
                <w:rStyle w:val="Hipervnculo"/>
                <w:noProof/>
              </w:rPr>
              <w:t>3.4 RGB LED</w:t>
            </w:r>
            <w:r>
              <w:rPr>
                <w:noProof/>
                <w:webHidden/>
              </w:rPr>
              <w:tab/>
            </w:r>
            <w:r>
              <w:rPr>
                <w:noProof/>
                <w:webHidden/>
              </w:rPr>
              <w:fldChar w:fldCharType="begin"/>
            </w:r>
            <w:r>
              <w:rPr>
                <w:noProof/>
                <w:webHidden/>
              </w:rPr>
              <w:instrText xml:space="preserve"> PAGEREF _Toc37239160 \h </w:instrText>
            </w:r>
            <w:r>
              <w:rPr>
                <w:noProof/>
                <w:webHidden/>
              </w:rPr>
            </w:r>
            <w:r>
              <w:rPr>
                <w:noProof/>
                <w:webHidden/>
              </w:rPr>
              <w:fldChar w:fldCharType="separate"/>
            </w:r>
            <w:r>
              <w:rPr>
                <w:noProof/>
                <w:webHidden/>
              </w:rPr>
              <w:t>16</w:t>
            </w:r>
            <w:r>
              <w:rPr>
                <w:noProof/>
                <w:webHidden/>
              </w:rPr>
              <w:fldChar w:fldCharType="end"/>
            </w:r>
          </w:hyperlink>
        </w:p>
        <w:p w14:paraId="0E5B638B" w14:textId="6B295D9B" w:rsidR="00F7316E" w:rsidRDefault="00F7316E">
          <w:pPr>
            <w:pStyle w:val="TDC2"/>
            <w:rPr>
              <w:rFonts w:cstheme="minorBidi"/>
              <w:b w:val="0"/>
              <w:bCs w:val="0"/>
              <w:noProof/>
              <w:sz w:val="24"/>
              <w:szCs w:val="24"/>
            </w:rPr>
          </w:pPr>
          <w:hyperlink w:anchor="_Toc37239161" w:history="1">
            <w:r w:rsidRPr="000A0DE2">
              <w:rPr>
                <w:rStyle w:val="Hipervnculo"/>
                <w:noProof/>
              </w:rPr>
              <w:t>3.5 Módulo GPS</w:t>
            </w:r>
            <w:r>
              <w:rPr>
                <w:noProof/>
                <w:webHidden/>
              </w:rPr>
              <w:tab/>
            </w:r>
            <w:r>
              <w:rPr>
                <w:noProof/>
                <w:webHidden/>
              </w:rPr>
              <w:fldChar w:fldCharType="begin"/>
            </w:r>
            <w:r>
              <w:rPr>
                <w:noProof/>
                <w:webHidden/>
              </w:rPr>
              <w:instrText xml:space="preserve"> PAGEREF _Toc37239161 \h </w:instrText>
            </w:r>
            <w:r>
              <w:rPr>
                <w:noProof/>
                <w:webHidden/>
              </w:rPr>
            </w:r>
            <w:r>
              <w:rPr>
                <w:noProof/>
                <w:webHidden/>
              </w:rPr>
              <w:fldChar w:fldCharType="separate"/>
            </w:r>
            <w:r>
              <w:rPr>
                <w:noProof/>
                <w:webHidden/>
              </w:rPr>
              <w:t>16</w:t>
            </w:r>
            <w:r>
              <w:rPr>
                <w:noProof/>
                <w:webHidden/>
              </w:rPr>
              <w:fldChar w:fldCharType="end"/>
            </w:r>
          </w:hyperlink>
        </w:p>
        <w:p w14:paraId="63068FE7" w14:textId="030238D8" w:rsidR="00F7316E" w:rsidRDefault="00F7316E">
          <w:pPr>
            <w:pStyle w:val="TDC2"/>
            <w:rPr>
              <w:rFonts w:cstheme="minorBidi"/>
              <w:b w:val="0"/>
              <w:bCs w:val="0"/>
              <w:noProof/>
              <w:sz w:val="24"/>
              <w:szCs w:val="24"/>
            </w:rPr>
          </w:pPr>
          <w:hyperlink w:anchor="_Toc37239162" w:history="1">
            <w:r w:rsidRPr="000A0DE2">
              <w:rPr>
                <w:rStyle w:val="Hipervnculo"/>
                <w:noProof/>
              </w:rPr>
              <w:t>3.6 Controlador PWM</w:t>
            </w:r>
            <w:r>
              <w:rPr>
                <w:noProof/>
                <w:webHidden/>
              </w:rPr>
              <w:tab/>
            </w:r>
            <w:r>
              <w:rPr>
                <w:noProof/>
                <w:webHidden/>
              </w:rPr>
              <w:fldChar w:fldCharType="begin"/>
            </w:r>
            <w:r>
              <w:rPr>
                <w:noProof/>
                <w:webHidden/>
              </w:rPr>
              <w:instrText xml:space="preserve"> PAGEREF _Toc37239162 \h </w:instrText>
            </w:r>
            <w:r>
              <w:rPr>
                <w:noProof/>
                <w:webHidden/>
              </w:rPr>
            </w:r>
            <w:r>
              <w:rPr>
                <w:noProof/>
                <w:webHidden/>
              </w:rPr>
              <w:fldChar w:fldCharType="separate"/>
            </w:r>
            <w:r>
              <w:rPr>
                <w:noProof/>
                <w:webHidden/>
              </w:rPr>
              <w:t>17</w:t>
            </w:r>
            <w:r>
              <w:rPr>
                <w:noProof/>
                <w:webHidden/>
              </w:rPr>
              <w:fldChar w:fldCharType="end"/>
            </w:r>
          </w:hyperlink>
        </w:p>
        <w:p w14:paraId="0DCB8AE8" w14:textId="28F9A15F" w:rsidR="00F7316E" w:rsidRDefault="00F7316E">
          <w:pPr>
            <w:pStyle w:val="TDC3"/>
            <w:rPr>
              <w:rFonts w:cstheme="minorBidi"/>
              <w:noProof/>
              <w:sz w:val="24"/>
              <w:szCs w:val="24"/>
            </w:rPr>
          </w:pPr>
          <w:hyperlink w:anchor="_Toc37239163" w:history="1">
            <w:r w:rsidRPr="000A0DE2">
              <w:rPr>
                <w:rStyle w:val="Hipervnculo"/>
                <w:noProof/>
              </w:rPr>
              <w:t>Vista teórica.</w:t>
            </w:r>
            <w:r>
              <w:rPr>
                <w:noProof/>
                <w:webHidden/>
              </w:rPr>
              <w:tab/>
            </w:r>
            <w:r>
              <w:rPr>
                <w:noProof/>
                <w:webHidden/>
              </w:rPr>
              <w:fldChar w:fldCharType="begin"/>
            </w:r>
            <w:r>
              <w:rPr>
                <w:noProof/>
                <w:webHidden/>
              </w:rPr>
              <w:instrText xml:space="preserve"> PAGEREF _Toc37239163 \h </w:instrText>
            </w:r>
            <w:r>
              <w:rPr>
                <w:noProof/>
                <w:webHidden/>
              </w:rPr>
            </w:r>
            <w:r>
              <w:rPr>
                <w:noProof/>
                <w:webHidden/>
              </w:rPr>
              <w:fldChar w:fldCharType="separate"/>
            </w:r>
            <w:r>
              <w:rPr>
                <w:noProof/>
                <w:webHidden/>
              </w:rPr>
              <w:t>17</w:t>
            </w:r>
            <w:r>
              <w:rPr>
                <w:noProof/>
                <w:webHidden/>
              </w:rPr>
              <w:fldChar w:fldCharType="end"/>
            </w:r>
          </w:hyperlink>
        </w:p>
        <w:p w14:paraId="549C8EAB" w14:textId="2DF0F0EB" w:rsidR="00F7316E" w:rsidRDefault="00F7316E">
          <w:pPr>
            <w:pStyle w:val="TDC3"/>
            <w:rPr>
              <w:rFonts w:cstheme="minorBidi"/>
              <w:noProof/>
              <w:sz w:val="24"/>
              <w:szCs w:val="24"/>
            </w:rPr>
          </w:pPr>
          <w:hyperlink w:anchor="_Toc37239164" w:history="1">
            <w:r w:rsidRPr="000A0DE2">
              <w:rPr>
                <w:rStyle w:val="Hipervnculo"/>
                <w:noProof/>
              </w:rPr>
              <w:t>Aplicación práctica 1. Calibración de los variadores</w:t>
            </w:r>
            <w:r>
              <w:rPr>
                <w:noProof/>
                <w:webHidden/>
              </w:rPr>
              <w:tab/>
            </w:r>
            <w:r>
              <w:rPr>
                <w:noProof/>
                <w:webHidden/>
              </w:rPr>
              <w:fldChar w:fldCharType="begin"/>
            </w:r>
            <w:r>
              <w:rPr>
                <w:noProof/>
                <w:webHidden/>
              </w:rPr>
              <w:instrText xml:space="preserve"> PAGEREF _Toc37239164 \h </w:instrText>
            </w:r>
            <w:r>
              <w:rPr>
                <w:noProof/>
                <w:webHidden/>
              </w:rPr>
            </w:r>
            <w:r>
              <w:rPr>
                <w:noProof/>
                <w:webHidden/>
              </w:rPr>
              <w:fldChar w:fldCharType="separate"/>
            </w:r>
            <w:r>
              <w:rPr>
                <w:noProof/>
                <w:webHidden/>
              </w:rPr>
              <w:t>18</w:t>
            </w:r>
            <w:r>
              <w:rPr>
                <w:noProof/>
                <w:webHidden/>
              </w:rPr>
              <w:fldChar w:fldCharType="end"/>
            </w:r>
          </w:hyperlink>
        </w:p>
        <w:p w14:paraId="151A0C4B" w14:textId="47FF4050" w:rsidR="00F7316E" w:rsidRDefault="00F7316E">
          <w:pPr>
            <w:pStyle w:val="TDC1"/>
            <w:rPr>
              <w:rFonts w:cstheme="minorBidi"/>
              <w:b w:val="0"/>
              <w:bCs w:val="0"/>
              <w:i w:val="0"/>
              <w:iCs w:val="0"/>
              <w:noProof/>
            </w:rPr>
          </w:pPr>
          <w:hyperlink w:anchor="_Toc37239165" w:history="1">
            <w:r w:rsidRPr="000A0DE2">
              <w:rPr>
                <w:rStyle w:val="Hipervnculo"/>
                <w:noProof/>
              </w:rPr>
              <w:t>4. Diseño de una aplicación de control.</w:t>
            </w:r>
            <w:r>
              <w:rPr>
                <w:noProof/>
                <w:webHidden/>
              </w:rPr>
              <w:tab/>
            </w:r>
            <w:r>
              <w:rPr>
                <w:noProof/>
                <w:webHidden/>
              </w:rPr>
              <w:fldChar w:fldCharType="begin"/>
            </w:r>
            <w:r>
              <w:rPr>
                <w:noProof/>
                <w:webHidden/>
              </w:rPr>
              <w:instrText xml:space="preserve"> PAGEREF _Toc37239165 \h </w:instrText>
            </w:r>
            <w:r>
              <w:rPr>
                <w:noProof/>
                <w:webHidden/>
              </w:rPr>
            </w:r>
            <w:r>
              <w:rPr>
                <w:noProof/>
                <w:webHidden/>
              </w:rPr>
              <w:fldChar w:fldCharType="separate"/>
            </w:r>
            <w:r>
              <w:rPr>
                <w:noProof/>
                <w:webHidden/>
              </w:rPr>
              <w:t>18</w:t>
            </w:r>
            <w:r>
              <w:rPr>
                <w:noProof/>
                <w:webHidden/>
              </w:rPr>
              <w:fldChar w:fldCharType="end"/>
            </w:r>
          </w:hyperlink>
        </w:p>
        <w:p w14:paraId="23564861" w14:textId="6D077D5E" w:rsidR="00F7316E" w:rsidRDefault="00F7316E">
          <w:pPr>
            <w:pStyle w:val="TDC2"/>
            <w:rPr>
              <w:rFonts w:cstheme="minorBidi"/>
              <w:b w:val="0"/>
              <w:bCs w:val="0"/>
              <w:noProof/>
              <w:sz w:val="24"/>
              <w:szCs w:val="24"/>
            </w:rPr>
          </w:pPr>
          <w:hyperlink w:anchor="_Toc37239166" w:history="1">
            <w:r w:rsidRPr="000A0DE2">
              <w:rPr>
                <w:rStyle w:val="Hipervnculo"/>
                <w:noProof/>
              </w:rPr>
              <w:t>4.1 Introducción.</w:t>
            </w:r>
            <w:r>
              <w:rPr>
                <w:noProof/>
                <w:webHidden/>
              </w:rPr>
              <w:tab/>
            </w:r>
            <w:r>
              <w:rPr>
                <w:noProof/>
                <w:webHidden/>
              </w:rPr>
              <w:fldChar w:fldCharType="begin"/>
            </w:r>
            <w:r>
              <w:rPr>
                <w:noProof/>
                <w:webHidden/>
              </w:rPr>
              <w:instrText xml:space="preserve"> PAGEREF _Toc37239166 \h </w:instrText>
            </w:r>
            <w:r>
              <w:rPr>
                <w:noProof/>
                <w:webHidden/>
              </w:rPr>
            </w:r>
            <w:r>
              <w:rPr>
                <w:noProof/>
                <w:webHidden/>
              </w:rPr>
              <w:fldChar w:fldCharType="separate"/>
            </w:r>
            <w:r>
              <w:rPr>
                <w:noProof/>
                <w:webHidden/>
              </w:rPr>
              <w:t>18</w:t>
            </w:r>
            <w:r>
              <w:rPr>
                <w:noProof/>
                <w:webHidden/>
              </w:rPr>
              <w:fldChar w:fldCharType="end"/>
            </w:r>
          </w:hyperlink>
        </w:p>
        <w:p w14:paraId="40236E61" w14:textId="67AFCC12" w:rsidR="00F7316E" w:rsidRDefault="00F7316E">
          <w:pPr>
            <w:pStyle w:val="TDC2"/>
            <w:rPr>
              <w:rFonts w:cstheme="minorBidi"/>
              <w:b w:val="0"/>
              <w:bCs w:val="0"/>
              <w:noProof/>
              <w:sz w:val="24"/>
              <w:szCs w:val="24"/>
            </w:rPr>
          </w:pPr>
          <w:hyperlink w:anchor="_Toc37239167" w:history="1">
            <w:r w:rsidRPr="000A0DE2">
              <w:rPr>
                <w:rStyle w:val="Hipervnculo"/>
                <w:noProof/>
              </w:rPr>
              <w:t>4.2 Protocolo de comunicación.</w:t>
            </w:r>
            <w:r>
              <w:rPr>
                <w:noProof/>
                <w:webHidden/>
              </w:rPr>
              <w:tab/>
            </w:r>
            <w:r>
              <w:rPr>
                <w:noProof/>
                <w:webHidden/>
              </w:rPr>
              <w:fldChar w:fldCharType="begin"/>
            </w:r>
            <w:r>
              <w:rPr>
                <w:noProof/>
                <w:webHidden/>
              </w:rPr>
              <w:instrText xml:space="preserve"> PAGEREF _Toc37239167 \h </w:instrText>
            </w:r>
            <w:r>
              <w:rPr>
                <w:noProof/>
                <w:webHidden/>
              </w:rPr>
            </w:r>
            <w:r>
              <w:rPr>
                <w:noProof/>
                <w:webHidden/>
              </w:rPr>
              <w:fldChar w:fldCharType="separate"/>
            </w:r>
            <w:r>
              <w:rPr>
                <w:noProof/>
                <w:webHidden/>
              </w:rPr>
              <w:t>19</w:t>
            </w:r>
            <w:r>
              <w:rPr>
                <w:noProof/>
                <w:webHidden/>
              </w:rPr>
              <w:fldChar w:fldCharType="end"/>
            </w:r>
          </w:hyperlink>
        </w:p>
        <w:p w14:paraId="2A4E6179" w14:textId="740F0637" w:rsidR="00F7316E" w:rsidRDefault="00F7316E">
          <w:pPr>
            <w:pStyle w:val="TDC3"/>
            <w:rPr>
              <w:rFonts w:cstheme="minorBidi"/>
              <w:noProof/>
              <w:sz w:val="24"/>
              <w:szCs w:val="24"/>
            </w:rPr>
          </w:pPr>
          <w:hyperlink w:anchor="_Toc37239168" w:history="1">
            <w:r w:rsidRPr="000A0DE2">
              <w:rPr>
                <w:rStyle w:val="Hipervnculo"/>
                <w:noProof/>
              </w:rPr>
              <w:t>4.2.1 Modelo cliente servidor.</w:t>
            </w:r>
            <w:r>
              <w:rPr>
                <w:noProof/>
                <w:webHidden/>
              </w:rPr>
              <w:tab/>
            </w:r>
            <w:r>
              <w:rPr>
                <w:noProof/>
                <w:webHidden/>
              </w:rPr>
              <w:fldChar w:fldCharType="begin"/>
            </w:r>
            <w:r>
              <w:rPr>
                <w:noProof/>
                <w:webHidden/>
              </w:rPr>
              <w:instrText xml:space="preserve"> PAGEREF _Toc37239168 \h </w:instrText>
            </w:r>
            <w:r>
              <w:rPr>
                <w:noProof/>
                <w:webHidden/>
              </w:rPr>
            </w:r>
            <w:r>
              <w:rPr>
                <w:noProof/>
                <w:webHidden/>
              </w:rPr>
              <w:fldChar w:fldCharType="separate"/>
            </w:r>
            <w:r>
              <w:rPr>
                <w:noProof/>
                <w:webHidden/>
              </w:rPr>
              <w:t>19</w:t>
            </w:r>
            <w:r>
              <w:rPr>
                <w:noProof/>
                <w:webHidden/>
              </w:rPr>
              <w:fldChar w:fldCharType="end"/>
            </w:r>
          </w:hyperlink>
        </w:p>
        <w:p w14:paraId="1BFE1775" w14:textId="34C1A395" w:rsidR="00F7316E" w:rsidRDefault="00F7316E">
          <w:pPr>
            <w:pStyle w:val="TDC3"/>
            <w:rPr>
              <w:rFonts w:cstheme="minorBidi"/>
              <w:noProof/>
              <w:sz w:val="24"/>
              <w:szCs w:val="24"/>
            </w:rPr>
          </w:pPr>
          <w:hyperlink w:anchor="_Toc37239169" w:history="1">
            <w:r w:rsidRPr="000A0DE2">
              <w:rPr>
                <w:rStyle w:val="Hipervnculo"/>
                <w:noProof/>
              </w:rPr>
              <w:t>4.2.2 Protocolo TCP. (explicar)</w:t>
            </w:r>
            <w:r>
              <w:rPr>
                <w:noProof/>
                <w:webHidden/>
              </w:rPr>
              <w:tab/>
            </w:r>
            <w:r>
              <w:rPr>
                <w:noProof/>
                <w:webHidden/>
              </w:rPr>
              <w:fldChar w:fldCharType="begin"/>
            </w:r>
            <w:r>
              <w:rPr>
                <w:noProof/>
                <w:webHidden/>
              </w:rPr>
              <w:instrText xml:space="preserve"> PAGEREF _Toc37239169 \h </w:instrText>
            </w:r>
            <w:r>
              <w:rPr>
                <w:noProof/>
                <w:webHidden/>
              </w:rPr>
            </w:r>
            <w:r>
              <w:rPr>
                <w:noProof/>
                <w:webHidden/>
              </w:rPr>
              <w:fldChar w:fldCharType="separate"/>
            </w:r>
            <w:r>
              <w:rPr>
                <w:noProof/>
                <w:webHidden/>
              </w:rPr>
              <w:t>19</w:t>
            </w:r>
            <w:r>
              <w:rPr>
                <w:noProof/>
                <w:webHidden/>
              </w:rPr>
              <w:fldChar w:fldCharType="end"/>
            </w:r>
          </w:hyperlink>
        </w:p>
        <w:p w14:paraId="7DD69554" w14:textId="14CCDE2A" w:rsidR="00F7316E" w:rsidRDefault="00F7316E">
          <w:pPr>
            <w:pStyle w:val="TDC3"/>
            <w:rPr>
              <w:rFonts w:cstheme="minorBidi"/>
              <w:noProof/>
              <w:sz w:val="24"/>
              <w:szCs w:val="24"/>
            </w:rPr>
          </w:pPr>
          <w:hyperlink w:anchor="_Toc37239170" w:history="1">
            <w:r w:rsidRPr="000A0DE2">
              <w:rPr>
                <w:rStyle w:val="Hipervnculo"/>
                <w:noProof/>
              </w:rPr>
              <w:t>4.2.3 Funcionamiento interno.</w:t>
            </w:r>
            <w:r>
              <w:rPr>
                <w:noProof/>
                <w:webHidden/>
              </w:rPr>
              <w:tab/>
            </w:r>
            <w:r>
              <w:rPr>
                <w:noProof/>
                <w:webHidden/>
              </w:rPr>
              <w:fldChar w:fldCharType="begin"/>
            </w:r>
            <w:r>
              <w:rPr>
                <w:noProof/>
                <w:webHidden/>
              </w:rPr>
              <w:instrText xml:space="preserve"> PAGEREF _Toc37239170 \h </w:instrText>
            </w:r>
            <w:r>
              <w:rPr>
                <w:noProof/>
                <w:webHidden/>
              </w:rPr>
            </w:r>
            <w:r>
              <w:rPr>
                <w:noProof/>
                <w:webHidden/>
              </w:rPr>
              <w:fldChar w:fldCharType="separate"/>
            </w:r>
            <w:r>
              <w:rPr>
                <w:noProof/>
                <w:webHidden/>
              </w:rPr>
              <w:t>19</w:t>
            </w:r>
            <w:r>
              <w:rPr>
                <w:noProof/>
                <w:webHidden/>
              </w:rPr>
              <w:fldChar w:fldCharType="end"/>
            </w:r>
          </w:hyperlink>
        </w:p>
        <w:p w14:paraId="2C2BAFB4" w14:textId="48F77CAC" w:rsidR="00F7316E" w:rsidRDefault="00F7316E">
          <w:pPr>
            <w:pStyle w:val="TDC2"/>
            <w:rPr>
              <w:rFonts w:cstheme="minorBidi"/>
              <w:b w:val="0"/>
              <w:bCs w:val="0"/>
              <w:noProof/>
              <w:sz w:val="24"/>
              <w:szCs w:val="24"/>
            </w:rPr>
          </w:pPr>
          <w:hyperlink w:anchor="_Toc37239171" w:history="1">
            <w:r w:rsidRPr="000A0DE2">
              <w:rPr>
                <w:rStyle w:val="Hipervnculo"/>
                <w:noProof/>
              </w:rPr>
              <w:t>4.3 Estructura del servidor.</w:t>
            </w:r>
            <w:r>
              <w:rPr>
                <w:noProof/>
                <w:webHidden/>
              </w:rPr>
              <w:tab/>
            </w:r>
            <w:r>
              <w:rPr>
                <w:noProof/>
                <w:webHidden/>
              </w:rPr>
              <w:fldChar w:fldCharType="begin"/>
            </w:r>
            <w:r>
              <w:rPr>
                <w:noProof/>
                <w:webHidden/>
              </w:rPr>
              <w:instrText xml:space="preserve"> PAGEREF _Toc37239171 \h </w:instrText>
            </w:r>
            <w:r>
              <w:rPr>
                <w:noProof/>
                <w:webHidden/>
              </w:rPr>
            </w:r>
            <w:r>
              <w:rPr>
                <w:noProof/>
                <w:webHidden/>
              </w:rPr>
              <w:fldChar w:fldCharType="separate"/>
            </w:r>
            <w:r>
              <w:rPr>
                <w:noProof/>
                <w:webHidden/>
              </w:rPr>
              <w:t>19</w:t>
            </w:r>
            <w:r>
              <w:rPr>
                <w:noProof/>
                <w:webHidden/>
              </w:rPr>
              <w:fldChar w:fldCharType="end"/>
            </w:r>
          </w:hyperlink>
        </w:p>
        <w:p w14:paraId="23004D5B" w14:textId="05622B1F" w:rsidR="00F7316E" w:rsidRDefault="00F7316E">
          <w:pPr>
            <w:pStyle w:val="TDC3"/>
            <w:rPr>
              <w:rFonts w:cstheme="minorBidi"/>
              <w:noProof/>
              <w:sz w:val="24"/>
              <w:szCs w:val="24"/>
            </w:rPr>
          </w:pPr>
          <w:hyperlink w:anchor="_Toc37239172" w:history="1">
            <w:r w:rsidRPr="000A0DE2">
              <w:rPr>
                <w:rStyle w:val="Hipervnculo"/>
                <w:noProof/>
              </w:rPr>
              <w:t>4.3.1 Estructura interna</w:t>
            </w:r>
            <w:r>
              <w:rPr>
                <w:noProof/>
                <w:webHidden/>
              </w:rPr>
              <w:tab/>
            </w:r>
            <w:r>
              <w:rPr>
                <w:noProof/>
                <w:webHidden/>
              </w:rPr>
              <w:fldChar w:fldCharType="begin"/>
            </w:r>
            <w:r>
              <w:rPr>
                <w:noProof/>
                <w:webHidden/>
              </w:rPr>
              <w:instrText xml:space="preserve"> PAGEREF _Toc37239172 \h </w:instrText>
            </w:r>
            <w:r>
              <w:rPr>
                <w:noProof/>
                <w:webHidden/>
              </w:rPr>
            </w:r>
            <w:r>
              <w:rPr>
                <w:noProof/>
                <w:webHidden/>
              </w:rPr>
              <w:fldChar w:fldCharType="separate"/>
            </w:r>
            <w:r>
              <w:rPr>
                <w:noProof/>
                <w:webHidden/>
              </w:rPr>
              <w:t>19</w:t>
            </w:r>
            <w:r>
              <w:rPr>
                <w:noProof/>
                <w:webHidden/>
              </w:rPr>
              <w:fldChar w:fldCharType="end"/>
            </w:r>
          </w:hyperlink>
        </w:p>
        <w:p w14:paraId="5DA4620A" w14:textId="106693C4" w:rsidR="00F7316E" w:rsidRDefault="00F7316E">
          <w:pPr>
            <w:pStyle w:val="TDC2"/>
            <w:rPr>
              <w:rFonts w:cstheme="minorBidi"/>
              <w:b w:val="0"/>
              <w:bCs w:val="0"/>
              <w:noProof/>
              <w:sz w:val="24"/>
              <w:szCs w:val="24"/>
            </w:rPr>
          </w:pPr>
          <w:hyperlink w:anchor="_Toc37239173" w:history="1">
            <w:r w:rsidRPr="000A0DE2">
              <w:rPr>
                <w:rStyle w:val="Hipervnculo"/>
                <w:noProof/>
              </w:rPr>
              <w:t>4.4 Estructura de la aplicación del cliente.</w:t>
            </w:r>
            <w:r>
              <w:rPr>
                <w:noProof/>
                <w:webHidden/>
              </w:rPr>
              <w:tab/>
            </w:r>
            <w:r>
              <w:rPr>
                <w:noProof/>
                <w:webHidden/>
              </w:rPr>
              <w:fldChar w:fldCharType="begin"/>
            </w:r>
            <w:r>
              <w:rPr>
                <w:noProof/>
                <w:webHidden/>
              </w:rPr>
              <w:instrText xml:space="preserve"> PAGEREF _Toc37239173 \h </w:instrText>
            </w:r>
            <w:r>
              <w:rPr>
                <w:noProof/>
                <w:webHidden/>
              </w:rPr>
            </w:r>
            <w:r>
              <w:rPr>
                <w:noProof/>
                <w:webHidden/>
              </w:rPr>
              <w:fldChar w:fldCharType="separate"/>
            </w:r>
            <w:r>
              <w:rPr>
                <w:noProof/>
                <w:webHidden/>
              </w:rPr>
              <w:t>20</w:t>
            </w:r>
            <w:r>
              <w:rPr>
                <w:noProof/>
                <w:webHidden/>
              </w:rPr>
              <w:fldChar w:fldCharType="end"/>
            </w:r>
          </w:hyperlink>
        </w:p>
        <w:p w14:paraId="06520C80" w14:textId="5D23B3C0" w:rsidR="00F7316E" w:rsidRDefault="00F7316E">
          <w:pPr>
            <w:pStyle w:val="TDC3"/>
            <w:rPr>
              <w:rFonts w:cstheme="minorBidi"/>
              <w:noProof/>
              <w:sz w:val="24"/>
              <w:szCs w:val="24"/>
            </w:rPr>
          </w:pPr>
          <w:hyperlink w:anchor="_Toc37239174" w:history="1">
            <w:r w:rsidRPr="000A0DE2">
              <w:rPr>
                <w:rStyle w:val="Hipervnculo"/>
                <w:noProof/>
              </w:rPr>
              <w:t>4.4.1 Logo de la aplicación.</w:t>
            </w:r>
            <w:r>
              <w:rPr>
                <w:noProof/>
                <w:webHidden/>
              </w:rPr>
              <w:tab/>
            </w:r>
            <w:r>
              <w:rPr>
                <w:noProof/>
                <w:webHidden/>
              </w:rPr>
              <w:fldChar w:fldCharType="begin"/>
            </w:r>
            <w:r>
              <w:rPr>
                <w:noProof/>
                <w:webHidden/>
              </w:rPr>
              <w:instrText xml:space="preserve"> PAGEREF _Toc37239174 \h </w:instrText>
            </w:r>
            <w:r>
              <w:rPr>
                <w:noProof/>
                <w:webHidden/>
              </w:rPr>
            </w:r>
            <w:r>
              <w:rPr>
                <w:noProof/>
                <w:webHidden/>
              </w:rPr>
              <w:fldChar w:fldCharType="separate"/>
            </w:r>
            <w:r>
              <w:rPr>
                <w:noProof/>
                <w:webHidden/>
              </w:rPr>
              <w:t>20</w:t>
            </w:r>
            <w:r>
              <w:rPr>
                <w:noProof/>
                <w:webHidden/>
              </w:rPr>
              <w:fldChar w:fldCharType="end"/>
            </w:r>
          </w:hyperlink>
        </w:p>
        <w:p w14:paraId="14B64F70" w14:textId="6F51E01E" w:rsidR="00F7316E" w:rsidRDefault="00F7316E">
          <w:pPr>
            <w:pStyle w:val="TDC3"/>
            <w:rPr>
              <w:rFonts w:cstheme="minorBidi"/>
              <w:noProof/>
              <w:sz w:val="24"/>
              <w:szCs w:val="24"/>
            </w:rPr>
          </w:pPr>
          <w:hyperlink w:anchor="_Toc37239175" w:history="1">
            <w:r w:rsidRPr="000A0DE2">
              <w:rPr>
                <w:rStyle w:val="Hipervnculo"/>
                <w:noProof/>
              </w:rPr>
              <w:t>4.4.2 Ventanas de la aplicación.</w:t>
            </w:r>
            <w:r>
              <w:rPr>
                <w:noProof/>
                <w:webHidden/>
              </w:rPr>
              <w:tab/>
            </w:r>
            <w:r>
              <w:rPr>
                <w:noProof/>
                <w:webHidden/>
              </w:rPr>
              <w:fldChar w:fldCharType="begin"/>
            </w:r>
            <w:r>
              <w:rPr>
                <w:noProof/>
                <w:webHidden/>
              </w:rPr>
              <w:instrText xml:space="preserve"> PAGEREF _Toc37239175 \h </w:instrText>
            </w:r>
            <w:r>
              <w:rPr>
                <w:noProof/>
                <w:webHidden/>
              </w:rPr>
            </w:r>
            <w:r>
              <w:rPr>
                <w:noProof/>
                <w:webHidden/>
              </w:rPr>
              <w:fldChar w:fldCharType="separate"/>
            </w:r>
            <w:r>
              <w:rPr>
                <w:noProof/>
                <w:webHidden/>
              </w:rPr>
              <w:t>20</w:t>
            </w:r>
            <w:r>
              <w:rPr>
                <w:noProof/>
                <w:webHidden/>
              </w:rPr>
              <w:fldChar w:fldCharType="end"/>
            </w:r>
          </w:hyperlink>
        </w:p>
        <w:p w14:paraId="3112335C" w14:textId="5FCF5EF4" w:rsidR="00F7316E" w:rsidRDefault="00F7316E">
          <w:pPr>
            <w:pStyle w:val="TDC3"/>
            <w:rPr>
              <w:rFonts w:cstheme="minorBidi"/>
              <w:noProof/>
              <w:sz w:val="24"/>
              <w:szCs w:val="24"/>
            </w:rPr>
          </w:pPr>
          <w:hyperlink w:anchor="_Toc37239176" w:history="1">
            <w:r w:rsidRPr="000A0DE2">
              <w:rPr>
                <w:rStyle w:val="Hipervnculo"/>
                <w:noProof/>
              </w:rPr>
              <w:t>4.4.3 Estructura interna.</w:t>
            </w:r>
            <w:r>
              <w:rPr>
                <w:noProof/>
                <w:webHidden/>
              </w:rPr>
              <w:tab/>
            </w:r>
            <w:r>
              <w:rPr>
                <w:noProof/>
                <w:webHidden/>
              </w:rPr>
              <w:fldChar w:fldCharType="begin"/>
            </w:r>
            <w:r>
              <w:rPr>
                <w:noProof/>
                <w:webHidden/>
              </w:rPr>
              <w:instrText xml:space="preserve"> PAGEREF _Toc37239176 \h </w:instrText>
            </w:r>
            <w:r>
              <w:rPr>
                <w:noProof/>
                <w:webHidden/>
              </w:rPr>
            </w:r>
            <w:r>
              <w:rPr>
                <w:noProof/>
                <w:webHidden/>
              </w:rPr>
              <w:fldChar w:fldCharType="separate"/>
            </w:r>
            <w:r>
              <w:rPr>
                <w:noProof/>
                <w:webHidden/>
              </w:rPr>
              <w:t>23</w:t>
            </w:r>
            <w:r>
              <w:rPr>
                <w:noProof/>
                <w:webHidden/>
              </w:rPr>
              <w:fldChar w:fldCharType="end"/>
            </w:r>
          </w:hyperlink>
        </w:p>
        <w:p w14:paraId="224928B1" w14:textId="03F3161C" w:rsidR="00F7316E" w:rsidRDefault="00F7316E">
          <w:pPr>
            <w:pStyle w:val="TDC1"/>
            <w:tabs>
              <w:tab w:val="left" w:pos="480"/>
            </w:tabs>
            <w:rPr>
              <w:rFonts w:cstheme="minorBidi"/>
              <w:b w:val="0"/>
              <w:bCs w:val="0"/>
              <w:i w:val="0"/>
              <w:iCs w:val="0"/>
              <w:noProof/>
            </w:rPr>
          </w:pPr>
          <w:hyperlink w:anchor="_Toc37239177" w:history="1">
            <w:r w:rsidRPr="000A0DE2">
              <w:rPr>
                <w:rStyle w:val="Hipervnculo"/>
                <w:noProof/>
              </w:rPr>
              <w:t>5.</w:t>
            </w:r>
            <w:r>
              <w:rPr>
                <w:rFonts w:cstheme="minorBidi"/>
                <w:b w:val="0"/>
                <w:bCs w:val="0"/>
                <w:i w:val="0"/>
                <w:iCs w:val="0"/>
                <w:noProof/>
              </w:rPr>
              <w:tab/>
            </w:r>
            <w:r w:rsidRPr="000A0DE2">
              <w:rPr>
                <w:rStyle w:val="Hipervnculo"/>
                <w:noProof/>
              </w:rPr>
              <w:t>Diseño del reconocedor basado en IA.</w:t>
            </w:r>
            <w:r>
              <w:rPr>
                <w:noProof/>
                <w:webHidden/>
              </w:rPr>
              <w:tab/>
            </w:r>
            <w:r>
              <w:rPr>
                <w:noProof/>
                <w:webHidden/>
              </w:rPr>
              <w:fldChar w:fldCharType="begin"/>
            </w:r>
            <w:r>
              <w:rPr>
                <w:noProof/>
                <w:webHidden/>
              </w:rPr>
              <w:instrText xml:space="preserve"> PAGEREF _Toc37239177 \h </w:instrText>
            </w:r>
            <w:r>
              <w:rPr>
                <w:noProof/>
                <w:webHidden/>
              </w:rPr>
            </w:r>
            <w:r>
              <w:rPr>
                <w:noProof/>
                <w:webHidden/>
              </w:rPr>
              <w:fldChar w:fldCharType="separate"/>
            </w:r>
            <w:r>
              <w:rPr>
                <w:noProof/>
                <w:webHidden/>
              </w:rPr>
              <w:t>24</w:t>
            </w:r>
            <w:r>
              <w:rPr>
                <w:noProof/>
                <w:webHidden/>
              </w:rPr>
              <w:fldChar w:fldCharType="end"/>
            </w:r>
          </w:hyperlink>
        </w:p>
        <w:p w14:paraId="6BAAC0BA" w14:textId="198718AE" w:rsidR="00F7316E" w:rsidRDefault="00F7316E">
          <w:pPr>
            <w:pStyle w:val="TDC2"/>
            <w:rPr>
              <w:rFonts w:cstheme="minorBidi"/>
              <w:b w:val="0"/>
              <w:bCs w:val="0"/>
              <w:noProof/>
              <w:sz w:val="24"/>
              <w:szCs w:val="24"/>
            </w:rPr>
          </w:pPr>
          <w:hyperlink w:anchor="_Toc37239178" w:history="1">
            <w:r w:rsidRPr="000A0DE2">
              <w:rPr>
                <w:rStyle w:val="Hipervnculo"/>
                <w:noProof/>
              </w:rPr>
              <w:t>5.1 Introducción</w:t>
            </w:r>
            <w:r>
              <w:rPr>
                <w:noProof/>
                <w:webHidden/>
              </w:rPr>
              <w:tab/>
            </w:r>
            <w:r>
              <w:rPr>
                <w:noProof/>
                <w:webHidden/>
              </w:rPr>
              <w:fldChar w:fldCharType="begin"/>
            </w:r>
            <w:r>
              <w:rPr>
                <w:noProof/>
                <w:webHidden/>
              </w:rPr>
              <w:instrText xml:space="preserve"> PAGEREF _Toc37239178 \h </w:instrText>
            </w:r>
            <w:r>
              <w:rPr>
                <w:noProof/>
                <w:webHidden/>
              </w:rPr>
            </w:r>
            <w:r>
              <w:rPr>
                <w:noProof/>
                <w:webHidden/>
              </w:rPr>
              <w:fldChar w:fldCharType="separate"/>
            </w:r>
            <w:r>
              <w:rPr>
                <w:noProof/>
                <w:webHidden/>
              </w:rPr>
              <w:t>24</w:t>
            </w:r>
            <w:r>
              <w:rPr>
                <w:noProof/>
                <w:webHidden/>
              </w:rPr>
              <w:fldChar w:fldCharType="end"/>
            </w:r>
          </w:hyperlink>
        </w:p>
        <w:p w14:paraId="10B082C7" w14:textId="205AEFCF" w:rsidR="00F7316E" w:rsidRDefault="00F7316E">
          <w:pPr>
            <w:pStyle w:val="TDC2"/>
            <w:rPr>
              <w:rFonts w:cstheme="minorBidi"/>
              <w:b w:val="0"/>
              <w:bCs w:val="0"/>
              <w:noProof/>
              <w:sz w:val="24"/>
              <w:szCs w:val="24"/>
            </w:rPr>
          </w:pPr>
          <w:hyperlink w:anchor="_Toc37239179" w:history="1">
            <w:r w:rsidRPr="000A0DE2">
              <w:rPr>
                <w:rStyle w:val="Hipervnculo"/>
                <w:noProof/>
              </w:rPr>
              <w:t>5.2 Vista teórica</w:t>
            </w:r>
            <w:r>
              <w:rPr>
                <w:noProof/>
                <w:webHidden/>
              </w:rPr>
              <w:tab/>
            </w:r>
            <w:r>
              <w:rPr>
                <w:noProof/>
                <w:webHidden/>
              </w:rPr>
              <w:fldChar w:fldCharType="begin"/>
            </w:r>
            <w:r>
              <w:rPr>
                <w:noProof/>
                <w:webHidden/>
              </w:rPr>
              <w:instrText xml:space="preserve"> PAGEREF _Toc37239179 \h </w:instrText>
            </w:r>
            <w:r>
              <w:rPr>
                <w:noProof/>
                <w:webHidden/>
              </w:rPr>
            </w:r>
            <w:r>
              <w:rPr>
                <w:noProof/>
                <w:webHidden/>
              </w:rPr>
              <w:fldChar w:fldCharType="separate"/>
            </w:r>
            <w:r>
              <w:rPr>
                <w:noProof/>
                <w:webHidden/>
              </w:rPr>
              <w:t>24</w:t>
            </w:r>
            <w:r>
              <w:rPr>
                <w:noProof/>
                <w:webHidden/>
              </w:rPr>
              <w:fldChar w:fldCharType="end"/>
            </w:r>
          </w:hyperlink>
        </w:p>
        <w:p w14:paraId="5E95D2A6" w14:textId="3BAD4D27" w:rsidR="00F7316E" w:rsidRDefault="00F7316E">
          <w:pPr>
            <w:pStyle w:val="TDC3"/>
            <w:rPr>
              <w:rFonts w:cstheme="minorBidi"/>
              <w:noProof/>
              <w:sz w:val="24"/>
              <w:szCs w:val="24"/>
            </w:rPr>
          </w:pPr>
          <w:hyperlink w:anchor="_Toc37239180" w:history="1">
            <w:r w:rsidRPr="000A0DE2">
              <w:rPr>
                <w:rStyle w:val="Hipervnculo"/>
                <w:noProof/>
              </w:rPr>
              <w:t>5.2.1 Clasificación vs detección</w:t>
            </w:r>
            <w:r>
              <w:rPr>
                <w:noProof/>
                <w:webHidden/>
              </w:rPr>
              <w:tab/>
            </w:r>
            <w:r>
              <w:rPr>
                <w:noProof/>
                <w:webHidden/>
              </w:rPr>
              <w:fldChar w:fldCharType="begin"/>
            </w:r>
            <w:r>
              <w:rPr>
                <w:noProof/>
                <w:webHidden/>
              </w:rPr>
              <w:instrText xml:space="preserve"> PAGEREF _Toc37239180 \h </w:instrText>
            </w:r>
            <w:r>
              <w:rPr>
                <w:noProof/>
                <w:webHidden/>
              </w:rPr>
            </w:r>
            <w:r>
              <w:rPr>
                <w:noProof/>
                <w:webHidden/>
              </w:rPr>
              <w:fldChar w:fldCharType="separate"/>
            </w:r>
            <w:r>
              <w:rPr>
                <w:noProof/>
                <w:webHidden/>
              </w:rPr>
              <w:t>24</w:t>
            </w:r>
            <w:r>
              <w:rPr>
                <w:noProof/>
                <w:webHidden/>
              </w:rPr>
              <w:fldChar w:fldCharType="end"/>
            </w:r>
          </w:hyperlink>
        </w:p>
        <w:p w14:paraId="34BF19A6" w14:textId="5E4E34E8" w:rsidR="00F7316E" w:rsidRDefault="00F7316E">
          <w:pPr>
            <w:pStyle w:val="TDC3"/>
            <w:rPr>
              <w:rFonts w:cstheme="minorBidi"/>
              <w:noProof/>
              <w:sz w:val="24"/>
              <w:szCs w:val="24"/>
            </w:rPr>
          </w:pPr>
          <w:hyperlink w:anchor="_Toc37239181" w:history="1">
            <w:r w:rsidRPr="000A0DE2">
              <w:rPr>
                <w:rStyle w:val="Hipervnculo"/>
                <w:noProof/>
              </w:rPr>
              <w:t>5.2.2 SSD – Single shot detector</w:t>
            </w:r>
            <w:r>
              <w:rPr>
                <w:noProof/>
                <w:webHidden/>
              </w:rPr>
              <w:tab/>
            </w:r>
            <w:r>
              <w:rPr>
                <w:noProof/>
                <w:webHidden/>
              </w:rPr>
              <w:fldChar w:fldCharType="begin"/>
            </w:r>
            <w:r>
              <w:rPr>
                <w:noProof/>
                <w:webHidden/>
              </w:rPr>
              <w:instrText xml:space="preserve"> PAGEREF _Toc37239181 \h </w:instrText>
            </w:r>
            <w:r>
              <w:rPr>
                <w:noProof/>
                <w:webHidden/>
              </w:rPr>
            </w:r>
            <w:r>
              <w:rPr>
                <w:noProof/>
                <w:webHidden/>
              </w:rPr>
              <w:fldChar w:fldCharType="separate"/>
            </w:r>
            <w:r>
              <w:rPr>
                <w:noProof/>
                <w:webHidden/>
              </w:rPr>
              <w:t>25</w:t>
            </w:r>
            <w:r>
              <w:rPr>
                <w:noProof/>
                <w:webHidden/>
              </w:rPr>
              <w:fldChar w:fldCharType="end"/>
            </w:r>
          </w:hyperlink>
        </w:p>
        <w:p w14:paraId="2247CC00" w14:textId="46A8FB07" w:rsidR="00F7316E" w:rsidRDefault="00F7316E">
          <w:pPr>
            <w:pStyle w:val="TDC2"/>
            <w:rPr>
              <w:rFonts w:cstheme="minorBidi"/>
              <w:b w:val="0"/>
              <w:bCs w:val="0"/>
              <w:noProof/>
              <w:sz w:val="24"/>
              <w:szCs w:val="24"/>
            </w:rPr>
          </w:pPr>
          <w:hyperlink w:anchor="_Toc37239182" w:history="1">
            <w:r w:rsidRPr="000A0DE2">
              <w:rPr>
                <w:rStyle w:val="Hipervnculo"/>
                <w:noProof/>
              </w:rPr>
              <w:t>TensorFlow API</w:t>
            </w:r>
            <w:r>
              <w:rPr>
                <w:noProof/>
                <w:webHidden/>
              </w:rPr>
              <w:tab/>
            </w:r>
            <w:r>
              <w:rPr>
                <w:noProof/>
                <w:webHidden/>
              </w:rPr>
              <w:fldChar w:fldCharType="begin"/>
            </w:r>
            <w:r>
              <w:rPr>
                <w:noProof/>
                <w:webHidden/>
              </w:rPr>
              <w:instrText xml:space="preserve"> PAGEREF _Toc37239182 \h </w:instrText>
            </w:r>
            <w:r>
              <w:rPr>
                <w:noProof/>
                <w:webHidden/>
              </w:rPr>
            </w:r>
            <w:r>
              <w:rPr>
                <w:noProof/>
                <w:webHidden/>
              </w:rPr>
              <w:fldChar w:fldCharType="separate"/>
            </w:r>
            <w:r>
              <w:rPr>
                <w:noProof/>
                <w:webHidden/>
              </w:rPr>
              <w:t>26</w:t>
            </w:r>
            <w:r>
              <w:rPr>
                <w:noProof/>
                <w:webHidden/>
              </w:rPr>
              <w:fldChar w:fldCharType="end"/>
            </w:r>
          </w:hyperlink>
        </w:p>
        <w:p w14:paraId="3769D58C" w14:textId="1FE5AB58" w:rsidR="00F7316E" w:rsidRDefault="00F7316E">
          <w:pPr>
            <w:pStyle w:val="TDC2"/>
            <w:rPr>
              <w:rFonts w:cstheme="minorBidi"/>
              <w:b w:val="0"/>
              <w:bCs w:val="0"/>
              <w:noProof/>
              <w:sz w:val="24"/>
              <w:szCs w:val="24"/>
            </w:rPr>
          </w:pPr>
          <w:hyperlink w:anchor="_Toc37239183" w:history="1">
            <w:r w:rsidRPr="000A0DE2">
              <w:rPr>
                <w:rStyle w:val="Hipervnculo"/>
                <w:noProof/>
              </w:rPr>
              <w:t>Comparación de modelos pre-entrenados</w:t>
            </w:r>
            <w:r>
              <w:rPr>
                <w:noProof/>
                <w:webHidden/>
              </w:rPr>
              <w:tab/>
            </w:r>
            <w:r>
              <w:rPr>
                <w:noProof/>
                <w:webHidden/>
              </w:rPr>
              <w:fldChar w:fldCharType="begin"/>
            </w:r>
            <w:r>
              <w:rPr>
                <w:noProof/>
                <w:webHidden/>
              </w:rPr>
              <w:instrText xml:space="preserve"> PAGEREF _Toc37239183 \h </w:instrText>
            </w:r>
            <w:r>
              <w:rPr>
                <w:noProof/>
                <w:webHidden/>
              </w:rPr>
            </w:r>
            <w:r>
              <w:rPr>
                <w:noProof/>
                <w:webHidden/>
              </w:rPr>
              <w:fldChar w:fldCharType="separate"/>
            </w:r>
            <w:r>
              <w:rPr>
                <w:noProof/>
                <w:webHidden/>
              </w:rPr>
              <w:t>26</w:t>
            </w:r>
            <w:r>
              <w:rPr>
                <w:noProof/>
                <w:webHidden/>
              </w:rPr>
              <w:fldChar w:fldCharType="end"/>
            </w:r>
          </w:hyperlink>
        </w:p>
        <w:p w14:paraId="72322284" w14:textId="38902594" w:rsidR="00F7316E" w:rsidRDefault="00F7316E">
          <w:pPr>
            <w:pStyle w:val="TDC2"/>
            <w:rPr>
              <w:rFonts w:cstheme="minorBidi"/>
              <w:b w:val="0"/>
              <w:bCs w:val="0"/>
              <w:noProof/>
              <w:sz w:val="24"/>
              <w:szCs w:val="24"/>
            </w:rPr>
          </w:pPr>
          <w:hyperlink w:anchor="_Toc37239184" w:history="1">
            <w:r w:rsidRPr="000A0DE2">
              <w:rPr>
                <w:rStyle w:val="Hipervnculo"/>
                <w:noProof/>
              </w:rPr>
              <w:t>Funcionamiento interno.</w:t>
            </w:r>
            <w:r>
              <w:rPr>
                <w:noProof/>
                <w:webHidden/>
              </w:rPr>
              <w:tab/>
            </w:r>
            <w:r>
              <w:rPr>
                <w:noProof/>
                <w:webHidden/>
              </w:rPr>
              <w:fldChar w:fldCharType="begin"/>
            </w:r>
            <w:r>
              <w:rPr>
                <w:noProof/>
                <w:webHidden/>
              </w:rPr>
              <w:instrText xml:space="preserve"> PAGEREF _Toc37239184 \h </w:instrText>
            </w:r>
            <w:r>
              <w:rPr>
                <w:noProof/>
                <w:webHidden/>
              </w:rPr>
            </w:r>
            <w:r>
              <w:rPr>
                <w:noProof/>
                <w:webHidden/>
              </w:rPr>
              <w:fldChar w:fldCharType="separate"/>
            </w:r>
            <w:r>
              <w:rPr>
                <w:noProof/>
                <w:webHidden/>
              </w:rPr>
              <w:t>27</w:t>
            </w:r>
            <w:r>
              <w:rPr>
                <w:noProof/>
                <w:webHidden/>
              </w:rPr>
              <w:fldChar w:fldCharType="end"/>
            </w:r>
          </w:hyperlink>
        </w:p>
        <w:p w14:paraId="086306CF" w14:textId="445121BF" w:rsidR="00F7316E" w:rsidRDefault="00F7316E">
          <w:pPr>
            <w:pStyle w:val="TDC1"/>
            <w:rPr>
              <w:rFonts w:cstheme="minorBidi"/>
              <w:b w:val="0"/>
              <w:bCs w:val="0"/>
              <w:i w:val="0"/>
              <w:iCs w:val="0"/>
              <w:noProof/>
            </w:rPr>
          </w:pPr>
          <w:hyperlink w:anchor="_Toc37239185" w:history="1">
            <w:r w:rsidRPr="000A0DE2">
              <w:rPr>
                <w:rStyle w:val="Hipervnculo"/>
                <w:noProof/>
              </w:rPr>
              <w:t>Etapa 6: Controlador y flujo de funcionamiento.</w:t>
            </w:r>
            <w:r>
              <w:rPr>
                <w:noProof/>
                <w:webHidden/>
              </w:rPr>
              <w:tab/>
            </w:r>
            <w:r>
              <w:rPr>
                <w:noProof/>
                <w:webHidden/>
              </w:rPr>
              <w:fldChar w:fldCharType="begin"/>
            </w:r>
            <w:r>
              <w:rPr>
                <w:noProof/>
                <w:webHidden/>
              </w:rPr>
              <w:instrText xml:space="preserve"> PAGEREF _Toc37239185 \h </w:instrText>
            </w:r>
            <w:r>
              <w:rPr>
                <w:noProof/>
                <w:webHidden/>
              </w:rPr>
            </w:r>
            <w:r>
              <w:rPr>
                <w:noProof/>
                <w:webHidden/>
              </w:rPr>
              <w:fldChar w:fldCharType="separate"/>
            </w:r>
            <w:r>
              <w:rPr>
                <w:noProof/>
                <w:webHidden/>
              </w:rPr>
              <w:t>28</w:t>
            </w:r>
            <w:r>
              <w:rPr>
                <w:noProof/>
                <w:webHidden/>
              </w:rPr>
              <w:fldChar w:fldCharType="end"/>
            </w:r>
          </w:hyperlink>
        </w:p>
        <w:p w14:paraId="5A08F98E" w14:textId="245673D4" w:rsidR="00F7316E" w:rsidRDefault="00F7316E">
          <w:pPr>
            <w:pStyle w:val="TDC3"/>
            <w:rPr>
              <w:rFonts w:cstheme="minorBidi"/>
              <w:noProof/>
              <w:sz w:val="24"/>
              <w:szCs w:val="24"/>
            </w:rPr>
          </w:pPr>
          <w:hyperlink w:anchor="_Toc37239186" w:history="1">
            <w:r w:rsidRPr="000A0DE2">
              <w:rPr>
                <w:rStyle w:val="Hipervnculo"/>
                <w:noProof/>
              </w:rPr>
              <w:t>Ejecución del controlador</w:t>
            </w:r>
            <w:r>
              <w:rPr>
                <w:noProof/>
                <w:webHidden/>
              </w:rPr>
              <w:tab/>
            </w:r>
            <w:r>
              <w:rPr>
                <w:noProof/>
                <w:webHidden/>
              </w:rPr>
              <w:fldChar w:fldCharType="begin"/>
            </w:r>
            <w:r>
              <w:rPr>
                <w:noProof/>
                <w:webHidden/>
              </w:rPr>
              <w:instrText xml:space="preserve"> PAGEREF _Toc37239186 \h </w:instrText>
            </w:r>
            <w:r>
              <w:rPr>
                <w:noProof/>
                <w:webHidden/>
              </w:rPr>
            </w:r>
            <w:r>
              <w:rPr>
                <w:noProof/>
                <w:webHidden/>
              </w:rPr>
              <w:fldChar w:fldCharType="separate"/>
            </w:r>
            <w:r>
              <w:rPr>
                <w:noProof/>
                <w:webHidden/>
              </w:rPr>
              <w:t>28</w:t>
            </w:r>
            <w:r>
              <w:rPr>
                <w:noProof/>
                <w:webHidden/>
              </w:rPr>
              <w:fldChar w:fldCharType="end"/>
            </w:r>
          </w:hyperlink>
        </w:p>
        <w:p w14:paraId="255AABEE" w14:textId="6D07E403" w:rsidR="00F7316E" w:rsidRDefault="00F7316E">
          <w:pPr>
            <w:pStyle w:val="TDC3"/>
            <w:rPr>
              <w:rFonts w:cstheme="minorBidi"/>
              <w:noProof/>
              <w:sz w:val="24"/>
              <w:szCs w:val="24"/>
            </w:rPr>
          </w:pPr>
          <w:hyperlink w:anchor="_Toc37239187" w:history="1">
            <w:r w:rsidRPr="000A0DE2">
              <w:rPr>
                <w:rStyle w:val="Hipervnculo"/>
                <w:noProof/>
              </w:rPr>
              <w:t>Estructura interna</w:t>
            </w:r>
            <w:r>
              <w:rPr>
                <w:noProof/>
                <w:webHidden/>
              </w:rPr>
              <w:tab/>
            </w:r>
            <w:r>
              <w:rPr>
                <w:noProof/>
                <w:webHidden/>
              </w:rPr>
              <w:fldChar w:fldCharType="begin"/>
            </w:r>
            <w:r>
              <w:rPr>
                <w:noProof/>
                <w:webHidden/>
              </w:rPr>
              <w:instrText xml:space="preserve"> PAGEREF _Toc37239187 \h </w:instrText>
            </w:r>
            <w:r>
              <w:rPr>
                <w:noProof/>
                <w:webHidden/>
              </w:rPr>
            </w:r>
            <w:r>
              <w:rPr>
                <w:noProof/>
                <w:webHidden/>
              </w:rPr>
              <w:fldChar w:fldCharType="separate"/>
            </w:r>
            <w:r>
              <w:rPr>
                <w:noProof/>
                <w:webHidden/>
              </w:rPr>
              <w:t>29</w:t>
            </w:r>
            <w:r>
              <w:rPr>
                <w:noProof/>
                <w:webHidden/>
              </w:rPr>
              <w:fldChar w:fldCharType="end"/>
            </w:r>
          </w:hyperlink>
        </w:p>
        <w:p w14:paraId="2282A028" w14:textId="2CD599C0" w:rsidR="00F7316E" w:rsidRDefault="00F7316E">
          <w:pPr>
            <w:pStyle w:val="TDC1"/>
            <w:rPr>
              <w:rFonts w:cstheme="minorBidi"/>
              <w:b w:val="0"/>
              <w:bCs w:val="0"/>
              <w:i w:val="0"/>
              <w:iCs w:val="0"/>
              <w:noProof/>
            </w:rPr>
          </w:pPr>
          <w:hyperlink w:anchor="_Toc37239188" w:history="1">
            <w:r w:rsidRPr="000A0DE2">
              <w:rPr>
                <w:rStyle w:val="Hipervnculo"/>
                <w:noProof/>
              </w:rPr>
              <w:t>Etapa 7: Pruebas finales.</w:t>
            </w:r>
            <w:r>
              <w:rPr>
                <w:noProof/>
                <w:webHidden/>
              </w:rPr>
              <w:tab/>
            </w:r>
            <w:r>
              <w:rPr>
                <w:noProof/>
                <w:webHidden/>
              </w:rPr>
              <w:fldChar w:fldCharType="begin"/>
            </w:r>
            <w:r>
              <w:rPr>
                <w:noProof/>
                <w:webHidden/>
              </w:rPr>
              <w:instrText xml:space="preserve"> PAGEREF _Toc37239188 \h </w:instrText>
            </w:r>
            <w:r>
              <w:rPr>
                <w:noProof/>
                <w:webHidden/>
              </w:rPr>
            </w:r>
            <w:r>
              <w:rPr>
                <w:noProof/>
                <w:webHidden/>
              </w:rPr>
              <w:fldChar w:fldCharType="separate"/>
            </w:r>
            <w:r>
              <w:rPr>
                <w:noProof/>
                <w:webHidden/>
              </w:rPr>
              <w:t>29</w:t>
            </w:r>
            <w:r>
              <w:rPr>
                <w:noProof/>
                <w:webHidden/>
              </w:rPr>
              <w:fldChar w:fldCharType="end"/>
            </w:r>
          </w:hyperlink>
        </w:p>
        <w:p w14:paraId="0846D814" w14:textId="390D74E1" w:rsidR="00F7316E" w:rsidRDefault="00F7316E">
          <w:pPr>
            <w:pStyle w:val="TDC1"/>
            <w:rPr>
              <w:rFonts w:cstheme="minorBidi"/>
              <w:b w:val="0"/>
              <w:bCs w:val="0"/>
              <w:i w:val="0"/>
              <w:iCs w:val="0"/>
              <w:noProof/>
            </w:rPr>
          </w:pPr>
          <w:hyperlink w:anchor="_Toc37239189" w:history="1">
            <w:r w:rsidRPr="000A0DE2">
              <w:rPr>
                <w:rStyle w:val="Hipervnculo"/>
                <w:noProof/>
              </w:rPr>
              <w:t>Conclusiones.</w:t>
            </w:r>
            <w:r>
              <w:rPr>
                <w:noProof/>
                <w:webHidden/>
              </w:rPr>
              <w:tab/>
            </w:r>
            <w:r>
              <w:rPr>
                <w:noProof/>
                <w:webHidden/>
              </w:rPr>
              <w:fldChar w:fldCharType="begin"/>
            </w:r>
            <w:r>
              <w:rPr>
                <w:noProof/>
                <w:webHidden/>
              </w:rPr>
              <w:instrText xml:space="preserve"> PAGEREF _Toc37239189 \h </w:instrText>
            </w:r>
            <w:r>
              <w:rPr>
                <w:noProof/>
                <w:webHidden/>
              </w:rPr>
            </w:r>
            <w:r>
              <w:rPr>
                <w:noProof/>
                <w:webHidden/>
              </w:rPr>
              <w:fldChar w:fldCharType="separate"/>
            </w:r>
            <w:r>
              <w:rPr>
                <w:noProof/>
                <w:webHidden/>
              </w:rPr>
              <w:t>29</w:t>
            </w:r>
            <w:r>
              <w:rPr>
                <w:noProof/>
                <w:webHidden/>
              </w:rPr>
              <w:fldChar w:fldCharType="end"/>
            </w:r>
          </w:hyperlink>
        </w:p>
        <w:p w14:paraId="20DC3DED" w14:textId="0D837204" w:rsidR="00F7316E" w:rsidRDefault="00F7316E">
          <w:pPr>
            <w:pStyle w:val="TDC1"/>
            <w:rPr>
              <w:rFonts w:cstheme="minorBidi"/>
              <w:b w:val="0"/>
              <w:bCs w:val="0"/>
              <w:i w:val="0"/>
              <w:iCs w:val="0"/>
              <w:noProof/>
            </w:rPr>
          </w:pPr>
          <w:hyperlink w:anchor="_Toc37239190" w:history="1">
            <w:r w:rsidRPr="000A0DE2">
              <w:rPr>
                <w:rStyle w:val="Hipervnculo"/>
                <w:noProof/>
              </w:rPr>
              <w:t>Bibliografía.</w:t>
            </w:r>
            <w:r>
              <w:rPr>
                <w:noProof/>
                <w:webHidden/>
              </w:rPr>
              <w:tab/>
            </w:r>
            <w:r>
              <w:rPr>
                <w:noProof/>
                <w:webHidden/>
              </w:rPr>
              <w:fldChar w:fldCharType="begin"/>
            </w:r>
            <w:r>
              <w:rPr>
                <w:noProof/>
                <w:webHidden/>
              </w:rPr>
              <w:instrText xml:space="preserve"> PAGEREF _Toc37239190 \h </w:instrText>
            </w:r>
            <w:r>
              <w:rPr>
                <w:noProof/>
                <w:webHidden/>
              </w:rPr>
            </w:r>
            <w:r>
              <w:rPr>
                <w:noProof/>
                <w:webHidden/>
              </w:rPr>
              <w:fldChar w:fldCharType="separate"/>
            </w:r>
            <w:r>
              <w:rPr>
                <w:noProof/>
                <w:webHidden/>
              </w:rPr>
              <w:t>29</w:t>
            </w:r>
            <w:r>
              <w:rPr>
                <w:noProof/>
                <w:webHidden/>
              </w:rPr>
              <w:fldChar w:fldCharType="end"/>
            </w:r>
          </w:hyperlink>
        </w:p>
        <w:p w14:paraId="69CF953E" w14:textId="3C406B97" w:rsidR="00E05748" w:rsidDel="00456515" w:rsidRDefault="00E05748" w:rsidP="00E05748">
          <w:pPr>
            <w:pStyle w:val="TDC1"/>
            <w:rPr>
              <w:del w:id="4" w:author="Juan Carlos de Alfonso Juliá" w:date="2020-04-08T11:46:00Z"/>
              <w:rFonts w:cstheme="minorBidi"/>
              <w:noProof/>
            </w:rPr>
            <w:pPrChange w:id="5" w:author="Juan Carlos de Alfonso Juliá" w:date="2020-04-08T11:43:00Z">
              <w:pPr>
                <w:pStyle w:val="TDC1"/>
                <w:tabs>
                  <w:tab w:val="right" w:leader="dot" w:pos="8488"/>
                </w:tabs>
              </w:pPr>
            </w:pPrChange>
          </w:pPr>
          <w:del w:id="6" w:author="Juan Carlos de Alfonso Juliá" w:date="2020-04-08T11:46:00Z">
            <w:r w:rsidRPr="00456515" w:rsidDel="00456515">
              <w:rPr>
                <w:rStyle w:val="Hipervnculo"/>
                <w:noProof/>
              </w:rPr>
              <w:delText>Índice</w:delText>
            </w:r>
            <w:r w:rsidDel="00456515">
              <w:rPr>
                <w:noProof/>
                <w:webHidden/>
              </w:rPr>
              <w:tab/>
              <w:delText>2</w:delText>
            </w:r>
          </w:del>
        </w:p>
        <w:p w14:paraId="5B9D5732" w14:textId="6BDEDCA1" w:rsidR="00E05748" w:rsidDel="00456515" w:rsidRDefault="00E05748" w:rsidP="00E05748">
          <w:pPr>
            <w:pStyle w:val="TDC1"/>
            <w:rPr>
              <w:del w:id="7" w:author="Juan Carlos de Alfonso Juliá" w:date="2020-04-08T11:46:00Z"/>
              <w:rFonts w:cstheme="minorBidi"/>
              <w:noProof/>
            </w:rPr>
            <w:pPrChange w:id="8" w:author="Juan Carlos de Alfonso Juliá" w:date="2020-04-08T11:43:00Z">
              <w:pPr>
                <w:pStyle w:val="TDC1"/>
                <w:tabs>
                  <w:tab w:val="right" w:leader="dot" w:pos="8488"/>
                </w:tabs>
              </w:pPr>
            </w:pPrChange>
          </w:pPr>
          <w:del w:id="9" w:author="Juan Carlos de Alfonso Juliá" w:date="2020-04-08T11:46:00Z">
            <w:r w:rsidRPr="00456515" w:rsidDel="00456515">
              <w:rPr>
                <w:rStyle w:val="Hipervnculo"/>
                <w:noProof/>
              </w:rPr>
              <w:delText>Resumen.</w:delText>
            </w:r>
            <w:r w:rsidDel="00456515">
              <w:rPr>
                <w:noProof/>
                <w:webHidden/>
              </w:rPr>
              <w:tab/>
              <w:delText>4</w:delText>
            </w:r>
          </w:del>
        </w:p>
        <w:p w14:paraId="3E26F3AE" w14:textId="43D6554E" w:rsidR="00E05748" w:rsidDel="00456515" w:rsidRDefault="00E05748" w:rsidP="00E05748">
          <w:pPr>
            <w:pStyle w:val="TDC1"/>
            <w:rPr>
              <w:del w:id="10" w:author="Juan Carlos de Alfonso Juliá" w:date="2020-04-08T11:46:00Z"/>
              <w:rFonts w:cstheme="minorBidi"/>
              <w:noProof/>
            </w:rPr>
            <w:pPrChange w:id="11" w:author="Juan Carlos de Alfonso Juliá" w:date="2020-04-08T11:43:00Z">
              <w:pPr>
                <w:pStyle w:val="TDC1"/>
                <w:tabs>
                  <w:tab w:val="right" w:leader="dot" w:pos="8488"/>
                </w:tabs>
              </w:pPr>
            </w:pPrChange>
          </w:pPr>
          <w:del w:id="12" w:author="Juan Carlos de Alfonso Juliá" w:date="2020-04-08T11:46:00Z">
            <w:r w:rsidRPr="00456515" w:rsidDel="00456515">
              <w:rPr>
                <w:rStyle w:val="Hipervnculo"/>
                <w:noProof/>
              </w:rPr>
              <w:delText>Palabras clave.</w:delText>
            </w:r>
            <w:r w:rsidDel="00456515">
              <w:rPr>
                <w:noProof/>
                <w:webHidden/>
              </w:rPr>
              <w:tab/>
              <w:delText>4</w:delText>
            </w:r>
          </w:del>
        </w:p>
        <w:p w14:paraId="775F1DDE" w14:textId="223A97F0" w:rsidR="00E05748" w:rsidDel="00456515" w:rsidRDefault="00E05748" w:rsidP="00E05748">
          <w:pPr>
            <w:pStyle w:val="TDC1"/>
            <w:rPr>
              <w:del w:id="13" w:author="Juan Carlos de Alfonso Juliá" w:date="2020-04-08T11:46:00Z"/>
              <w:rFonts w:cstheme="minorBidi"/>
              <w:noProof/>
            </w:rPr>
            <w:pPrChange w:id="14" w:author="Juan Carlos de Alfonso Juliá" w:date="2020-04-08T11:43:00Z">
              <w:pPr>
                <w:pStyle w:val="TDC1"/>
                <w:tabs>
                  <w:tab w:val="right" w:leader="dot" w:pos="8488"/>
                </w:tabs>
              </w:pPr>
            </w:pPrChange>
          </w:pPr>
          <w:del w:id="15" w:author="Juan Carlos de Alfonso Juliá" w:date="2020-04-08T11:46:00Z">
            <w:r w:rsidRPr="00456515" w:rsidDel="00456515">
              <w:rPr>
                <w:rStyle w:val="Hipervnculo"/>
                <w:noProof/>
              </w:rPr>
              <w:delText>1. Introducción.</w:delText>
            </w:r>
            <w:r w:rsidDel="00456515">
              <w:rPr>
                <w:noProof/>
                <w:webHidden/>
              </w:rPr>
              <w:tab/>
              <w:delText>4</w:delText>
            </w:r>
          </w:del>
        </w:p>
        <w:p w14:paraId="1709CEAE" w14:textId="7865A263" w:rsidR="00E05748" w:rsidDel="00456515" w:rsidRDefault="00E05748" w:rsidP="00E05748">
          <w:pPr>
            <w:pStyle w:val="TDC2"/>
            <w:rPr>
              <w:del w:id="16" w:author="Juan Carlos de Alfonso Juliá" w:date="2020-04-08T11:46:00Z"/>
              <w:rFonts w:cstheme="minorBidi"/>
              <w:noProof/>
              <w:sz w:val="24"/>
              <w:szCs w:val="24"/>
            </w:rPr>
            <w:pPrChange w:id="17" w:author="Juan Carlos de Alfonso Juliá" w:date="2020-04-08T11:43:00Z">
              <w:pPr>
                <w:pStyle w:val="TDC2"/>
                <w:tabs>
                  <w:tab w:val="right" w:leader="dot" w:pos="8488"/>
                </w:tabs>
              </w:pPr>
            </w:pPrChange>
          </w:pPr>
          <w:del w:id="18" w:author="Juan Carlos de Alfonso Juliá" w:date="2020-04-08T11:46:00Z">
            <w:r w:rsidRPr="00456515" w:rsidDel="00456515">
              <w:rPr>
                <w:rStyle w:val="Hipervnculo"/>
                <w:noProof/>
              </w:rPr>
              <w:delText>1.1 Estructura del repositorio</w:delText>
            </w:r>
            <w:r w:rsidDel="00456515">
              <w:rPr>
                <w:noProof/>
                <w:webHidden/>
              </w:rPr>
              <w:tab/>
              <w:delText>4</w:delText>
            </w:r>
          </w:del>
        </w:p>
        <w:p w14:paraId="6E4A9498" w14:textId="43D50854" w:rsidR="00E05748" w:rsidDel="00456515" w:rsidRDefault="00E05748" w:rsidP="00E05748">
          <w:pPr>
            <w:pStyle w:val="TDC1"/>
            <w:rPr>
              <w:del w:id="19" w:author="Juan Carlos de Alfonso Juliá" w:date="2020-04-08T11:46:00Z"/>
              <w:rFonts w:cstheme="minorBidi"/>
              <w:noProof/>
            </w:rPr>
            <w:pPrChange w:id="20" w:author="Juan Carlos de Alfonso Juliá" w:date="2020-04-08T11:43:00Z">
              <w:pPr>
                <w:pStyle w:val="TDC1"/>
                <w:tabs>
                  <w:tab w:val="right" w:leader="dot" w:pos="8488"/>
                </w:tabs>
              </w:pPr>
            </w:pPrChange>
          </w:pPr>
          <w:del w:id="21" w:author="Juan Carlos de Alfonso Juliá" w:date="2020-04-08T11:46:00Z">
            <w:r w:rsidRPr="00456515" w:rsidDel="00456515">
              <w:rPr>
                <w:rStyle w:val="Hipervnculo"/>
                <w:noProof/>
              </w:rPr>
              <w:delText>Etapa 1: Diseño y construcción.</w:delText>
            </w:r>
            <w:r w:rsidDel="00456515">
              <w:rPr>
                <w:noProof/>
                <w:webHidden/>
              </w:rPr>
              <w:tab/>
              <w:delText>5</w:delText>
            </w:r>
          </w:del>
        </w:p>
        <w:p w14:paraId="3E336B94" w14:textId="477F0E91" w:rsidR="00E05748" w:rsidDel="00456515" w:rsidRDefault="00E05748" w:rsidP="00E05748">
          <w:pPr>
            <w:pStyle w:val="TDC2"/>
            <w:rPr>
              <w:del w:id="22" w:author="Juan Carlos de Alfonso Juliá" w:date="2020-04-08T11:46:00Z"/>
              <w:rFonts w:cstheme="minorBidi"/>
              <w:noProof/>
              <w:sz w:val="24"/>
              <w:szCs w:val="24"/>
            </w:rPr>
            <w:pPrChange w:id="23" w:author="Juan Carlos de Alfonso Juliá" w:date="2020-04-08T11:43:00Z">
              <w:pPr>
                <w:pStyle w:val="TDC2"/>
                <w:tabs>
                  <w:tab w:val="right" w:leader="dot" w:pos="8488"/>
                </w:tabs>
              </w:pPr>
            </w:pPrChange>
          </w:pPr>
          <w:del w:id="24" w:author="Juan Carlos de Alfonso Juliá" w:date="2020-04-08T11:46:00Z">
            <w:r w:rsidRPr="00456515" w:rsidDel="00456515">
              <w:rPr>
                <w:rStyle w:val="Hipervnculo"/>
                <w:noProof/>
              </w:rPr>
              <w:delText>Diseño hardware</w:delText>
            </w:r>
            <w:r w:rsidDel="00456515">
              <w:rPr>
                <w:noProof/>
                <w:webHidden/>
              </w:rPr>
              <w:tab/>
              <w:delText>5</w:delText>
            </w:r>
          </w:del>
        </w:p>
        <w:p w14:paraId="55B2D705" w14:textId="6898715B" w:rsidR="00E05748" w:rsidDel="00456515" w:rsidRDefault="00E05748" w:rsidP="00DC23A6">
          <w:pPr>
            <w:pStyle w:val="TDC3"/>
            <w:rPr>
              <w:del w:id="25" w:author="Juan Carlos de Alfonso Juliá" w:date="2020-04-08T11:46:00Z"/>
              <w:rFonts w:cstheme="minorBidi"/>
              <w:noProof/>
              <w:sz w:val="24"/>
              <w:szCs w:val="24"/>
            </w:rPr>
            <w:pPrChange w:id="26" w:author="Juan Carlos de Alfonso Juliá" w:date="2020-04-08T11:44:00Z">
              <w:pPr>
                <w:pStyle w:val="TDC3"/>
                <w:tabs>
                  <w:tab w:val="right" w:leader="dot" w:pos="8488"/>
                </w:tabs>
              </w:pPr>
            </w:pPrChange>
          </w:pPr>
          <w:del w:id="27" w:author="Juan Carlos de Alfonso Juliá" w:date="2020-04-08T11:46:00Z">
            <w:r w:rsidRPr="00456515" w:rsidDel="00456515">
              <w:rPr>
                <w:rStyle w:val="Hipervnculo"/>
                <w:noProof/>
              </w:rPr>
              <w:delText>Primer acercamiento: elementos que podemos necesitar.</w:delText>
            </w:r>
            <w:r w:rsidDel="00456515">
              <w:rPr>
                <w:noProof/>
                <w:webHidden/>
              </w:rPr>
              <w:tab/>
              <w:delText>5</w:delText>
            </w:r>
          </w:del>
        </w:p>
        <w:p w14:paraId="48EFB4E1" w14:textId="475311AF" w:rsidR="00E05748" w:rsidDel="00456515" w:rsidRDefault="00E05748" w:rsidP="00DC23A6">
          <w:pPr>
            <w:pStyle w:val="TDC3"/>
            <w:rPr>
              <w:del w:id="28" w:author="Juan Carlos de Alfonso Juliá" w:date="2020-04-08T11:46:00Z"/>
              <w:rFonts w:cstheme="minorBidi"/>
              <w:noProof/>
              <w:sz w:val="24"/>
              <w:szCs w:val="24"/>
            </w:rPr>
            <w:pPrChange w:id="29" w:author="Juan Carlos de Alfonso Juliá" w:date="2020-04-08T11:44:00Z">
              <w:pPr>
                <w:pStyle w:val="TDC3"/>
                <w:tabs>
                  <w:tab w:val="right" w:leader="dot" w:pos="8488"/>
                </w:tabs>
              </w:pPr>
            </w:pPrChange>
          </w:pPr>
          <w:del w:id="30" w:author="Juan Carlos de Alfonso Juliá" w:date="2020-04-08T11:46:00Z">
            <w:r w:rsidRPr="00456515" w:rsidDel="00456515">
              <w:rPr>
                <w:rStyle w:val="Hipervnculo"/>
                <w:noProof/>
              </w:rPr>
              <w:delText>Segundo acercamiento: Selección concreta de componentes.</w:delText>
            </w:r>
            <w:r w:rsidDel="00456515">
              <w:rPr>
                <w:noProof/>
                <w:webHidden/>
              </w:rPr>
              <w:tab/>
              <w:delText>5</w:delText>
            </w:r>
          </w:del>
        </w:p>
        <w:p w14:paraId="2EFB0251" w14:textId="589FE4FB" w:rsidR="00E05748" w:rsidDel="00456515" w:rsidRDefault="00E05748" w:rsidP="00DC23A6">
          <w:pPr>
            <w:pStyle w:val="TDC3"/>
            <w:rPr>
              <w:del w:id="31" w:author="Juan Carlos de Alfonso Juliá" w:date="2020-04-08T11:46:00Z"/>
              <w:rFonts w:cstheme="minorBidi"/>
              <w:noProof/>
              <w:sz w:val="24"/>
              <w:szCs w:val="24"/>
            </w:rPr>
            <w:pPrChange w:id="32" w:author="Juan Carlos de Alfonso Juliá" w:date="2020-04-08T11:44:00Z">
              <w:pPr>
                <w:pStyle w:val="TDC3"/>
                <w:tabs>
                  <w:tab w:val="right" w:leader="dot" w:pos="8488"/>
                </w:tabs>
              </w:pPr>
            </w:pPrChange>
          </w:pPr>
          <w:del w:id="33" w:author="Juan Carlos de Alfonso Juliá" w:date="2020-04-08T11:46:00Z">
            <w:r w:rsidRPr="00456515" w:rsidDel="00456515">
              <w:rPr>
                <w:rStyle w:val="Hipervnculo"/>
                <w:noProof/>
              </w:rPr>
              <w:delText>Estructura adicional impresa en 3d</w:delText>
            </w:r>
            <w:r w:rsidDel="00456515">
              <w:rPr>
                <w:noProof/>
                <w:webHidden/>
              </w:rPr>
              <w:tab/>
              <w:delText>6</w:delText>
            </w:r>
          </w:del>
        </w:p>
        <w:p w14:paraId="6E94AA73" w14:textId="318EAFFB" w:rsidR="00E05748" w:rsidDel="00456515" w:rsidRDefault="00E05748" w:rsidP="00E05748">
          <w:pPr>
            <w:pStyle w:val="TDC2"/>
            <w:rPr>
              <w:del w:id="34" w:author="Juan Carlos de Alfonso Juliá" w:date="2020-04-08T11:46:00Z"/>
              <w:rFonts w:cstheme="minorBidi"/>
              <w:noProof/>
              <w:sz w:val="24"/>
              <w:szCs w:val="24"/>
            </w:rPr>
            <w:pPrChange w:id="35" w:author="Juan Carlos de Alfonso Juliá" w:date="2020-04-08T11:43:00Z">
              <w:pPr>
                <w:pStyle w:val="TDC2"/>
                <w:tabs>
                  <w:tab w:val="right" w:leader="dot" w:pos="8488"/>
                </w:tabs>
              </w:pPr>
            </w:pPrChange>
          </w:pPr>
          <w:del w:id="36" w:author="Juan Carlos de Alfonso Juliá" w:date="2020-04-08T11:46:00Z">
            <w:r w:rsidRPr="00456515" w:rsidDel="00456515">
              <w:rPr>
                <w:rStyle w:val="Hipervnculo"/>
                <w:noProof/>
              </w:rPr>
              <w:delText>Construcción final del prototipo.</w:delText>
            </w:r>
            <w:r w:rsidDel="00456515">
              <w:rPr>
                <w:noProof/>
                <w:webHidden/>
              </w:rPr>
              <w:tab/>
              <w:delText>7</w:delText>
            </w:r>
          </w:del>
        </w:p>
        <w:p w14:paraId="585BF37D" w14:textId="646C4F45" w:rsidR="00E05748" w:rsidDel="00456515" w:rsidRDefault="00E05748" w:rsidP="00DC23A6">
          <w:pPr>
            <w:pStyle w:val="TDC3"/>
            <w:rPr>
              <w:del w:id="37" w:author="Juan Carlos de Alfonso Juliá" w:date="2020-04-08T11:46:00Z"/>
              <w:rFonts w:cstheme="minorBidi"/>
              <w:noProof/>
              <w:sz w:val="24"/>
              <w:szCs w:val="24"/>
            </w:rPr>
            <w:pPrChange w:id="38" w:author="Juan Carlos de Alfonso Juliá" w:date="2020-04-08T11:44:00Z">
              <w:pPr>
                <w:pStyle w:val="TDC3"/>
                <w:tabs>
                  <w:tab w:val="right" w:leader="dot" w:pos="8488"/>
                </w:tabs>
              </w:pPr>
            </w:pPrChange>
          </w:pPr>
          <w:del w:id="39" w:author="Juan Carlos de Alfonso Juliá" w:date="2020-04-08T11:46:00Z">
            <w:r w:rsidRPr="00456515" w:rsidDel="00456515">
              <w:rPr>
                <w:rStyle w:val="Hipervnculo"/>
                <w:noProof/>
              </w:rPr>
              <w:delText>Conexión de los variadores</w:delText>
            </w:r>
            <w:r w:rsidDel="00456515">
              <w:rPr>
                <w:noProof/>
                <w:webHidden/>
              </w:rPr>
              <w:tab/>
              <w:delText>7</w:delText>
            </w:r>
          </w:del>
        </w:p>
        <w:p w14:paraId="5A98EA09" w14:textId="2890904A" w:rsidR="00E05748" w:rsidDel="00456515" w:rsidRDefault="00E05748" w:rsidP="00DC23A6">
          <w:pPr>
            <w:pStyle w:val="TDC3"/>
            <w:rPr>
              <w:del w:id="40" w:author="Juan Carlos de Alfonso Juliá" w:date="2020-04-08T11:46:00Z"/>
              <w:rFonts w:cstheme="minorBidi"/>
              <w:noProof/>
              <w:sz w:val="24"/>
              <w:szCs w:val="24"/>
            </w:rPr>
            <w:pPrChange w:id="41" w:author="Juan Carlos de Alfonso Juliá" w:date="2020-04-08T11:44:00Z">
              <w:pPr>
                <w:pStyle w:val="TDC3"/>
                <w:tabs>
                  <w:tab w:val="right" w:leader="dot" w:pos="8488"/>
                </w:tabs>
              </w:pPr>
            </w:pPrChange>
          </w:pPr>
          <w:del w:id="42" w:author="Juan Carlos de Alfonso Juliá" w:date="2020-04-08T11:46:00Z">
            <w:r w:rsidRPr="00456515" w:rsidDel="00456515">
              <w:rPr>
                <w:rStyle w:val="Hipervnculo"/>
                <w:noProof/>
              </w:rPr>
              <w:delText>Instalación de las hélices y motores</w:delText>
            </w:r>
            <w:r w:rsidDel="00456515">
              <w:rPr>
                <w:noProof/>
                <w:webHidden/>
              </w:rPr>
              <w:tab/>
              <w:delText>9</w:delText>
            </w:r>
          </w:del>
        </w:p>
        <w:p w14:paraId="37573D20" w14:textId="6A0840FF" w:rsidR="00E05748" w:rsidDel="00456515" w:rsidRDefault="00E05748" w:rsidP="00E05748">
          <w:pPr>
            <w:pStyle w:val="TDC2"/>
            <w:rPr>
              <w:del w:id="43" w:author="Juan Carlos de Alfonso Juliá" w:date="2020-04-08T11:46:00Z"/>
              <w:rFonts w:cstheme="minorBidi"/>
              <w:noProof/>
              <w:sz w:val="24"/>
              <w:szCs w:val="24"/>
            </w:rPr>
            <w:pPrChange w:id="44" w:author="Juan Carlos de Alfonso Juliá" w:date="2020-04-08T11:43:00Z">
              <w:pPr>
                <w:pStyle w:val="TDC2"/>
                <w:tabs>
                  <w:tab w:val="right" w:leader="dot" w:pos="8488"/>
                </w:tabs>
              </w:pPr>
            </w:pPrChange>
          </w:pPr>
          <w:del w:id="45" w:author="Juan Carlos de Alfonso Juliá" w:date="2020-04-08T11:46:00Z">
            <w:r w:rsidRPr="00456515" w:rsidDel="00456515">
              <w:rPr>
                <w:rStyle w:val="Hipervnculo"/>
                <w:noProof/>
              </w:rPr>
              <w:delText>Colocación del resto de componentes</w:delText>
            </w:r>
            <w:r w:rsidDel="00456515">
              <w:rPr>
                <w:noProof/>
                <w:webHidden/>
              </w:rPr>
              <w:tab/>
              <w:delText>10</w:delText>
            </w:r>
          </w:del>
        </w:p>
        <w:p w14:paraId="28D0D702" w14:textId="2F02BDBD" w:rsidR="00E05748" w:rsidDel="00456515" w:rsidRDefault="00E05748" w:rsidP="00E05748">
          <w:pPr>
            <w:pStyle w:val="TDC1"/>
            <w:rPr>
              <w:del w:id="46" w:author="Juan Carlos de Alfonso Juliá" w:date="2020-04-08T11:46:00Z"/>
              <w:rFonts w:cstheme="minorBidi"/>
              <w:noProof/>
            </w:rPr>
            <w:pPrChange w:id="47" w:author="Juan Carlos de Alfonso Juliá" w:date="2020-04-08T11:43:00Z">
              <w:pPr>
                <w:pStyle w:val="TDC1"/>
                <w:tabs>
                  <w:tab w:val="right" w:leader="dot" w:pos="8488"/>
                </w:tabs>
              </w:pPr>
            </w:pPrChange>
          </w:pPr>
          <w:del w:id="48" w:author="Juan Carlos de Alfonso Juliá" w:date="2020-04-08T11:46:00Z">
            <w:r w:rsidRPr="00456515" w:rsidDel="00456515">
              <w:rPr>
                <w:rStyle w:val="Hipervnculo"/>
                <w:noProof/>
              </w:rPr>
              <w:delText>Etapa 2: software del prototipo</w:delText>
            </w:r>
            <w:r w:rsidDel="00456515">
              <w:rPr>
                <w:noProof/>
                <w:webHidden/>
              </w:rPr>
              <w:tab/>
              <w:delText>12</w:delText>
            </w:r>
          </w:del>
        </w:p>
        <w:p w14:paraId="6ED52E28" w14:textId="040A29CC" w:rsidR="00E05748" w:rsidDel="00456515" w:rsidRDefault="00E05748" w:rsidP="00E05748">
          <w:pPr>
            <w:pStyle w:val="TDC2"/>
            <w:rPr>
              <w:del w:id="49" w:author="Juan Carlos de Alfonso Juliá" w:date="2020-04-08T11:46:00Z"/>
              <w:rFonts w:cstheme="minorBidi"/>
              <w:noProof/>
              <w:sz w:val="24"/>
              <w:szCs w:val="24"/>
            </w:rPr>
            <w:pPrChange w:id="50" w:author="Juan Carlos de Alfonso Juliá" w:date="2020-04-08T11:43:00Z">
              <w:pPr>
                <w:pStyle w:val="TDC2"/>
                <w:tabs>
                  <w:tab w:val="right" w:leader="dot" w:pos="8488"/>
                </w:tabs>
              </w:pPr>
            </w:pPrChange>
          </w:pPr>
          <w:del w:id="51" w:author="Juan Carlos de Alfonso Juliá" w:date="2020-04-08T11:46:00Z">
            <w:r w:rsidRPr="00456515" w:rsidDel="00456515">
              <w:rPr>
                <w:rStyle w:val="Hipervnculo"/>
                <w:noProof/>
              </w:rPr>
              <w:delText>Sistema operativo</w:delText>
            </w:r>
            <w:r w:rsidDel="00456515">
              <w:rPr>
                <w:noProof/>
                <w:webHidden/>
              </w:rPr>
              <w:tab/>
              <w:delText>12</w:delText>
            </w:r>
          </w:del>
        </w:p>
        <w:p w14:paraId="0358AAD9" w14:textId="69566C2F" w:rsidR="00E05748" w:rsidDel="00456515" w:rsidRDefault="00E05748" w:rsidP="00E05748">
          <w:pPr>
            <w:pStyle w:val="TDC2"/>
            <w:rPr>
              <w:del w:id="52" w:author="Juan Carlos de Alfonso Juliá" w:date="2020-04-08T11:46:00Z"/>
              <w:rFonts w:cstheme="minorBidi"/>
              <w:noProof/>
              <w:sz w:val="24"/>
              <w:szCs w:val="24"/>
            </w:rPr>
            <w:pPrChange w:id="53" w:author="Juan Carlos de Alfonso Juliá" w:date="2020-04-08T11:43:00Z">
              <w:pPr>
                <w:pStyle w:val="TDC2"/>
                <w:tabs>
                  <w:tab w:val="right" w:leader="dot" w:pos="8488"/>
                </w:tabs>
              </w:pPr>
            </w:pPrChange>
          </w:pPr>
          <w:del w:id="54" w:author="Juan Carlos de Alfonso Juliá" w:date="2020-04-08T11:46:00Z">
            <w:r w:rsidRPr="00456515" w:rsidDel="00456515">
              <w:rPr>
                <w:rStyle w:val="Hipervnculo"/>
                <w:noProof/>
              </w:rPr>
              <w:delText>Sistema de navegación inercial</w:delText>
            </w:r>
            <w:r w:rsidDel="00456515">
              <w:rPr>
                <w:noProof/>
                <w:webHidden/>
              </w:rPr>
              <w:tab/>
              <w:delText>13</w:delText>
            </w:r>
          </w:del>
        </w:p>
        <w:p w14:paraId="7B9EF31D" w14:textId="37ED70AA" w:rsidR="00E05748" w:rsidDel="00456515" w:rsidRDefault="00E05748" w:rsidP="00DC23A6">
          <w:pPr>
            <w:pStyle w:val="TDC3"/>
            <w:rPr>
              <w:del w:id="55" w:author="Juan Carlos de Alfonso Juliá" w:date="2020-04-08T11:46:00Z"/>
              <w:rFonts w:cstheme="minorBidi"/>
              <w:noProof/>
              <w:sz w:val="24"/>
              <w:szCs w:val="24"/>
            </w:rPr>
            <w:pPrChange w:id="56" w:author="Juan Carlos de Alfonso Juliá" w:date="2020-04-08T11:44:00Z">
              <w:pPr>
                <w:pStyle w:val="TDC3"/>
                <w:tabs>
                  <w:tab w:val="right" w:leader="dot" w:pos="8488"/>
                </w:tabs>
              </w:pPr>
            </w:pPrChange>
          </w:pPr>
          <w:del w:id="57" w:author="Juan Carlos de Alfonso Juliá" w:date="2020-04-08T11:46:00Z">
            <w:r w:rsidRPr="00456515" w:rsidDel="00456515">
              <w:rPr>
                <w:rStyle w:val="Hipervnculo"/>
                <w:noProof/>
              </w:rPr>
              <w:delText>Vista teórica</w:delText>
            </w:r>
            <w:r w:rsidDel="00456515">
              <w:rPr>
                <w:noProof/>
                <w:webHidden/>
              </w:rPr>
              <w:tab/>
              <w:delText>13</w:delText>
            </w:r>
          </w:del>
        </w:p>
        <w:p w14:paraId="1BE186CA" w14:textId="71629260" w:rsidR="00E05748" w:rsidDel="00456515" w:rsidRDefault="00E05748" w:rsidP="00DC23A6">
          <w:pPr>
            <w:pStyle w:val="TDC3"/>
            <w:rPr>
              <w:del w:id="58" w:author="Juan Carlos de Alfonso Juliá" w:date="2020-04-08T11:46:00Z"/>
              <w:rFonts w:cstheme="minorBidi"/>
              <w:noProof/>
              <w:sz w:val="24"/>
              <w:szCs w:val="24"/>
            </w:rPr>
            <w:pPrChange w:id="59" w:author="Juan Carlos de Alfonso Juliá" w:date="2020-04-08T11:44:00Z">
              <w:pPr>
                <w:pStyle w:val="TDC3"/>
                <w:tabs>
                  <w:tab w:val="right" w:leader="dot" w:pos="8488"/>
                </w:tabs>
              </w:pPr>
            </w:pPrChange>
          </w:pPr>
          <w:del w:id="60" w:author="Juan Carlos de Alfonso Juliá" w:date="2020-04-08T11:46:00Z">
            <w:r w:rsidDel="00456515">
              <w:rPr>
                <w:noProof/>
                <w:webHidden/>
              </w:rPr>
              <w:tab/>
              <w:delText>13</w:delText>
            </w:r>
          </w:del>
        </w:p>
        <w:p w14:paraId="35FCB28C" w14:textId="5B201F7B" w:rsidR="00E05748" w:rsidDel="00456515" w:rsidRDefault="00E05748" w:rsidP="00DC23A6">
          <w:pPr>
            <w:pStyle w:val="TDC3"/>
            <w:rPr>
              <w:del w:id="61" w:author="Juan Carlos de Alfonso Juliá" w:date="2020-04-08T11:46:00Z"/>
              <w:rFonts w:cstheme="minorBidi"/>
              <w:noProof/>
              <w:sz w:val="24"/>
              <w:szCs w:val="24"/>
            </w:rPr>
            <w:pPrChange w:id="62" w:author="Juan Carlos de Alfonso Juliá" w:date="2020-04-08T11:44:00Z">
              <w:pPr>
                <w:pStyle w:val="TDC3"/>
                <w:tabs>
                  <w:tab w:val="right" w:leader="dot" w:pos="8488"/>
                </w:tabs>
              </w:pPr>
            </w:pPrChange>
          </w:pPr>
          <w:del w:id="63" w:author="Juan Carlos de Alfonso Juliá" w:date="2020-04-08T11:46:00Z">
            <w:r w:rsidRPr="00456515" w:rsidDel="00456515">
              <w:rPr>
                <w:rStyle w:val="Hipervnculo"/>
                <w:noProof/>
              </w:rPr>
              <w:delText>Calibración del magnetómetro</w:delText>
            </w:r>
            <w:r w:rsidDel="00456515">
              <w:rPr>
                <w:noProof/>
                <w:webHidden/>
              </w:rPr>
              <w:tab/>
              <w:delText>14</w:delText>
            </w:r>
          </w:del>
        </w:p>
        <w:p w14:paraId="3A5A836B" w14:textId="51B964A3" w:rsidR="00E05748" w:rsidDel="00456515" w:rsidRDefault="00E05748" w:rsidP="00DC23A6">
          <w:pPr>
            <w:pStyle w:val="TDC3"/>
            <w:rPr>
              <w:del w:id="64" w:author="Juan Carlos de Alfonso Juliá" w:date="2020-04-08T11:46:00Z"/>
              <w:rFonts w:cstheme="minorBidi"/>
              <w:noProof/>
              <w:sz w:val="24"/>
              <w:szCs w:val="24"/>
            </w:rPr>
            <w:pPrChange w:id="65" w:author="Juan Carlos de Alfonso Juliá" w:date="2020-04-08T11:44:00Z">
              <w:pPr>
                <w:pStyle w:val="TDC3"/>
                <w:tabs>
                  <w:tab w:val="right" w:leader="dot" w:pos="8488"/>
                </w:tabs>
              </w:pPr>
            </w:pPrChange>
          </w:pPr>
          <w:del w:id="66" w:author="Juan Carlos de Alfonso Juliá" w:date="2020-04-08T11:46:00Z">
            <w:r w:rsidRPr="00456515" w:rsidDel="00456515">
              <w:rPr>
                <w:rStyle w:val="Hipervnculo"/>
                <w:noProof/>
              </w:rPr>
              <w:delText>Aplicación práctica</w:delText>
            </w:r>
            <w:r w:rsidDel="00456515">
              <w:rPr>
                <w:noProof/>
                <w:webHidden/>
              </w:rPr>
              <w:tab/>
              <w:delText>16</w:delText>
            </w:r>
          </w:del>
        </w:p>
        <w:p w14:paraId="3D70828D" w14:textId="3103B533" w:rsidR="00E05748" w:rsidDel="00456515" w:rsidRDefault="00E05748" w:rsidP="00E05748">
          <w:pPr>
            <w:pStyle w:val="TDC2"/>
            <w:rPr>
              <w:del w:id="67" w:author="Juan Carlos de Alfonso Juliá" w:date="2020-04-08T11:46:00Z"/>
              <w:rFonts w:cstheme="minorBidi"/>
              <w:noProof/>
              <w:sz w:val="24"/>
              <w:szCs w:val="24"/>
            </w:rPr>
            <w:pPrChange w:id="68" w:author="Juan Carlos de Alfonso Juliá" w:date="2020-04-08T11:43:00Z">
              <w:pPr>
                <w:pStyle w:val="TDC2"/>
                <w:tabs>
                  <w:tab w:val="right" w:leader="dot" w:pos="8488"/>
                </w:tabs>
              </w:pPr>
            </w:pPrChange>
          </w:pPr>
          <w:del w:id="69" w:author="Juan Carlos de Alfonso Juliá" w:date="2020-04-08T11:46:00Z">
            <w:r w:rsidRPr="00456515" w:rsidDel="00456515">
              <w:rPr>
                <w:rStyle w:val="Hipervnculo"/>
                <w:noProof/>
              </w:rPr>
              <w:delText>Sensor barométrico</w:delText>
            </w:r>
            <w:r w:rsidDel="00456515">
              <w:rPr>
                <w:noProof/>
                <w:webHidden/>
              </w:rPr>
              <w:tab/>
              <w:delText>16</w:delText>
            </w:r>
          </w:del>
        </w:p>
        <w:p w14:paraId="204D3D88" w14:textId="34D16EB0" w:rsidR="00E05748" w:rsidDel="00456515" w:rsidRDefault="00E05748" w:rsidP="00DC23A6">
          <w:pPr>
            <w:pStyle w:val="TDC3"/>
            <w:rPr>
              <w:del w:id="70" w:author="Juan Carlos de Alfonso Juliá" w:date="2020-04-08T11:46:00Z"/>
              <w:rFonts w:cstheme="minorBidi"/>
              <w:noProof/>
              <w:sz w:val="24"/>
              <w:szCs w:val="24"/>
            </w:rPr>
            <w:pPrChange w:id="71" w:author="Juan Carlos de Alfonso Juliá" w:date="2020-04-08T11:44:00Z">
              <w:pPr>
                <w:pStyle w:val="TDC3"/>
                <w:tabs>
                  <w:tab w:val="right" w:leader="dot" w:pos="8488"/>
                </w:tabs>
              </w:pPr>
            </w:pPrChange>
          </w:pPr>
          <w:del w:id="72" w:author="Juan Carlos de Alfonso Juliá" w:date="2020-04-08T11:46:00Z">
            <w:r w:rsidRPr="00456515" w:rsidDel="00456515">
              <w:rPr>
                <w:rStyle w:val="Hipervnculo"/>
                <w:noProof/>
              </w:rPr>
              <w:delText>Vista teórica</w:delText>
            </w:r>
            <w:r w:rsidDel="00456515">
              <w:rPr>
                <w:noProof/>
                <w:webHidden/>
              </w:rPr>
              <w:tab/>
              <w:delText>16</w:delText>
            </w:r>
          </w:del>
        </w:p>
        <w:p w14:paraId="4E3E49DF" w14:textId="5CCD68B6" w:rsidR="00E05748" w:rsidDel="00456515" w:rsidRDefault="00E05748" w:rsidP="00DC23A6">
          <w:pPr>
            <w:pStyle w:val="TDC3"/>
            <w:rPr>
              <w:del w:id="73" w:author="Juan Carlos de Alfonso Juliá" w:date="2020-04-08T11:46:00Z"/>
              <w:rFonts w:cstheme="minorBidi"/>
              <w:noProof/>
              <w:sz w:val="24"/>
              <w:szCs w:val="24"/>
            </w:rPr>
            <w:pPrChange w:id="74" w:author="Juan Carlos de Alfonso Juliá" w:date="2020-04-08T11:44:00Z">
              <w:pPr>
                <w:pStyle w:val="TDC3"/>
                <w:tabs>
                  <w:tab w:val="right" w:leader="dot" w:pos="8488"/>
                </w:tabs>
              </w:pPr>
            </w:pPrChange>
          </w:pPr>
          <w:del w:id="75" w:author="Juan Carlos de Alfonso Juliá" w:date="2020-04-08T11:46:00Z">
            <w:r w:rsidRPr="00456515" w:rsidDel="00456515">
              <w:rPr>
                <w:rStyle w:val="Hipervnculo"/>
                <w:noProof/>
              </w:rPr>
              <w:delText>Aplicación práctica</w:delText>
            </w:r>
            <w:r w:rsidDel="00456515">
              <w:rPr>
                <w:noProof/>
                <w:webHidden/>
              </w:rPr>
              <w:tab/>
              <w:delText>17</w:delText>
            </w:r>
          </w:del>
        </w:p>
        <w:p w14:paraId="46A4C415" w14:textId="594FC407" w:rsidR="00E05748" w:rsidDel="00456515" w:rsidRDefault="00E05748" w:rsidP="00E05748">
          <w:pPr>
            <w:pStyle w:val="TDC2"/>
            <w:rPr>
              <w:del w:id="76" w:author="Juan Carlos de Alfonso Juliá" w:date="2020-04-08T11:46:00Z"/>
              <w:rFonts w:cstheme="minorBidi"/>
              <w:noProof/>
              <w:sz w:val="24"/>
              <w:szCs w:val="24"/>
            </w:rPr>
            <w:pPrChange w:id="77" w:author="Juan Carlos de Alfonso Juliá" w:date="2020-04-08T11:43:00Z">
              <w:pPr>
                <w:pStyle w:val="TDC2"/>
                <w:tabs>
                  <w:tab w:val="right" w:leader="dot" w:pos="8488"/>
                </w:tabs>
              </w:pPr>
            </w:pPrChange>
          </w:pPr>
          <w:del w:id="78" w:author="Juan Carlos de Alfonso Juliá" w:date="2020-04-08T11:46:00Z">
            <w:r w:rsidRPr="00456515" w:rsidDel="00456515">
              <w:rPr>
                <w:rStyle w:val="Hipervnculo"/>
                <w:noProof/>
              </w:rPr>
              <w:delText>RGB LED</w:delText>
            </w:r>
            <w:r w:rsidDel="00456515">
              <w:rPr>
                <w:noProof/>
                <w:webHidden/>
              </w:rPr>
              <w:tab/>
              <w:delText>17</w:delText>
            </w:r>
          </w:del>
        </w:p>
        <w:p w14:paraId="3A032BD3" w14:textId="7327A1B9" w:rsidR="00E05748" w:rsidDel="00456515" w:rsidRDefault="00E05748" w:rsidP="00E05748">
          <w:pPr>
            <w:pStyle w:val="TDC2"/>
            <w:rPr>
              <w:del w:id="79" w:author="Juan Carlos de Alfonso Juliá" w:date="2020-04-08T11:46:00Z"/>
              <w:rFonts w:cstheme="minorBidi"/>
              <w:noProof/>
              <w:sz w:val="24"/>
              <w:szCs w:val="24"/>
            </w:rPr>
            <w:pPrChange w:id="80" w:author="Juan Carlos de Alfonso Juliá" w:date="2020-04-08T11:43:00Z">
              <w:pPr>
                <w:pStyle w:val="TDC2"/>
                <w:tabs>
                  <w:tab w:val="right" w:leader="dot" w:pos="8488"/>
                </w:tabs>
              </w:pPr>
            </w:pPrChange>
          </w:pPr>
          <w:del w:id="81" w:author="Juan Carlos de Alfonso Juliá" w:date="2020-04-08T11:46:00Z">
            <w:r w:rsidRPr="00456515" w:rsidDel="00456515">
              <w:rPr>
                <w:rStyle w:val="Hipervnculo"/>
                <w:noProof/>
              </w:rPr>
              <w:delText>Módulo GPS</w:delText>
            </w:r>
            <w:r w:rsidDel="00456515">
              <w:rPr>
                <w:noProof/>
                <w:webHidden/>
              </w:rPr>
              <w:tab/>
              <w:delText>17</w:delText>
            </w:r>
          </w:del>
        </w:p>
        <w:p w14:paraId="26B52175" w14:textId="752D84DA" w:rsidR="00E05748" w:rsidDel="00456515" w:rsidRDefault="00E05748" w:rsidP="00E05748">
          <w:pPr>
            <w:pStyle w:val="TDC2"/>
            <w:rPr>
              <w:del w:id="82" w:author="Juan Carlos de Alfonso Juliá" w:date="2020-04-08T11:46:00Z"/>
              <w:rFonts w:cstheme="minorBidi"/>
              <w:noProof/>
              <w:sz w:val="24"/>
              <w:szCs w:val="24"/>
            </w:rPr>
            <w:pPrChange w:id="83" w:author="Juan Carlos de Alfonso Juliá" w:date="2020-04-08T11:43:00Z">
              <w:pPr>
                <w:pStyle w:val="TDC2"/>
                <w:tabs>
                  <w:tab w:val="right" w:leader="dot" w:pos="8488"/>
                </w:tabs>
              </w:pPr>
            </w:pPrChange>
          </w:pPr>
          <w:del w:id="84" w:author="Juan Carlos de Alfonso Juliá" w:date="2020-04-08T11:46:00Z">
            <w:r w:rsidRPr="00456515" w:rsidDel="00456515">
              <w:rPr>
                <w:rStyle w:val="Hipervnculo"/>
                <w:noProof/>
              </w:rPr>
              <w:delText>Controlador PWM</w:delText>
            </w:r>
            <w:r w:rsidDel="00456515">
              <w:rPr>
                <w:noProof/>
                <w:webHidden/>
              </w:rPr>
              <w:tab/>
              <w:delText>18</w:delText>
            </w:r>
          </w:del>
        </w:p>
        <w:p w14:paraId="0DD15D40" w14:textId="69E2307D" w:rsidR="00E05748" w:rsidDel="00456515" w:rsidRDefault="00E05748" w:rsidP="00DC23A6">
          <w:pPr>
            <w:pStyle w:val="TDC3"/>
            <w:rPr>
              <w:del w:id="85" w:author="Juan Carlos de Alfonso Juliá" w:date="2020-04-08T11:46:00Z"/>
              <w:rFonts w:cstheme="minorBidi"/>
              <w:noProof/>
              <w:sz w:val="24"/>
              <w:szCs w:val="24"/>
            </w:rPr>
            <w:pPrChange w:id="86" w:author="Juan Carlos de Alfonso Juliá" w:date="2020-04-08T11:44:00Z">
              <w:pPr>
                <w:pStyle w:val="TDC3"/>
                <w:tabs>
                  <w:tab w:val="right" w:leader="dot" w:pos="8488"/>
                </w:tabs>
              </w:pPr>
            </w:pPrChange>
          </w:pPr>
          <w:del w:id="87" w:author="Juan Carlos de Alfonso Juliá" w:date="2020-04-08T11:46:00Z">
            <w:r w:rsidRPr="00456515" w:rsidDel="00456515">
              <w:rPr>
                <w:rStyle w:val="Hipervnculo"/>
                <w:noProof/>
              </w:rPr>
              <w:delText>Vista teórica.</w:delText>
            </w:r>
            <w:r w:rsidDel="00456515">
              <w:rPr>
                <w:noProof/>
                <w:webHidden/>
              </w:rPr>
              <w:tab/>
              <w:delText>18</w:delText>
            </w:r>
          </w:del>
        </w:p>
        <w:p w14:paraId="33F30843" w14:textId="2DFA4F3C" w:rsidR="00E05748" w:rsidDel="00456515" w:rsidRDefault="00E05748" w:rsidP="00DC23A6">
          <w:pPr>
            <w:pStyle w:val="TDC3"/>
            <w:rPr>
              <w:del w:id="88" w:author="Juan Carlos de Alfonso Juliá" w:date="2020-04-08T11:46:00Z"/>
              <w:rFonts w:cstheme="minorBidi"/>
              <w:noProof/>
              <w:sz w:val="24"/>
              <w:szCs w:val="24"/>
            </w:rPr>
            <w:pPrChange w:id="89" w:author="Juan Carlos de Alfonso Juliá" w:date="2020-04-08T11:44:00Z">
              <w:pPr>
                <w:pStyle w:val="TDC3"/>
                <w:tabs>
                  <w:tab w:val="right" w:leader="dot" w:pos="8488"/>
                </w:tabs>
              </w:pPr>
            </w:pPrChange>
          </w:pPr>
          <w:del w:id="90" w:author="Juan Carlos de Alfonso Juliá" w:date="2020-04-08T11:46:00Z">
            <w:r w:rsidRPr="00456515" w:rsidDel="00456515">
              <w:rPr>
                <w:rStyle w:val="Hipervnculo"/>
                <w:noProof/>
              </w:rPr>
              <w:delText>Aplicación práctica 1. Calibración de los variadores</w:delText>
            </w:r>
            <w:r w:rsidDel="00456515">
              <w:rPr>
                <w:noProof/>
                <w:webHidden/>
              </w:rPr>
              <w:tab/>
              <w:delText>19</w:delText>
            </w:r>
          </w:del>
        </w:p>
        <w:p w14:paraId="0D90CC08" w14:textId="317D6516" w:rsidR="00E05748" w:rsidDel="00456515" w:rsidRDefault="00E05748" w:rsidP="00E05748">
          <w:pPr>
            <w:pStyle w:val="TDC1"/>
            <w:rPr>
              <w:del w:id="91" w:author="Juan Carlos de Alfonso Juliá" w:date="2020-04-08T11:46:00Z"/>
              <w:rFonts w:cstheme="minorBidi"/>
              <w:noProof/>
            </w:rPr>
            <w:pPrChange w:id="92" w:author="Juan Carlos de Alfonso Juliá" w:date="2020-04-08T11:43:00Z">
              <w:pPr>
                <w:pStyle w:val="TDC1"/>
                <w:tabs>
                  <w:tab w:val="right" w:leader="dot" w:pos="8488"/>
                </w:tabs>
              </w:pPr>
            </w:pPrChange>
          </w:pPr>
          <w:del w:id="93" w:author="Juan Carlos de Alfonso Juliá" w:date="2020-04-08T11:46:00Z">
            <w:r w:rsidRPr="00456515" w:rsidDel="00456515">
              <w:rPr>
                <w:rStyle w:val="Hipervnculo"/>
                <w:noProof/>
              </w:rPr>
              <w:delText>Etapa 4: Diseño de una aplicación de control.</w:delText>
            </w:r>
            <w:r w:rsidDel="00456515">
              <w:rPr>
                <w:noProof/>
                <w:webHidden/>
              </w:rPr>
              <w:tab/>
              <w:delText>19</w:delText>
            </w:r>
          </w:del>
        </w:p>
        <w:p w14:paraId="06F012A5" w14:textId="71E1A453" w:rsidR="00E05748" w:rsidDel="00456515" w:rsidRDefault="00E05748" w:rsidP="00E05748">
          <w:pPr>
            <w:pStyle w:val="TDC2"/>
            <w:rPr>
              <w:del w:id="94" w:author="Juan Carlos de Alfonso Juliá" w:date="2020-04-08T11:46:00Z"/>
              <w:rFonts w:cstheme="minorBidi"/>
              <w:noProof/>
              <w:sz w:val="24"/>
              <w:szCs w:val="24"/>
            </w:rPr>
            <w:pPrChange w:id="95" w:author="Juan Carlos de Alfonso Juliá" w:date="2020-04-08T11:43:00Z">
              <w:pPr>
                <w:pStyle w:val="TDC2"/>
                <w:tabs>
                  <w:tab w:val="right" w:leader="dot" w:pos="8488"/>
                </w:tabs>
              </w:pPr>
            </w:pPrChange>
          </w:pPr>
          <w:del w:id="96" w:author="Juan Carlos de Alfonso Juliá" w:date="2020-04-08T11:46:00Z">
            <w:r w:rsidRPr="00456515" w:rsidDel="00456515">
              <w:rPr>
                <w:rStyle w:val="Hipervnculo"/>
                <w:noProof/>
              </w:rPr>
              <w:delText>Introducción.</w:delText>
            </w:r>
            <w:r w:rsidDel="00456515">
              <w:rPr>
                <w:noProof/>
                <w:webHidden/>
              </w:rPr>
              <w:tab/>
              <w:delText>19</w:delText>
            </w:r>
          </w:del>
        </w:p>
        <w:p w14:paraId="4307FF36" w14:textId="10F48253" w:rsidR="00E05748" w:rsidDel="00456515" w:rsidRDefault="00E05748" w:rsidP="00E05748">
          <w:pPr>
            <w:pStyle w:val="TDC2"/>
            <w:rPr>
              <w:del w:id="97" w:author="Juan Carlos de Alfonso Juliá" w:date="2020-04-08T11:46:00Z"/>
              <w:rFonts w:cstheme="minorBidi"/>
              <w:noProof/>
              <w:sz w:val="24"/>
              <w:szCs w:val="24"/>
            </w:rPr>
            <w:pPrChange w:id="98" w:author="Juan Carlos de Alfonso Juliá" w:date="2020-04-08T11:43:00Z">
              <w:pPr>
                <w:pStyle w:val="TDC2"/>
                <w:tabs>
                  <w:tab w:val="right" w:leader="dot" w:pos="8488"/>
                </w:tabs>
              </w:pPr>
            </w:pPrChange>
          </w:pPr>
          <w:del w:id="99" w:author="Juan Carlos de Alfonso Juliá" w:date="2020-04-08T11:46:00Z">
            <w:r w:rsidRPr="00456515" w:rsidDel="00456515">
              <w:rPr>
                <w:rStyle w:val="Hipervnculo"/>
                <w:noProof/>
              </w:rPr>
              <w:delText>Protocolo de comunicación.</w:delText>
            </w:r>
            <w:r w:rsidDel="00456515">
              <w:rPr>
                <w:noProof/>
                <w:webHidden/>
              </w:rPr>
              <w:tab/>
              <w:delText>20</w:delText>
            </w:r>
          </w:del>
        </w:p>
        <w:p w14:paraId="24D68818" w14:textId="646493DD" w:rsidR="00E05748" w:rsidDel="00456515" w:rsidRDefault="00E05748" w:rsidP="00DC23A6">
          <w:pPr>
            <w:pStyle w:val="TDC3"/>
            <w:rPr>
              <w:del w:id="100" w:author="Juan Carlos de Alfonso Juliá" w:date="2020-04-08T11:46:00Z"/>
              <w:rFonts w:cstheme="minorBidi"/>
              <w:noProof/>
              <w:sz w:val="24"/>
              <w:szCs w:val="24"/>
            </w:rPr>
            <w:pPrChange w:id="101" w:author="Juan Carlos de Alfonso Juliá" w:date="2020-04-08T11:44:00Z">
              <w:pPr>
                <w:pStyle w:val="TDC3"/>
                <w:tabs>
                  <w:tab w:val="right" w:leader="dot" w:pos="8488"/>
                </w:tabs>
              </w:pPr>
            </w:pPrChange>
          </w:pPr>
          <w:del w:id="102" w:author="Juan Carlos de Alfonso Juliá" w:date="2020-04-08T11:46:00Z">
            <w:r w:rsidRPr="00456515" w:rsidDel="00456515">
              <w:rPr>
                <w:rStyle w:val="Hipervnculo"/>
                <w:noProof/>
              </w:rPr>
              <w:delText>Modelo cliente servidor.</w:delText>
            </w:r>
            <w:r w:rsidDel="00456515">
              <w:rPr>
                <w:noProof/>
                <w:webHidden/>
              </w:rPr>
              <w:tab/>
              <w:delText>20</w:delText>
            </w:r>
          </w:del>
        </w:p>
        <w:p w14:paraId="552FD383" w14:textId="365A368F" w:rsidR="00E05748" w:rsidDel="00456515" w:rsidRDefault="00E05748" w:rsidP="00DC23A6">
          <w:pPr>
            <w:pStyle w:val="TDC3"/>
            <w:rPr>
              <w:del w:id="103" w:author="Juan Carlos de Alfonso Juliá" w:date="2020-04-08T11:46:00Z"/>
              <w:rFonts w:cstheme="minorBidi"/>
              <w:noProof/>
              <w:sz w:val="24"/>
              <w:szCs w:val="24"/>
            </w:rPr>
            <w:pPrChange w:id="104" w:author="Juan Carlos de Alfonso Juliá" w:date="2020-04-08T11:44:00Z">
              <w:pPr>
                <w:pStyle w:val="TDC3"/>
                <w:tabs>
                  <w:tab w:val="right" w:leader="dot" w:pos="8488"/>
                </w:tabs>
              </w:pPr>
            </w:pPrChange>
          </w:pPr>
          <w:del w:id="105" w:author="Juan Carlos de Alfonso Juliá" w:date="2020-04-08T11:46:00Z">
            <w:r w:rsidRPr="00456515" w:rsidDel="00456515">
              <w:rPr>
                <w:rStyle w:val="Hipervnculo"/>
                <w:noProof/>
              </w:rPr>
              <w:delText>Protocolo TCP. (explicar)</w:delText>
            </w:r>
            <w:r w:rsidDel="00456515">
              <w:rPr>
                <w:noProof/>
                <w:webHidden/>
              </w:rPr>
              <w:tab/>
              <w:delText>20</w:delText>
            </w:r>
          </w:del>
        </w:p>
        <w:p w14:paraId="26D23DC8" w14:textId="56BC06C5" w:rsidR="00E05748" w:rsidDel="00456515" w:rsidRDefault="00E05748" w:rsidP="00DC23A6">
          <w:pPr>
            <w:pStyle w:val="TDC3"/>
            <w:rPr>
              <w:del w:id="106" w:author="Juan Carlos de Alfonso Juliá" w:date="2020-04-08T11:46:00Z"/>
              <w:rFonts w:cstheme="minorBidi"/>
              <w:noProof/>
              <w:sz w:val="24"/>
              <w:szCs w:val="24"/>
            </w:rPr>
            <w:pPrChange w:id="107" w:author="Juan Carlos de Alfonso Juliá" w:date="2020-04-08T11:44:00Z">
              <w:pPr>
                <w:pStyle w:val="TDC3"/>
                <w:tabs>
                  <w:tab w:val="right" w:leader="dot" w:pos="8488"/>
                </w:tabs>
              </w:pPr>
            </w:pPrChange>
          </w:pPr>
          <w:del w:id="108" w:author="Juan Carlos de Alfonso Juliá" w:date="2020-04-08T11:46:00Z">
            <w:r w:rsidRPr="00456515" w:rsidDel="00456515">
              <w:rPr>
                <w:rStyle w:val="Hipervnculo"/>
                <w:noProof/>
              </w:rPr>
              <w:delText>Funcionamiento interno.</w:delText>
            </w:r>
            <w:r w:rsidDel="00456515">
              <w:rPr>
                <w:noProof/>
                <w:webHidden/>
              </w:rPr>
              <w:tab/>
              <w:delText>20</w:delText>
            </w:r>
          </w:del>
        </w:p>
        <w:p w14:paraId="6A98D86D" w14:textId="616763FE" w:rsidR="00E05748" w:rsidDel="00456515" w:rsidRDefault="00E05748" w:rsidP="00E05748">
          <w:pPr>
            <w:pStyle w:val="TDC2"/>
            <w:rPr>
              <w:del w:id="109" w:author="Juan Carlos de Alfonso Juliá" w:date="2020-04-08T11:46:00Z"/>
              <w:rFonts w:cstheme="minorBidi"/>
              <w:noProof/>
              <w:sz w:val="24"/>
              <w:szCs w:val="24"/>
            </w:rPr>
            <w:pPrChange w:id="110" w:author="Juan Carlos de Alfonso Juliá" w:date="2020-04-08T11:43:00Z">
              <w:pPr>
                <w:pStyle w:val="TDC2"/>
                <w:tabs>
                  <w:tab w:val="right" w:leader="dot" w:pos="8488"/>
                </w:tabs>
              </w:pPr>
            </w:pPrChange>
          </w:pPr>
          <w:del w:id="111" w:author="Juan Carlos de Alfonso Juliá" w:date="2020-04-08T11:46:00Z">
            <w:r w:rsidRPr="00456515" w:rsidDel="00456515">
              <w:rPr>
                <w:rStyle w:val="Hipervnculo"/>
                <w:noProof/>
              </w:rPr>
              <w:delText>Estructura del servidor.</w:delText>
            </w:r>
            <w:r w:rsidDel="00456515">
              <w:rPr>
                <w:noProof/>
                <w:webHidden/>
              </w:rPr>
              <w:tab/>
              <w:delText>20</w:delText>
            </w:r>
          </w:del>
        </w:p>
        <w:p w14:paraId="04B3C556" w14:textId="66EBF1AF" w:rsidR="00E05748" w:rsidDel="00456515" w:rsidRDefault="00E05748" w:rsidP="00DC23A6">
          <w:pPr>
            <w:pStyle w:val="TDC3"/>
            <w:rPr>
              <w:del w:id="112" w:author="Juan Carlos de Alfonso Juliá" w:date="2020-04-08T11:46:00Z"/>
              <w:rFonts w:cstheme="minorBidi"/>
              <w:noProof/>
              <w:sz w:val="24"/>
              <w:szCs w:val="24"/>
            </w:rPr>
            <w:pPrChange w:id="113" w:author="Juan Carlos de Alfonso Juliá" w:date="2020-04-08T11:44:00Z">
              <w:pPr>
                <w:pStyle w:val="TDC3"/>
                <w:tabs>
                  <w:tab w:val="right" w:leader="dot" w:pos="8488"/>
                </w:tabs>
              </w:pPr>
            </w:pPrChange>
          </w:pPr>
          <w:del w:id="114" w:author="Juan Carlos de Alfonso Juliá" w:date="2020-04-08T11:46:00Z">
            <w:r w:rsidRPr="00456515" w:rsidDel="00456515">
              <w:rPr>
                <w:rStyle w:val="Hipervnculo"/>
                <w:noProof/>
              </w:rPr>
              <w:delText>Estructura interna</w:delText>
            </w:r>
            <w:r w:rsidDel="00456515">
              <w:rPr>
                <w:noProof/>
                <w:webHidden/>
              </w:rPr>
              <w:tab/>
              <w:delText>20</w:delText>
            </w:r>
          </w:del>
        </w:p>
        <w:p w14:paraId="7FA631C1" w14:textId="66495A8A" w:rsidR="00E05748" w:rsidDel="00456515" w:rsidRDefault="00E05748" w:rsidP="00E05748">
          <w:pPr>
            <w:pStyle w:val="TDC2"/>
            <w:rPr>
              <w:del w:id="115" w:author="Juan Carlos de Alfonso Juliá" w:date="2020-04-08T11:46:00Z"/>
              <w:rFonts w:cstheme="minorBidi"/>
              <w:noProof/>
              <w:sz w:val="24"/>
              <w:szCs w:val="24"/>
            </w:rPr>
            <w:pPrChange w:id="116" w:author="Juan Carlos de Alfonso Juliá" w:date="2020-04-08T11:43:00Z">
              <w:pPr>
                <w:pStyle w:val="TDC2"/>
                <w:tabs>
                  <w:tab w:val="right" w:leader="dot" w:pos="8488"/>
                </w:tabs>
              </w:pPr>
            </w:pPrChange>
          </w:pPr>
          <w:del w:id="117" w:author="Juan Carlos de Alfonso Juliá" w:date="2020-04-08T11:46:00Z">
            <w:r w:rsidRPr="00456515" w:rsidDel="00456515">
              <w:rPr>
                <w:rStyle w:val="Hipervnculo"/>
                <w:noProof/>
              </w:rPr>
              <w:delText>Estructura de la aplicación del cliente.</w:delText>
            </w:r>
            <w:r w:rsidDel="00456515">
              <w:rPr>
                <w:noProof/>
                <w:webHidden/>
              </w:rPr>
              <w:tab/>
              <w:delText>21</w:delText>
            </w:r>
          </w:del>
        </w:p>
        <w:p w14:paraId="25CFBE30" w14:textId="6ACB88B7" w:rsidR="00E05748" w:rsidDel="00456515" w:rsidRDefault="00E05748" w:rsidP="00DC23A6">
          <w:pPr>
            <w:pStyle w:val="TDC3"/>
            <w:rPr>
              <w:del w:id="118" w:author="Juan Carlos de Alfonso Juliá" w:date="2020-04-08T11:46:00Z"/>
              <w:rFonts w:cstheme="minorBidi"/>
              <w:noProof/>
              <w:sz w:val="24"/>
              <w:szCs w:val="24"/>
            </w:rPr>
            <w:pPrChange w:id="119" w:author="Juan Carlos de Alfonso Juliá" w:date="2020-04-08T11:44:00Z">
              <w:pPr>
                <w:pStyle w:val="TDC3"/>
                <w:tabs>
                  <w:tab w:val="right" w:leader="dot" w:pos="8488"/>
                </w:tabs>
              </w:pPr>
            </w:pPrChange>
          </w:pPr>
          <w:del w:id="120" w:author="Juan Carlos de Alfonso Juliá" w:date="2020-04-08T11:46:00Z">
            <w:r w:rsidRPr="00456515" w:rsidDel="00456515">
              <w:rPr>
                <w:rStyle w:val="Hipervnculo"/>
                <w:noProof/>
              </w:rPr>
              <w:delText>Logo de la aplicación.</w:delText>
            </w:r>
            <w:r w:rsidDel="00456515">
              <w:rPr>
                <w:noProof/>
                <w:webHidden/>
              </w:rPr>
              <w:tab/>
              <w:delText>21</w:delText>
            </w:r>
          </w:del>
        </w:p>
        <w:p w14:paraId="2DC001B1" w14:textId="2F8FBFF7" w:rsidR="00E05748" w:rsidDel="00456515" w:rsidRDefault="00E05748" w:rsidP="00DC23A6">
          <w:pPr>
            <w:pStyle w:val="TDC3"/>
            <w:rPr>
              <w:del w:id="121" w:author="Juan Carlos de Alfonso Juliá" w:date="2020-04-08T11:46:00Z"/>
              <w:rFonts w:cstheme="minorBidi"/>
              <w:noProof/>
              <w:sz w:val="24"/>
              <w:szCs w:val="24"/>
            </w:rPr>
            <w:pPrChange w:id="122" w:author="Juan Carlos de Alfonso Juliá" w:date="2020-04-08T11:44:00Z">
              <w:pPr>
                <w:pStyle w:val="TDC3"/>
                <w:tabs>
                  <w:tab w:val="right" w:leader="dot" w:pos="8488"/>
                </w:tabs>
              </w:pPr>
            </w:pPrChange>
          </w:pPr>
          <w:del w:id="123" w:author="Juan Carlos de Alfonso Juliá" w:date="2020-04-08T11:46:00Z">
            <w:r w:rsidRPr="00456515" w:rsidDel="00456515">
              <w:rPr>
                <w:rStyle w:val="Hipervnculo"/>
                <w:noProof/>
              </w:rPr>
              <w:delText>Ventanas de la aplicación.</w:delText>
            </w:r>
            <w:r w:rsidDel="00456515">
              <w:rPr>
                <w:noProof/>
                <w:webHidden/>
              </w:rPr>
              <w:tab/>
              <w:delText>21</w:delText>
            </w:r>
          </w:del>
        </w:p>
        <w:p w14:paraId="3A0DBD5E" w14:textId="68DAAD54" w:rsidR="00E05748" w:rsidDel="00456515" w:rsidRDefault="00E05748" w:rsidP="00DC23A6">
          <w:pPr>
            <w:pStyle w:val="TDC3"/>
            <w:rPr>
              <w:del w:id="124" w:author="Juan Carlos de Alfonso Juliá" w:date="2020-04-08T11:46:00Z"/>
              <w:rFonts w:cstheme="minorBidi"/>
              <w:noProof/>
              <w:sz w:val="24"/>
              <w:szCs w:val="24"/>
            </w:rPr>
            <w:pPrChange w:id="125" w:author="Juan Carlos de Alfonso Juliá" w:date="2020-04-08T11:44:00Z">
              <w:pPr>
                <w:pStyle w:val="TDC3"/>
                <w:tabs>
                  <w:tab w:val="right" w:leader="dot" w:pos="8488"/>
                </w:tabs>
              </w:pPr>
            </w:pPrChange>
          </w:pPr>
          <w:del w:id="126" w:author="Juan Carlos de Alfonso Juliá" w:date="2020-04-08T11:46:00Z">
            <w:r w:rsidRPr="00456515" w:rsidDel="00456515">
              <w:rPr>
                <w:rStyle w:val="Hipervnculo"/>
                <w:noProof/>
              </w:rPr>
              <w:delText>Estructura interna.</w:delText>
            </w:r>
            <w:r w:rsidDel="00456515">
              <w:rPr>
                <w:noProof/>
                <w:webHidden/>
              </w:rPr>
              <w:tab/>
              <w:delText>24</w:delText>
            </w:r>
          </w:del>
        </w:p>
        <w:p w14:paraId="3C267F5D" w14:textId="752F6E01" w:rsidR="00E05748" w:rsidDel="00456515" w:rsidRDefault="00E05748" w:rsidP="00E05748">
          <w:pPr>
            <w:pStyle w:val="TDC1"/>
            <w:rPr>
              <w:del w:id="127" w:author="Juan Carlos de Alfonso Juliá" w:date="2020-04-08T11:46:00Z"/>
              <w:rFonts w:cstheme="minorBidi"/>
              <w:noProof/>
            </w:rPr>
            <w:pPrChange w:id="128" w:author="Juan Carlos de Alfonso Juliá" w:date="2020-04-08T11:43:00Z">
              <w:pPr>
                <w:pStyle w:val="TDC1"/>
                <w:tabs>
                  <w:tab w:val="right" w:leader="dot" w:pos="8488"/>
                </w:tabs>
              </w:pPr>
            </w:pPrChange>
          </w:pPr>
          <w:del w:id="129" w:author="Juan Carlos de Alfonso Juliá" w:date="2020-04-08T11:46:00Z">
            <w:r w:rsidRPr="00456515" w:rsidDel="00456515">
              <w:rPr>
                <w:rStyle w:val="Hipervnculo"/>
                <w:noProof/>
              </w:rPr>
              <w:delText>Etapa 5: Diseño del reconocedor basado en IA.</w:delText>
            </w:r>
            <w:r w:rsidDel="00456515">
              <w:rPr>
                <w:noProof/>
                <w:webHidden/>
              </w:rPr>
              <w:tab/>
              <w:delText>25</w:delText>
            </w:r>
          </w:del>
        </w:p>
        <w:p w14:paraId="2BF0DFD0" w14:textId="1F3E87DD" w:rsidR="00E05748" w:rsidDel="00456515" w:rsidRDefault="00E05748" w:rsidP="00E05748">
          <w:pPr>
            <w:pStyle w:val="TDC2"/>
            <w:rPr>
              <w:del w:id="130" w:author="Juan Carlos de Alfonso Juliá" w:date="2020-04-08T11:46:00Z"/>
              <w:rFonts w:cstheme="minorBidi"/>
              <w:noProof/>
              <w:sz w:val="24"/>
              <w:szCs w:val="24"/>
            </w:rPr>
            <w:pPrChange w:id="131" w:author="Juan Carlos de Alfonso Juliá" w:date="2020-04-08T11:43:00Z">
              <w:pPr>
                <w:pStyle w:val="TDC2"/>
                <w:tabs>
                  <w:tab w:val="right" w:leader="dot" w:pos="8488"/>
                </w:tabs>
              </w:pPr>
            </w:pPrChange>
          </w:pPr>
          <w:del w:id="132" w:author="Juan Carlos de Alfonso Juliá" w:date="2020-04-08T11:46:00Z">
            <w:r w:rsidRPr="00456515" w:rsidDel="00456515">
              <w:rPr>
                <w:rStyle w:val="Hipervnculo"/>
                <w:noProof/>
              </w:rPr>
              <w:delText>Introducción</w:delText>
            </w:r>
            <w:r w:rsidDel="00456515">
              <w:rPr>
                <w:noProof/>
                <w:webHidden/>
              </w:rPr>
              <w:tab/>
              <w:delText>25</w:delText>
            </w:r>
          </w:del>
        </w:p>
        <w:p w14:paraId="52C6FDE9" w14:textId="2367DB21" w:rsidR="00E05748" w:rsidDel="00456515" w:rsidRDefault="00E05748" w:rsidP="00E05748">
          <w:pPr>
            <w:pStyle w:val="TDC2"/>
            <w:rPr>
              <w:del w:id="133" w:author="Juan Carlos de Alfonso Juliá" w:date="2020-04-08T11:46:00Z"/>
              <w:rFonts w:cstheme="minorBidi"/>
              <w:noProof/>
              <w:sz w:val="24"/>
              <w:szCs w:val="24"/>
            </w:rPr>
            <w:pPrChange w:id="134" w:author="Juan Carlos de Alfonso Juliá" w:date="2020-04-08T11:43:00Z">
              <w:pPr>
                <w:pStyle w:val="TDC2"/>
                <w:tabs>
                  <w:tab w:val="right" w:leader="dot" w:pos="8488"/>
                </w:tabs>
              </w:pPr>
            </w:pPrChange>
          </w:pPr>
          <w:del w:id="135" w:author="Juan Carlos de Alfonso Juliá" w:date="2020-04-08T11:46:00Z">
            <w:r w:rsidRPr="00456515" w:rsidDel="00456515">
              <w:rPr>
                <w:rStyle w:val="Hipervnculo"/>
                <w:noProof/>
              </w:rPr>
              <w:delText>Vista teórica</w:delText>
            </w:r>
            <w:r w:rsidDel="00456515">
              <w:rPr>
                <w:noProof/>
                <w:webHidden/>
              </w:rPr>
              <w:tab/>
              <w:delText>25</w:delText>
            </w:r>
          </w:del>
        </w:p>
        <w:p w14:paraId="3707BB32" w14:textId="72691AFF" w:rsidR="00E05748" w:rsidDel="00456515" w:rsidRDefault="00E05748" w:rsidP="00DC23A6">
          <w:pPr>
            <w:pStyle w:val="TDC3"/>
            <w:rPr>
              <w:del w:id="136" w:author="Juan Carlos de Alfonso Juliá" w:date="2020-04-08T11:46:00Z"/>
              <w:rFonts w:cstheme="minorBidi"/>
              <w:noProof/>
              <w:sz w:val="24"/>
              <w:szCs w:val="24"/>
            </w:rPr>
            <w:pPrChange w:id="137" w:author="Juan Carlos de Alfonso Juliá" w:date="2020-04-08T11:44:00Z">
              <w:pPr>
                <w:pStyle w:val="TDC3"/>
                <w:tabs>
                  <w:tab w:val="right" w:leader="dot" w:pos="8488"/>
                </w:tabs>
              </w:pPr>
            </w:pPrChange>
          </w:pPr>
          <w:del w:id="138" w:author="Juan Carlos de Alfonso Juliá" w:date="2020-04-08T11:46:00Z">
            <w:r w:rsidRPr="00456515" w:rsidDel="00456515">
              <w:rPr>
                <w:rStyle w:val="Hipervnculo"/>
                <w:noProof/>
              </w:rPr>
              <w:delText>Clasificación vs detección</w:delText>
            </w:r>
            <w:r w:rsidDel="00456515">
              <w:rPr>
                <w:noProof/>
                <w:webHidden/>
              </w:rPr>
              <w:tab/>
              <w:delText>25</w:delText>
            </w:r>
          </w:del>
        </w:p>
        <w:p w14:paraId="3EA5480D" w14:textId="588FB936" w:rsidR="00E05748" w:rsidDel="00456515" w:rsidRDefault="00E05748" w:rsidP="00DC23A6">
          <w:pPr>
            <w:pStyle w:val="TDC3"/>
            <w:rPr>
              <w:del w:id="139" w:author="Juan Carlos de Alfonso Juliá" w:date="2020-04-08T11:46:00Z"/>
              <w:rFonts w:cstheme="minorBidi"/>
              <w:noProof/>
              <w:sz w:val="24"/>
              <w:szCs w:val="24"/>
            </w:rPr>
            <w:pPrChange w:id="140" w:author="Juan Carlos de Alfonso Juliá" w:date="2020-04-08T11:44:00Z">
              <w:pPr>
                <w:pStyle w:val="TDC3"/>
                <w:tabs>
                  <w:tab w:val="right" w:leader="dot" w:pos="8488"/>
                </w:tabs>
              </w:pPr>
            </w:pPrChange>
          </w:pPr>
          <w:del w:id="141" w:author="Juan Carlos de Alfonso Juliá" w:date="2020-04-08T11:46:00Z">
            <w:r w:rsidRPr="00456515" w:rsidDel="00456515">
              <w:rPr>
                <w:rStyle w:val="Hipervnculo"/>
                <w:noProof/>
              </w:rPr>
              <w:delText>SSD – Single shot detector</w:delText>
            </w:r>
            <w:r w:rsidDel="00456515">
              <w:rPr>
                <w:noProof/>
                <w:webHidden/>
              </w:rPr>
              <w:tab/>
              <w:delText>26</w:delText>
            </w:r>
          </w:del>
        </w:p>
        <w:p w14:paraId="65CA0139" w14:textId="0CB345FE" w:rsidR="00E05748" w:rsidDel="00456515" w:rsidRDefault="00E05748" w:rsidP="00E05748">
          <w:pPr>
            <w:pStyle w:val="TDC2"/>
            <w:rPr>
              <w:del w:id="142" w:author="Juan Carlos de Alfonso Juliá" w:date="2020-04-08T11:46:00Z"/>
              <w:rFonts w:cstheme="minorBidi"/>
              <w:noProof/>
              <w:sz w:val="24"/>
              <w:szCs w:val="24"/>
            </w:rPr>
            <w:pPrChange w:id="143" w:author="Juan Carlos de Alfonso Juliá" w:date="2020-04-08T11:43:00Z">
              <w:pPr>
                <w:pStyle w:val="TDC2"/>
                <w:tabs>
                  <w:tab w:val="right" w:leader="dot" w:pos="8488"/>
                </w:tabs>
              </w:pPr>
            </w:pPrChange>
          </w:pPr>
          <w:del w:id="144" w:author="Juan Carlos de Alfonso Juliá" w:date="2020-04-08T11:46:00Z">
            <w:r w:rsidRPr="00456515" w:rsidDel="00456515">
              <w:rPr>
                <w:rStyle w:val="Hipervnculo"/>
                <w:noProof/>
              </w:rPr>
              <w:delText>TensorFlow API</w:delText>
            </w:r>
            <w:r w:rsidDel="00456515">
              <w:rPr>
                <w:noProof/>
                <w:webHidden/>
              </w:rPr>
              <w:tab/>
              <w:delText>27</w:delText>
            </w:r>
          </w:del>
        </w:p>
        <w:p w14:paraId="119DD422" w14:textId="320E1F13" w:rsidR="00E05748" w:rsidDel="00456515" w:rsidRDefault="00E05748" w:rsidP="00E05748">
          <w:pPr>
            <w:pStyle w:val="TDC2"/>
            <w:rPr>
              <w:del w:id="145" w:author="Juan Carlos de Alfonso Juliá" w:date="2020-04-08T11:46:00Z"/>
              <w:rFonts w:cstheme="minorBidi"/>
              <w:noProof/>
              <w:sz w:val="24"/>
              <w:szCs w:val="24"/>
            </w:rPr>
            <w:pPrChange w:id="146" w:author="Juan Carlos de Alfonso Juliá" w:date="2020-04-08T11:43:00Z">
              <w:pPr>
                <w:pStyle w:val="TDC2"/>
                <w:tabs>
                  <w:tab w:val="right" w:leader="dot" w:pos="8488"/>
                </w:tabs>
              </w:pPr>
            </w:pPrChange>
          </w:pPr>
          <w:del w:id="147" w:author="Juan Carlos de Alfonso Juliá" w:date="2020-04-08T11:46:00Z">
            <w:r w:rsidRPr="00456515" w:rsidDel="00456515">
              <w:rPr>
                <w:rStyle w:val="Hipervnculo"/>
                <w:noProof/>
              </w:rPr>
              <w:delText>Comparación de modelos pre-entrenados</w:delText>
            </w:r>
            <w:r w:rsidDel="00456515">
              <w:rPr>
                <w:noProof/>
                <w:webHidden/>
              </w:rPr>
              <w:tab/>
              <w:delText>27</w:delText>
            </w:r>
          </w:del>
        </w:p>
        <w:p w14:paraId="6EDFC975" w14:textId="692ED22B" w:rsidR="00E05748" w:rsidDel="00456515" w:rsidRDefault="00E05748" w:rsidP="00E05748">
          <w:pPr>
            <w:pStyle w:val="TDC2"/>
            <w:rPr>
              <w:del w:id="148" w:author="Juan Carlos de Alfonso Juliá" w:date="2020-04-08T11:46:00Z"/>
              <w:rFonts w:cstheme="minorBidi"/>
              <w:noProof/>
              <w:sz w:val="24"/>
              <w:szCs w:val="24"/>
            </w:rPr>
            <w:pPrChange w:id="149" w:author="Juan Carlos de Alfonso Juliá" w:date="2020-04-08T11:43:00Z">
              <w:pPr>
                <w:pStyle w:val="TDC2"/>
                <w:tabs>
                  <w:tab w:val="right" w:leader="dot" w:pos="8488"/>
                </w:tabs>
              </w:pPr>
            </w:pPrChange>
          </w:pPr>
          <w:del w:id="150" w:author="Juan Carlos de Alfonso Juliá" w:date="2020-04-08T11:46:00Z">
            <w:r w:rsidRPr="00456515" w:rsidDel="00456515">
              <w:rPr>
                <w:rStyle w:val="Hipervnculo"/>
                <w:noProof/>
              </w:rPr>
              <w:delText>Funcionamiento interno.</w:delText>
            </w:r>
            <w:r w:rsidDel="00456515">
              <w:rPr>
                <w:noProof/>
                <w:webHidden/>
              </w:rPr>
              <w:tab/>
              <w:delText>28</w:delText>
            </w:r>
          </w:del>
        </w:p>
        <w:p w14:paraId="1A4074AF" w14:textId="67BE203A" w:rsidR="00E05748" w:rsidDel="00456515" w:rsidRDefault="00E05748" w:rsidP="00E05748">
          <w:pPr>
            <w:pStyle w:val="TDC1"/>
            <w:rPr>
              <w:del w:id="151" w:author="Juan Carlos de Alfonso Juliá" w:date="2020-04-08T11:46:00Z"/>
              <w:rFonts w:cstheme="minorBidi"/>
              <w:noProof/>
            </w:rPr>
            <w:pPrChange w:id="152" w:author="Juan Carlos de Alfonso Juliá" w:date="2020-04-08T11:43:00Z">
              <w:pPr>
                <w:pStyle w:val="TDC1"/>
                <w:tabs>
                  <w:tab w:val="right" w:leader="dot" w:pos="8488"/>
                </w:tabs>
              </w:pPr>
            </w:pPrChange>
          </w:pPr>
          <w:del w:id="153" w:author="Juan Carlos de Alfonso Juliá" w:date="2020-04-08T11:46:00Z">
            <w:r w:rsidRPr="00456515" w:rsidDel="00456515">
              <w:rPr>
                <w:rStyle w:val="Hipervnculo"/>
                <w:noProof/>
              </w:rPr>
              <w:delText>Etapa 6: Controlador y flujo de funcionamiento.</w:delText>
            </w:r>
            <w:r w:rsidDel="00456515">
              <w:rPr>
                <w:noProof/>
                <w:webHidden/>
              </w:rPr>
              <w:tab/>
              <w:delText>29</w:delText>
            </w:r>
          </w:del>
        </w:p>
        <w:p w14:paraId="35C915B2" w14:textId="4D3768F0" w:rsidR="00E05748" w:rsidDel="00456515" w:rsidRDefault="00E05748" w:rsidP="00DC23A6">
          <w:pPr>
            <w:pStyle w:val="TDC3"/>
            <w:rPr>
              <w:del w:id="154" w:author="Juan Carlos de Alfonso Juliá" w:date="2020-04-08T11:46:00Z"/>
              <w:rFonts w:cstheme="minorBidi"/>
              <w:noProof/>
              <w:sz w:val="24"/>
              <w:szCs w:val="24"/>
            </w:rPr>
            <w:pPrChange w:id="155" w:author="Juan Carlos de Alfonso Juliá" w:date="2020-04-08T11:44:00Z">
              <w:pPr>
                <w:pStyle w:val="TDC3"/>
                <w:tabs>
                  <w:tab w:val="right" w:leader="dot" w:pos="8488"/>
                </w:tabs>
              </w:pPr>
            </w:pPrChange>
          </w:pPr>
          <w:del w:id="156" w:author="Juan Carlos de Alfonso Juliá" w:date="2020-04-08T11:46:00Z">
            <w:r w:rsidRPr="00456515" w:rsidDel="00456515">
              <w:rPr>
                <w:rStyle w:val="Hipervnculo"/>
                <w:noProof/>
              </w:rPr>
              <w:delText>Ejecución del controlador</w:delText>
            </w:r>
            <w:r w:rsidDel="00456515">
              <w:rPr>
                <w:noProof/>
                <w:webHidden/>
              </w:rPr>
              <w:tab/>
              <w:delText>29</w:delText>
            </w:r>
          </w:del>
        </w:p>
        <w:p w14:paraId="7E52295F" w14:textId="0DC2867F" w:rsidR="00E05748" w:rsidDel="00456515" w:rsidRDefault="00E05748" w:rsidP="00DC23A6">
          <w:pPr>
            <w:pStyle w:val="TDC3"/>
            <w:rPr>
              <w:del w:id="157" w:author="Juan Carlos de Alfonso Juliá" w:date="2020-04-08T11:46:00Z"/>
              <w:rFonts w:cstheme="minorBidi"/>
              <w:noProof/>
              <w:sz w:val="24"/>
              <w:szCs w:val="24"/>
            </w:rPr>
            <w:pPrChange w:id="158" w:author="Juan Carlos de Alfonso Juliá" w:date="2020-04-08T11:44:00Z">
              <w:pPr>
                <w:pStyle w:val="TDC3"/>
                <w:tabs>
                  <w:tab w:val="right" w:leader="dot" w:pos="8488"/>
                </w:tabs>
              </w:pPr>
            </w:pPrChange>
          </w:pPr>
          <w:del w:id="159" w:author="Juan Carlos de Alfonso Juliá" w:date="2020-04-08T11:46:00Z">
            <w:r w:rsidRPr="00456515" w:rsidDel="00456515">
              <w:rPr>
                <w:rStyle w:val="Hipervnculo"/>
                <w:noProof/>
              </w:rPr>
              <w:delText>Estructura interna</w:delText>
            </w:r>
            <w:r w:rsidDel="00456515">
              <w:rPr>
                <w:noProof/>
                <w:webHidden/>
              </w:rPr>
              <w:tab/>
              <w:delText>30</w:delText>
            </w:r>
          </w:del>
        </w:p>
        <w:p w14:paraId="310A2E4E" w14:textId="201FC0C7" w:rsidR="00E05748" w:rsidDel="00456515" w:rsidRDefault="00E05748" w:rsidP="00E05748">
          <w:pPr>
            <w:pStyle w:val="TDC1"/>
            <w:rPr>
              <w:del w:id="160" w:author="Juan Carlos de Alfonso Juliá" w:date="2020-04-08T11:46:00Z"/>
              <w:rFonts w:cstheme="minorBidi"/>
              <w:noProof/>
            </w:rPr>
            <w:pPrChange w:id="161" w:author="Juan Carlos de Alfonso Juliá" w:date="2020-04-08T11:43:00Z">
              <w:pPr>
                <w:pStyle w:val="TDC1"/>
                <w:tabs>
                  <w:tab w:val="right" w:leader="dot" w:pos="8488"/>
                </w:tabs>
              </w:pPr>
            </w:pPrChange>
          </w:pPr>
          <w:del w:id="162" w:author="Juan Carlos de Alfonso Juliá" w:date="2020-04-08T11:46:00Z">
            <w:r w:rsidRPr="00456515" w:rsidDel="00456515">
              <w:rPr>
                <w:rStyle w:val="Hipervnculo"/>
                <w:noProof/>
              </w:rPr>
              <w:delText>Etapa 7: Pruebas finales.</w:delText>
            </w:r>
            <w:r w:rsidDel="00456515">
              <w:rPr>
                <w:noProof/>
                <w:webHidden/>
              </w:rPr>
              <w:tab/>
              <w:delText>30</w:delText>
            </w:r>
          </w:del>
        </w:p>
        <w:p w14:paraId="6E9F257F" w14:textId="2A5B4F30" w:rsidR="00E05748" w:rsidDel="00456515" w:rsidRDefault="00E05748" w:rsidP="00E05748">
          <w:pPr>
            <w:pStyle w:val="TDC1"/>
            <w:rPr>
              <w:del w:id="163" w:author="Juan Carlos de Alfonso Juliá" w:date="2020-04-08T11:46:00Z"/>
              <w:rFonts w:cstheme="minorBidi"/>
              <w:noProof/>
            </w:rPr>
            <w:pPrChange w:id="164" w:author="Juan Carlos de Alfonso Juliá" w:date="2020-04-08T11:43:00Z">
              <w:pPr>
                <w:pStyle w:val="TDC1"/>
                <w:tabs>
                  <w:tab w:val="right" w:leader="dot" w:pos="8488"/>
                </w:tabs>
              </w:pPr>
            </w:pPrChange>
          </w:pPr>
          <w:del w:id="165" w:author="Juan Carlos de Alfonso Juliá" w:date="2020-04-08T11:46:00Z">
            <w:r w:rsidRPr="00456515" w:rsidDel="00456515">
              <w:rPr>
                <w:rStyle w:val="Hipervnculo"/>
                <w:noProof/>
              </w:rPr>
              <w:delText>Conclusiones.</w:delText>
            </w:r>
            <w:r w:rsidDel="00456515">
              <w:rPr>
                <w:noProof/>
                <w:webHidden/>
              </w:rPr>
              <w:tab/>
              <w:delText>30</w:delText>
            </w:r>
          </w:del>
        </w:p>
        <w:p w14:paraId="6A6E7E0F" w14:textId="7D99770F" w:rsidR="00E05748" w:rsidDel="00456515" w:rsidRDefault="00E05748" w:rsidP="00E05748">
          <w:pPr>
            <w:pStyle w:val="TDC1"/>
            <w:rPr>
              <w:del w:id="166" w:author="Juan Carlos de Alfonso Juliá" w:date="2020-04-08T11:46:00Z"/>
              <w:rFonts w:cstheme="minorBidi"/>
              <w:noProof/>
            </w:rPr>
            <w:pPrChange w:id="167" w:author="Juan Carlos de Alfonso Juliá" w:date="2020-04-08T11:43:00Z">
              <w:pPr>
                <w:pStyle w:val="TDC1"/>
                <w:tabs>
                  <w:tab w:val="right" w:leader="dot" w:pos="8488"/>
                </w:tabs>
              </w:pPr>
            </w:pPrChange>
          </w:pPr>
          <w:del w:id="168" w:author="Juan Carlos de Alfonso Juliá" w:date="2020-04-08T11:46:00Z">
            <w:r w:rsidRPr="00456515" w:rsidDel="00456515">
              <w:rPr>
                <w:rStyle w:val="Hipervnculo"/>
                <w:noProof/>
              </w:rPr>
              <w:delText>Bibliografía.</w:delText>
            </w:r>
            <w:r w:rsidDel="00456515">
              <w:rPr>
                <w:noProof/>
                <w:webHidden/>
              </w:rPr>
              <w:tab/>
              <w:delText>30</w:delText>
            </w:r>
          </w:del>
        </w:p>
        <w:p w14:paraId="3824C6F3" w14:textId="2BE6E848" w:rsidR="00CE6DD9" w:rsidDel="00E05748" w:rsidRDefault="00CE6DD9">
          <w:pPr>
            <w:pStyle w:val="TDC1"/>
            <w:rPr>
              <w:del w:id="169" w:author="Juan Carlos de Alfonso Juliá" w:date="2020-04-08T11:43:00Z"/>
              <w:rFonts w:cstheme="minorBidi"/>
              <w:b w:val="0"/>
              <w:bCs w:val="0"/>
              <w:i w:val="0"/>
              <w:iCs w:val="0"/>
              <w:noProof/>
            </w:rPr>
          </w:pPr>
          <w:del w:id="170" w:author="Juan Carlos de Alfonso Juliá" w:date="2020-04-08T11:43:00Z">
            <w:r w:rsidRPr="00E05748" w:rsidDel="00E05748">
              <w:rPr>
                <w:noProof/>
                <w:rPrChange w:id="171" w:author="Juan Carlos de Alfonso Juliá" w:date="2020-04-08T11:43:00Z">
                  <w:rPr>
                    <w:rStyle w:val="Hipervnculo"/>
                    <w:noProof/>
                  </w:rPr>
                </w:rPrChange>
              </w:rPr>
              <w:delText>Índice</w:delText>
            </w:r>
            <w:r w:rsidDel="00E05748">
              <w:rPr>
                <w:noProof/>
                <w:webHidden/>
              </w:rPr>
              <w:tab/>
              <w:delText>2</w:delText>
            </w:r>
          </w:del>
        </w:p>
        <w:p w14:paraId="75F133FD" w14:textId="657C376D" w:rsidR="00CE6DD9" w:rsidDel="00E05748" w:rsidRDefault="00CE6DD9">
          <w:pPr>
            <w:pStyle w:val="TDC1"/>
            <w:rPr>
              <w:del w:id="172" w:author="Juan Carlos de Alfonso Juliá" w:date="2020-04-08T11:43:00Z"/>
              <w:rFonts w:cstheme="minorBidi"/>
              <w:b w:val="0"/>
              <w:bCs w:val="0"/>
              <w:i w:val="0"/>
              <w:iCs w:val="0"/>
              <w:noProof/>
            </w:rPr>
          </w:pPr>
          <w:del w:id="173" w:author="Juan Carlos de Alfonso Juliá" w:date="2020-04-08T11:43:00Z">
            <w:r w:rsidRPr="00E05748" w:rsidDel="00E05748">
              <w:rPr>
                <w:noProof/>
                <w:rPrChange w:id="174" w:author="Juan Carlos de Alfonso Juliá" w:date="2020-04-08T11:43:00Z">
                  <w:rPr>
                    <w:rStyle w:val="Hipervnculo"/>
                    <w:noProof/>
                  </w:rPr>
                </w:rPrChange>
              </w:rPr>
              <w:delText>Resumen.</w:delText>
            </w:r>
            <w:r w:rsidDel="00E05748">
              <w:rPr>
                <w:noProof/>
                <w:webHidden/>
              </w:rPr>
              <w:tab/>
              <w:delText>4</w:delText>
            </w:r>
          </w:del>
        </w:p>
        <w:p w14:paraId="41645756" w14:textId="733168FA" w:rsidR="00CE6DD9" w:rsidDel="00E05748" w:rsidRDefault="00CE6DD9">
          <w:pPr>
            <w:pStyle w:val="TDC1"/>
            <w:rPr>
              <w:del w:id="175" w:author="Juan Carlos de Alfonso Juliá" w:date="2020-04-08T11:43:00Z"/>
              <w:rFonts w:cstheme="minorBidi"/>
              <w:b w:val="0"/>
              <w:bCs w:val="0"/>
              <w:i w:val="0"/>
              <w:iCs w:val="0"/>
              <w:noProof/>
            </w:rPr>
          </w:pPr>
          <w:del w:id="176" w:author="Juan Carlos de Alfonso Juliá" w:date="2020-04-08T11:43:00Z">
            <w:r w:rsidRPr="00E05748" w:rsidDel="00E05748">
              <w:rPr>
                <w:noProof/>
                <w:rPrChange w:id="177" w:author="Juan Carlos de Alfonso Juliá" w:date="2020-04-08T11:43:00Z">
                  <w:rPr>
                    <w:rStyle w:val="Hipervnculo"/>
                    <w:noProof/>
                  </w:rPr>
                </w:rPrChange>
              </w:rPr>
              <w:delText>Palabras clave.</w:delText>
            </w:r>
            <w:r w:rsidDel="00E05748">
              <w:rPr>
                <w:noProof/>
                <w:webHidden/>
              </w:rPr>
              <w:tab/>
              <w:delText>4</w:delText>
            </w:r>
          </w:del>
        </w:p>
        <w:p w14:paraId="417763C5" w14:textId="4BC9AEE6" w:rsidR="00CE6DD9" w:rsidDel="00E05748" w:rsidRDefault="00CE6DD9">
          <w:pPr>
            <w:pStyle w:val="TDC1"/>
            <w:rPr>
              <w:del w:id="178" w:author="Juan Carlos de Alfonso Juliá" w:date="2020-04-08T11:43:00Z"/>
              <w:rFonts w:cstheme="minorBidi"/>
              <w:b w:val="0"/>
              <w:bCs w:val="0"/>
              <w:i w:val="0"/>
              <w:iCs w:val="0"/>
              <w:noProof/>
            </w:rPr>
          </w:pPr>
          <w:del w:id="179" w:author="Juan Carlos de Alfonso Juliá" w:date="2020-04-08T11:43:00Z">
            <w:r w:rsidRPr="00E05748" w:rsidDel="00E05748">
              <w:rPr>
                <w:noProof/>
                <w:rPrChange w:id="180" w:author="Juan Carlos de Alfonso Juliá" w:date="2020-04-08T11:43:00Z">
                  <w:rPr>
                    <w:rStyle w:val="Hipervnculo"/>
                    <w:noProof/>
                  </w:rPr>
                </w:rPrChange>
              </w:rPr>
              <w:delText>Introducción.</w:delText>
            </w:r>
            <w:r w:rsidDel="00E05748">
              <w:rPr>
                <w:noProof/>
                <w:webHidden/>
              </w:rPr>
              <w:tab/>
              <w:delText>4</w:delText>
            </w:r>
          </w:del>
        </w:p>
        <w:p w14:paraId="1C3B5B21" w14:textId="0A5F42EB" w:rsidR="00CE6DD9" w:rsidDel="00E05748" w:rsidRDefault="00CE6DD9">
          <w:pPr>
            <w:pStyle w:val="TDC2"/>
            <w:rPr>
              <w:del w:id="181" w:author="Juan Carlos de Alfonso Juliá" w:date="2020-04-08T11:43:00Z"/>
              <w:rFonts w:cstheme="minorBidi"/>
              <w:b w:val="0"/>
              <w:bCs w:val="0"/>
              <w:noProof/>
              <w:sz w:val="24"/>
              <w:szCs w:val="24"/>
            </w:rPr>
          </w:pPr>
          <w:del w:id="182" w:author="Juan Carlos de Alfonso Juliá" w:date="2020-04-08T11:43:00Z">
            <w:r w:rsidRPr="00E05748" w:rsidDel="00E05748">
              <w:rPr>
                <w:noProof/>
                <w:rPrChange w:id="183" w:author="Juan Carlos de Alfonso Juliá" w:date="2020-04-08T11:43:00Z">
                  <w:rPr>
                    <w:rStyle w:val="Hipervnculo"/>
                    <w:noProof/>
                  </w:rPr>
                </w:rPrChange>
              </w:rPr>
              <w:delText>Estructura del repositorio</w:delText>
            </w:r>
            <w:r w:rsidDel="00E05748">
              <w:rPr>
                <w:noProof/>
                <w:webHidden/>
              </w:rPr>
              <w:tab/>
              <w:delText>4</w:delText>
            </w:r>
          </w:del>
        </w:p>
        <w:p w14:paraId="2C23BD4F" w14:textId="2CA1D1BA" w:rsidR="00CE6DD9" w:rsidDel="00E05748" w:rsidRDefault="00CE6DD9">
          <w:pPr>
            <w:pStyle w:val="TDC1"/>
            <w:rPr>
              <w:del w:id="184" w:author="Juan Carlos de Alfonso Juliá" w:date="2020-04-08T11:43:00Z"/>
              <w:rFonts w:cstheme="minorBidi"/>
              <w:b w:val="0"/>
              <w:bCs w:val="0"/>
              <w:i w:val="0"/>
              <w:iCs w:val="0"/>
              <w:noProof/>
            </w:rPr>
          </w:pPr>
          <w:del w:id="185" w:author="Juan Carlos de Alfonso Juliá" w:date="2020-04-08T11:43:00Z">
            <w:r w:rsidRPr="00E05748" w:rsidDel="00E05748">
              <w:rPr>
                <w:noProof/>
                <w:rPrChange w:id="186" w:author="Juan Carlos de Alfonso Juliá" w:date="2020-04-08T11:43:00Z">
                  <w:rPr>
                    <w:rStyle w:val="Hipervnculo"/>
                    <w:noProof/>
                  </w:rPr>
                </w:rPrChange>
              </w:rPr>
              <w:delText>Etapa 1: Diseño y construcción.</w:delText>
            </w:r>
            <w:r w:rsidDel="00E05748">
              <w:rPr>
                <w:noProof/>
                <w:webHidden/>
              </w:rPr>
              <w:tab/>
              <w:delText>5</w:delText>
            </w:r>
          </w:del>
        </w:p>
        <w:p w14:paraId="72223BA4" w14:textId="39D0F002" w:rsidR="00CE6DD9" w:rsidDel="00E05748" w:rsidRDefault="00CE6DD9">
          <w:pPr>
            <w:pStyle w:val="TDC2"/>
            <w:rPr>
              <w:del w:id="187" w:author="Juan Carlos de Alfonso Juliá" w:date="2020-04-08T11:43:00Z"/>
              <w:rFonts w:cstheme="minorBidi"/>
              <w:b w:val="0"/>
              <w:bCs w:val="0"/>
              <w:noProof/>
              <w:sz w:val="24"/>
              <w:szCs w:val="24"/>
            </w:rPr>
          </w:pPr>
          <w:del w:id="188" w:author="Juan Carlos de Alfonso Juliá" w:date="2020-04-08T11:43:00Z">
            <w:r w:rsidRPr="00E05748" w:rsidDel="00E05748">
              <w:rPr>
                <w:noProof/>
                <w:rPrChange w:id="189" w:author="Juan Carlos de Alfonso Juliá" w:date="2020-04-08T11:43:00Z">
                  <w:rPr>
                    <w:rStyle w:val="Hipervnculo"/>
                    <w:noProof/>
                  </w:rPr>
                </w:rPrChange>
              </w:rPr>
              <w:delText>Diseño hardware</w:delText>
            </w:r>
            <w:r w:rsidDel="00E05748">
              <w:rPr>
                <w:noProof/>
                <w:webHidden/>
              </w:rPr>
              <w:tab/>
              <w:delText>5</w:delText>
            </w:r>
          </w:del>
        </w:p>
        <w:p w14:paraId="2656E868" w14:textId="50C06DF6" w:rsidR="00CE6DD9" w:rsidDel="00E05748" w:rsidRDefault="00CE6DD9">
          <w:pPr>
            <w:pStyle w:val="TDC3"/>
            <w:rPr>
              <w:del w:id="190" w:author="Juan Carlos de Alfonso Juliá" w:date="2020-04-08T11:43:00Z"/>
              <w:rFonts w:cstheme="minorBidi"/>
              <w:noProof/>
              <w:sz w:val="24"/>
              <w:szCs w:val="24"/>
            </w:rPr>
          </w:pPr>
          <w:del w:id="191" w:author="Juan Carlos de Alfonso Juliá" w:date="2020-04-08T11:43:00Z">
            <w:r w:rsidRPr="00E05748" w:rsidDel="00E05748">
              <w:rPr>
                <w:noProof/>
                <w:rPrChange w:id="192" w:author="Juan Carlos de Alfonso Juliá" w:date="2020-04-08T11:43:00Z">
                  <w:rPr>
                    <w:rStyle w:val="Hipervnculo"/>
                    <w:noProof/>
                  </w:rPr>
                </w:rPrChange>
              </w:rPr>
              <w:delText>Primer acercamiento: elementos que podemos necesitar.</w:delText>
            </w:r>
            <w:r w:rsidDel="00E05748">
              <w:rPr>
                <w:noProof/>
                <w:webHidden/>
              </w:rPr>
              <w:tab/>
              <w:delText>5</w:delText>
            </w:r>
          </w:del>
        </w:p>
        <w:p w14:paraId="6F1EB1EC" w14:textId="065C6C1E" w:rsidR="00CE6DD9" w:rsidDel="00E05748" w:rsidRDefault="00CE6DD9">
          <w:pPr>
            <w:pStyle w:val="TDC3"/>
            <w:rPr>
              <w:del w:id="193" w:author="Juan Carlos de Alfonso Juliá" w:date="2020-04-08T11:43:00Z"/>
              <w:rFonts w:cstheme="minorBidi"/>
              <w:noProof/>
              <w:sz w:val="24"/>
              <w:szCs w:val="24"/>
            </w:rPr>
          </w:pPr>
          <w:del w:id="194" w:author="Juan Carlos de Alfonso Juliá" w:date="2020-04-08T11:43:00Z">
            <w:r w:rsidRPr="00E05748" w:rsidDel="00E05748">
              <w:rPr>
                <w:noProof/>
                <w:rPrChange w:id="195" w:author="Juan Carlos de Alfonso Juliá" w:date="2020-04-08T11:43:00Z">
                  <w:rPr>
                    <w:rStyle w:val="Hipervnculo"/>
                    <w:noProof/>
                  </w:rPr>
                </w:rPrChange>
              </w:rPr>
              <w:delText>Segundo acercamiento: Selección concreta de componentes.</w:delText>
            </w:r>
            <w:r w:rsidDel="00E05748">
              <w:rPr>
                <w:noProof/>
                <w:webHidden/>
              </w:rPr>
              <w:tab/>
              <w:delText>5</w:delText>
            </w:r>
          </w:del>
        </w:p>
        <w:p w14:paraId="079CAA44" w14:textId="5B1A2B49" w:rsidR="00CE6DD9" w:rsidDel="00E05748" w:rsidRDefault="00CE6DD9">
          <w:pPr>
            <w:pStyle w:val="TDC3"/>
            <w:rPr>
              <w:del w:id="196" w:author="Juan Carlos de Alfonso Juliá" w:date="2020-04-08T11:43:00Z"/>
              <w:rFonts w:cstheme="minorBidi"/>
              <w:noProof/>
              <w:sz w:val="24"/>
              <w:szCs w:val="24"/>
            </w:rPr>
          </w:pPr>
          <w:del w:id="197" w:author="Juan Carlos de Alfonso Juliá" w:date="2020-04-08T11:43:00Z">
            <w:r w:rsidRPr="00E05748" w:rsidDel="00E05748">
              <w:rPr>
                <w:noProof/>
                <w:rPrChange w:id="198" w:author="Juan Carlos de Alfonso Juliá" w:date="2020-04-08T11:43:00Z">
                  <w:rPr>
                    <w:rStyle w:val="Hipervnculo"/>
                    <w:noProof/>
                  </w:rPr>
                </w:rPrChange>
              </w:rPr>
              <w:delText>Estructura adicional impresa en 3d</w:delText>
            </w:r>
            <w:r w:rsidDel="00E05748">
              <w:rPr>
                <w:noProof/>
                <w:webHidden/>
              </w:rPr>
              <w:tab/>
              <w:delText>6</w:delText>
            </w:r>
          </w:del>
        </w:p>
        <w:p w14:paraId="203CAC2D" w14:textId="3D967DF4" w:rsidR="00CE6DD9" w:rsidDel="00E05748" w:rsidRDefault="00CE6DD9">
          <w:pPr>
            <w:pStyle w:val="TDC2"/>
            <w:rPr>
              <w:del w:id="199" w:author="Juan Carlos de Alfonso Juliá" w:date="2020-04-08T11:43:00Z"/>
              <w:rFonts w:cstheme="minorBidi"/>
              <w:b w:val="0"/>
              <w:bCs w:val="0"/>
              <w:noProof/>
              <w:sz w:val="24"/>
              <w:szCs w:val="24"/>
            </w:rPr>
          </w:pPr>
          <w:del w:id="200" w:author="Juan Carlos de Alfonso Juliá" w:date="2020-04-08T11:43:00Z">
            <w:r w:rsidRPr="00E05748" w:rsidDel="00E05748">
              <w:rPr>
                <w:noProof/>
                <w:rPrChange w:id="201" w:author="Juan Carlos de Alfonso Juliá" w:date="2020-04-08T11:43:00Z">
                  <w:rPr>
                    <w:rStyle w:val="Hipervnculo"/>
                    <w:noProof/>
                  </w:rPr>
                </w:rPrChange>
              </w:rPr>
              <w:delText>Construcción final del prototipo.</w:delText>
            </w:r>
            <w:r w:rsidDel="00E05748">
              <w:rPr>
                <w:noProof/>
                <w:webHidden/>
              </w:rPr>
              <w:tab/>
              <w:delText>7</w:delText>
            </w:r>
          </w:del>
        </w:p>
        <w:p w14:paraId="52A5FA09" w14:textId="3719C6E3" w:rsidR="00CE6DD9" w:rsidDel="00E05748" w:rsidRDefault="00CE6DD9">
          <w:pPr>
            <w:pStyle w:val="TDC3"/>
            <w:rPr>
              <w:del w:id="202" w:author="Juan Carlos de Alfonso Juliá" w:date="2020-04-08T11:43:00Z"/>
              <w:rFonts w:cstheme="minorBidi"/>
              <w:noProof/>
              <w:sz w:val="24"/>
              <w:szCs w:val="24"/>
            </w:rPr>
          </w:pPr>
          <w:del w:id="203" w:author="Juan Carlos de Alfonso Juliá" w:date="2020-04-08T11:43:00Z">
            <w:r w:rsidRPr="00E05748" w:rsidDel="00E05748">
              <w:rPr>
                <w:noProof/>
                <w:rPrChange w:id="204" w:author="Juan Carlos de Alfonso Juliá" w:date="2020-04-08T11:43:00Z">
                  <w:rPr>
                    <w:rStyle w:val="Hipervnculo"/>
                    <w:noProof/>
                  </w:rPr>
                </w:rPrChange>
              </w:rPr>
              <w:delText>Conexión de los variadores</w:delText>
            </w:r>
            <w:r w:rsidDel="00E05748">
              <w:rPr>
                <w:noProof/>
                <w:webHidden/>
              </w:rPr>
              <w:tab/>
              <w:delText>7</w:delText>
            </w:r>
          </w:del>
        </w:p>
        <w:p w14:paraId="4476143E" w14:textId="6E2B11CF" w:rsidR="00CE6DD9" w:rsidDel="00E05748" w:rsidRDefault="00CE6DD9">
          <w:pPr>
            <w:pStyle w:val="TDC3"/>
            <w:rPr>
              <w:del w:id="205" w:author="Juan Carlos de Alfonso Juliá" w:date="2020-04-08T11:43:00Z"/>
              <w:rFonts w:cstheme="minorBidi"/>
              <w:noProof/>
              <w:sz w:val="24"/>
              <w:szCs w:val="24"/>
            </w:rPr>
          </w:pPr>
          <w:del w:id="206" w:author="Juan Carlos de Alfonso Juliá" w:date="2020-04-08T11:43:00Z">
            <w:r w:rsidRPr="00E05748" w:rsidDel="00E05748">
              <w:rPr>
                <w:noProof/>
                <w:rPrChange w:id="207" w:author="Juan Carlos de Alfonso Juliá" w:date="2020-04-08T11:43:00Z">
                  <w:rPr>
                    <w:rStyle w:val="Hipervnculo"/>
                    <w:noProof/>
                  </w:rPr>
                </w:rPrChange>
              </w:rPr>
              <w:delText>Instalación de las hélices y motores</w:delText>
            </w:r>
            <w:r w:rsidDel="00E05748">
              <w:rPr>
                <w:noProof/>
                <w:webHidden/>
              </w:rPr>
              <w:tab/>
              <w:delText>9</w:delText>
            </w:r>
          </w:del>
        </w:p>
        <w:p w14:paraId="00F37AB9" w14:textId="222DA5DB" w:rsidR="00CE6DD9" w:rsidDel="00E05748" w:rsidRDefault="00CE6DD9">
          <w:pPr>
            <w:pStyle w:val="TDC2"/>
            <w:rPr>
              <w:del w:id="208" w:author="Juan Carlos de Alfonso Juliá" w:date="2020-04-08T11:43:00Z"/>
              <w:rFonts w:cstheme="minorBidi"/>
              <w:b w:val="0"/>
              <w:bCs w:val="0"/>
              <w:noProof/>
              <w:sz w:val="24"/>
              <w:szCs w:val="24"/>
            </w:rPr>
          </w:pPr>
          <w:del w:id="209" w:author="Juan Carlos de Alfonso Juliá" w:date="2020-04-08T11:43:00Z">
            <w:r w:rsidRPr="00E05748" w:rsidDel="00E05748">
              <w:rPr>
                <w:noProof/>
                <w:rPrChange w:id="210" w:author="Juan Carlos de Alfonso Juliá" w:date="2020-04-08T11:43:00Z">
                  <w:rPr>
                    <w:rStyle w:val="Hipervnculo"/>
                    <w:noProof/>
                  </w:rPr>
                </w:rPrChange>
              </w:rPr>
              <w:delText>Colocación del resto de componentes</w:delText>
            </w:r>
            <w:r w:rsidDel="00E05748">
              <w:rPr>
                <w:noProof/>
                <w:webHidden/>
              </w:rPr>
              <w:tab/>
              <w:delText>10</w:delText>
            </w:r>
          </w:del>
        </w:p>
        <w:p w14:paraId="17B7C9C6" w14:textId="2BCFBE5C" w:rsidR="00CE6DD9" w:rsidDel="00E05748" w:rsidRDefault="00CE6DD9">
          <w:pPr>
            <w:pStyle w:val="TDC1"/>
            <w:rPr>
              <w:del w:id="211" w:author="Juan Carlos de Alfonso Juliá" w:date="2020-04-08T11:43:00Z"/>
              <w:rFonts w:cstheme="minorBidi"/>
              <w:b w:val="0"/>
              <w:bCs w:val="0"/>
              <w:i w:val="0"/>
              <w:iCs w:val="0"/>
              <w:noProof/>
            </w:rPr>
          </w:pPr>
          <w:del w:id="212" w:author="Juan Carlos de Alfonso Juliá" w:date="2020-04-08T11:43:00Z">
            <w:r w:rsidRPr="00E05748" w:rsidDel="00E05748">
              <w:rPr>
                <w:noProof/>
                <w:rPrChange w:id="213" w:author="Juan Carlos de Alfonso Juliá" w:date="2020-04-08T11:43:00Z">
                  <w:rPr>
                    <w:rStyle w:val="Hipervnculo"/>
                    <w:noProof/>
                  </w:rPr>
                </w:rPrChange>
              </w:rPr>
              <w:delText>Etapa 2: software del prototipo</w:delText>
            </w:r>
            <w:r w:rsidDel="00E05748">
              <w:rPr>
                <w:noProof/>
                <w:webHidden/>
              </w:rPr>
              <w:tab/>
              <w:delText>11</w:delText>
            </w:r>
          </w:del>
        </w:p>
        <w:p w14:paraId="00C47E1C" w14:textId="1D840CBB" w:rsidR="00CE6DD9" w:rsidDel="00E05748" w:rsidRDefault="00CE6DD9">
          <w:pPr>
            <w:pStyle w:val="TDC2"/>
            <w:rPr>
              <w:del w:id="214" w:author="Juan Carlos de Alfonso Juliá" w:date="2020-04-08T11:43:00Z"/>
              <w:rFonts w:cstheme="minorBidi"/>
              <w:b w:val="0"/>
              <w:bCs w:val="0"/>
              <w:noProof/>
              <w:sz w:val="24"/>
              <w:szCs w:val="24"/>
            </w:rPr>
          </w:pPr>
          <w:del w:id="215" w:author="Juan Carlos de Alfonso Juliá" w:date="2020-04-08T11:43:00Z">
            <w:r w:rsidRPr="00E05748" w:rsidDel="00E05748">
              <w:rPr>
                <w:noProof/>
                <w:rPrChange w:id="216" w:author="Juan Carlos de Alfonso Juliá" w:date="2020-04-08T11:43:00Z">
                  <w:rPr>
                    <w:rStyle w:val="Hipervnculo"/>
                    <w:noProof/>
                  </w:rPr>
                </w:rPrChange>
              </w:rPr>
              <w:delText>Sistema operativo</w:delText>
            </w:r>
            <w:r w:rsidDel="00E05748">
              <w:rPr>
                <w:noProof/>
                <w:webHidden/>
              </w:rPr>
              <w:tab/>
              <w:delText>11</w:delText>
            </w:r>
          </w:del>
        </w:p>
        <w:p w14:paraId="0D26BA99" w14:textId="7FB1EBB4" w:rsidR="00CE6DD9" w:rsidDel="00E05748" w:rsidRDefault="00CE6DD9">
          <w:pPr>
            <w:pStyle w:val="TDC2"/>
            <w:rPr>
              <w:del w:id="217" w:author="Juan Carlos de Alfonso Juliá" w:date="2020-04-08T11:43:00Z"/>
              <w:rFonts w:cstheme="minorBidi"/>
              <w:b w:val="0"/>
              <w:bCs w:val="0"/>
              <w:noProof/>
              <w:sz w:val="24"/>
              <w:szCs w:val="24"/>
            </w:rPr>
          </w:pPr>
          <w:del w:id="218" w:author="Juan Carlos de Alfonso Juliá" w:date="2020-04-08T11:43:00Z">
            <w:r w:rsidRPr="00E05748" w:rsidDel="00E05748">
              <w:rPr>
                <w:noProof/>
                <w:rPrChange w:id="219" w:author="Juan Carlos de Alfonso Juliá" w:date="2020-04-08T11:43:00Z">
                  <w:rPr>
                    <w:rStyle w:val="Hipervnculo"/>
                    <w:noProof/>
                  </w:rPr>
                </w:rPrChange>
              </w:rPr>
              <w:delText>Sistema de navegación inercial</w:delText>
            </w:r>
            <w:r w:rsidDel="00E05748">
              <w:rPr>
                <w:noProof/>
                <w:webHidden/>
              </w:rPr>
              <w:tab/>
              <w:delText>11</w:delText>
            </w:r>
          </w:del>
        </w:p>
        <w:p w14:paraId="21D1472E" w14:textId="448A6D0A" w:rsidR="00CE6DD9" w:rsidDel="00E05748" w:rsidRDefault="00CE6DD9">
          <w:pPr>
            <w:pStyle w:val="TDC3"/>
            <w:rPr>
              <w:del w:id="220" w:author="Juan Carlos de Alfonso Juliá" w:date="2020-04-08T11:43:00Z"/>
              <w:rFonts w:cstheme="minorBidi"/>
              <w:noProof/>
              <w:sz w:val="24"/>
              <w:szCs w:val="24"/>
            </w:rPr>
          </w:pPr>
          <w:del w:id="221" w:author="Juan Carlos de Alfonso Juliá" w:date="2020-04-08T11:43:00Z">
            <w:r w:rsidRPr="00E05748" w:rsidDel="00E05748">
              <w:rPr>
                <w:noProof/>
                <w:rPrChange w:id="222" w:author="Juan Carlos de Alfonso Juliá" w:date="2020-04-08T11:43:00Z">
                  <w:rPr>
                    <w:rStyle w:val="Hipervnculo"/>
                    <w:noProof/>
                  </w:rPr>
                </w:rPrChange>
              </w:rPr>
              <w:delText>Vista teórica</w:delText>
            </w:r>
            <w:r w:rsidDel="00E05748">
              <w:rPr>
                <w:noProof/>
                <w:webHidden/>
              </w:rPr>
              <w:tab/>
              <w:delText>11</w:delText>
            </w:r>
          </w:del>
        </w:p>
        <w:p w14:paraId="74A470E5" w14:textId="424D65A9" w:rsidR="00CE6DD9" w:rsidDel="00E05748" w:rsidRDefault="00CE6DD9">
          <w:pPr>
            <w:pStyle w:val="TDC3"/>
            <w:rPr>
              <w:del w:id="223" w:author="Juan Carlos de Alfonso Juliá" w:date="2020-04-08T11:43:00Z"/>
              <w:rFonts w:cstheme="minorBidi"/>
              <w:noProof/>
              <w:sz w:val="24"/>
              <w:szCs w:val="24"/>
            </w:rPr>
          </w:pPr>
          <w:del w:id="224" w:author="Juan Carlos de Alfonso Juliá" w:date="2020-04-08T11:43:00Z">
            <w:r w:rsidRPr="00E05748" w:rsidDel="00E05748">
              <w:rPr>
                <w:noProof/>
                <w:rPrChange w:id="225" w:author="Juan Carlos de Alfonso Juliá" w:date="2020-04-08T11:43:00Z">
                  <w:rPr>
                    <w:rStyle w:val="Hipervnculo"/>
                    <w:noProof/>
                  </w:rPr>
                </w:rPrChange>
              </w:rPr>
              <w:delText>Calibración del magnetómetro</w:delText>
            </w:r>
            <w:r w:rsidDel="00E05748">
              <w:rPr>
                <w:noProof/>
                <w:webHidden/>
              </w:rPr>
              <w:tab/>
              <w:delText>12</w:delText>
            </w:r>
          </w:del>
        </w:p>
        <w:p w14:paraId="638C0271" w14:textId="23AAB667" w:rsidR="00CE6DD9" w:rsidDel="00E05748" w:rsidRDefault="00CE6DD9">
          <w:pPr>
            <w:pStyle w:val="TDC2"/>
            <w:rPr>
              <w:del w:id="226" w:author="Juan Carlos de Alfonso Juliá" w:date="2020-04-08T11:43:00Z"/>
              <w:rFonts w:cstheme="minorBidi"/>
              <w:b w:val="0"/>
              <w:bCs w:val="0"/>
              <w:noProof/>
              <w:sz w:val="24"/>
              <w:szCs w:val="24"/>
            </w:rPr>
          </w:pPr>
          <w:del w:id="227" w:author="Juan Carlos de Alfonso Juliá" w:date="2020-04-08T11:43:00Z">
            <w:r w:rsidRPr="00E05748" w:rsidDel="00E05748">
              <w:rPr>
                <w:noProof/>
                <w:rPrChange w:id="228" w:author="Juan Carlos de Alfonso Juliá" w:date="2020-04-08T11:43:00Z">
                  <w:rPr>
                    <w:rStyle w:val="Hipervnculo"/>
                    <w:noProof/>
                  </w:rPr>
                </w:rPrChange>
              </w:rPr>
              <w:delText>Sensor barométrico</w:delText>
            </w:r>
            <w:r w:rsidDel="00E05748">
              <w:rPr>
                <w:noProof/>
                <w:webHidden/>
              </w:rPr>
              <w:tab/>
              <w:delText>13</w:delText>
            </w:r>
          </w:del>
        </w:p>
        <w:p w14:paraId="0D468FA2" w14:textId="32F21E39" w:rsidR="00CE6DD9" w:rsidDel="00E05748" w:rsidRDefault="00CE6DD9">
          <w:pPr>
            <w:pStyle w:val="TDC3"/>
            <w:rPr>
              <w:del w:id="229" w:author="Juan Carlos de Alfonso Juliá" w:date="2020-04-08T11:43:00Z"/>
              <w:rFonts w:cstheme="minorBidi"/>
              <w:noProof/>
              <w:sz w:val="24"/>
              <w:szCs w:val="24"/>
            </w:rPr>
          </w:pPr>
          <w:del w:id="230" w:author="Juan Carlos de Alfonso Juliá" w:date="2020-04-08T11:43:00Z">
            <w:r w:rsidRPr="00E05748" w:rsidDel="00E05748">
              <w:rPr>
                <w:noProof/>
                <w:rPrChange w:id="231" w:author="Juan Carlos de Alfonso Juliá" w:date="2020-04-08T11:43:00Z">
                  <w:rPr>
                    <w:rStyle w:val="Hipervnculo"/>
                    <w:noProof/>
                  </w:rPr>
                </w:rPrChange>
              </w:rPr>
              <w:delText>Vista teórica</w:delText>
            </w:r>
            <w:r w:rsidDel="00E05748">
              <w:rPr>
                <w:noProof/>
                <w:webHidden/>
              </w:rPr>
              <w:tab/>
              <w:delText>14</w:delText>
            </w:r>
          </w:del>
        </w:p>
        <w:p w14:paraId="6700E083" w14:textId="748B0F47" w:rsidR="00CE6DD9" w:rsidDel="00E05748" w:rsidRDefault="00CE6DD9">
          <w:pPr>
            <w:pStyle w:val="TDC3"/>
            <w:rPr>
              <w:del w:id="232" w:author="Juan Carlos de Alfonso Juliá" w:date="2020-04-08T11:43:00Z"/>
              <w:rFonts w:cstheme="minorBidi"/>
              <w:noProof/>
              <w:sz w:val="24"/>
              <w:szCs w:val="24"/>
            </w:rPr>
          </w:pPr>
          <w:del w:id="233" w:author="Juan Carlos de Alfonso Juliá" w:date="2020-04-08T11:43:00Z">
            <w:r w:rsidRPr="00E05748" w:rsidDel="00E05748">
              <w:rPr>
                <w:noProof/>
                <w:rPrChange w:id="234" w:author="Juan Carlos de Alfonso Juliá" w:date="2020-04-08T11:43:00Z">
                  <w:rPr>
                    <w:rStyle w:val="Hipervnculo"/>
                    <w:noProof/>
                  </w:rPr>
                </w:rPrChange>
              </w:rPr>
              <w:delText>Aplicación práctica</w:delText>
            </w:r>
            <w:r w:rsidDel="00E05748">
              <w:rPr>
                <w:noProof/>
                <w:webHidden/>
              </w:rPr>
              <w:tab/>
              <w:delText>14</w:delText>
            </w:r>
          </w:del>
        </w:p>
        <w:p w14:paraId="27B1F74E" w14:textId="0BD91F16" w:rsidR="00CE6DD9" w:rsidDel="00E05748" w:rsidRDefault="00CE6DD9">
          <w:pPr>
            <w:pStyle w:val="TDC2"/>
            <w:rPr>
              <w:del w:id="235" w:author="Juan Carlos de Alfonso Juliá" w:date="2020-04-08T11:43:00Z"/>
              <w:rFonts w:cstheme="minorBidi"/>
              <w:b w:val="0"/>
              <w:bCs w:val="0"/>
              <w:noProof/>
              <w:sz w:val="24"/>
              <w:szCs w:val="24"/>
            </w:rPr>
          </w:pPr>
          <w:del w:id="236" w:author="Juan Carlos de Alfonso Juliá" w:date="2020-04-08T11:43:00Z">
            <w:r w:rsidRPr="00E05748" w:rsidDel="00E05748">
              <w:rPr>
                <w:noProof/>
                <w:rPrChange w:id="237" w:author="Juan Carlos de Alfonso Juliá" w:date="2020-04-08T11:43:00Z">
                  <w:rPr>
                    <w:rStyle w:val="Hipervnculo"/>
                    <w:noProof/>
                  </w:rPr>
                </w:rPrChange>
              </w:rPr>
              <w:delText>RGB LED</w:delText>
            </w:r>
            <w:r w:rsidDel="00E05748">
              <w:rPr>
                <w:noProof/>
                <w:webHidden/>
              </w:rPr>
              <w:tab/>
              <w:delText>15</w:delText>
            </w:r>
          </w:del>
        </w:p>
        <w:p w14:paraId="71692C85" w14:textId="0FC0D95C" w:rsidR="00CE6DD9" w:rsidDel="00E05748" w:rsidRDefault="00CE6DD9">
          <w:pPr>
            <w:pStyle w:val="TDC2"/>
            <w:rPr>
              <w:del w:id="238" w:author="Juan Carlos de Alfonso Juliá" w:date="2020-04-08T11:43:00Z"/>
              <w:rFonts w:cstheme="minorBidi"/>
              <w:b w:val="0"/>
              <w:bCs w:val="0"/>
              <w:noProof/>
              <w:sz w:val="24"/>
              <w:szCs w:val="24"/>
            </w:rPr>
          </w:pPr>
          <w:del w:id="239" w:author="Juan Carlos de Alfonso Juliá" w:date="2020-04-08T11:43:00Z">
            <w:r w:rsidRPr="00E05748" w:rsidDel="00E05748">
              <w:rPr>
                <w:noProof/>
                <w:rPrChange w:id="240" w:author="Juan Carlos de Alfonso Juliá" w:date="2020-04-08T11:43:00Z">
                  <w:rPr>
                    <w:rStyle w:val="Hipervnculo"/>
                    <w:noProof/>
                  </w:rPr>
                </w:rPrChange>
              </w:rPr>
              <w:delText>Módulo GPS</w:delText>
            </w:r>
            <w:r w:rsidDel="00E05748">
              <w:rPr>
                <w:noProof/>
                <w:webHidden/>
              </w:rPr>
              <w:tab/>
              <w:delText>15</w:delText>
            </w:r>
          </w:del>
        </w:p>
        <w:p w14:paraId="6ADDEB91" w14:textId="140C3F59" w:rsidR="00CE6DD9" w:rsidDel="00E05748" w:rsidRDefault="00CE6DD9">
          <w:pPr>
            <w:pStyle w:val="TDC2"/>
            <w:rPr>
              <w:del w:id="241" w:author="Juan Carlos de Alfonso Juliá" w:date="2020-04-08T11:43:00Z"/>
              <w:rFonts w:cstheme="minorBidi"/>
              <w:b w:val="0"/>
              <w:bCs w:val="0"/>
              <w:noProof/>
              <w:sz w:val="24"/>
              <w:szCs w:val="24"/>
            </w:rPr>
          </w:pPr>
          <w:del w:id="242" w:author="Juan Carlos de Alfonso Juliá" w:date="2020-04-08T11:43:00Z">
            <w:r w:rsidRPr="00E05748" w:rsidDel="00E05748">
              <w:rPr>
                <w:noProof/>
                <w:rPrChange w:id="243" w:author="Juan Carlos de Alfonso Juliá" w:date="2020-04-08T11:43:00Z">
                  <w:rPr>
                    <w:rStyle w:val="Hipervnculo"/>
                    <w:noProof/>
                  </w:rPr>
                </w:rPrChange>
              </w:rPr>
              <w:delText>Controlador PWM</w:delText>
            </w:r>
            <w:r w:rsidDel="00E05748">
              <w:rPr>
                <w:noProof/>
                <w:webHidden/>
              </w:rPr>
              <w:tab/>
              <w:delText>15</w:delText>
            </w:r>
          </w:del>
        </w:p>
        <w:p w14:paraId="5EA30040" w14:textId="0E842BEB" w:rsidR="00CE6DD9" w:rsidDel="00E05748" w:rsidRDefault="00CE6DD9">
          <w:pPr>
            <w:pStyle w:val="TDC3"/>
            <w:rPr>
              <w:del w:id="244" w:author="Juan Carlos de Alfonso Juliá" w:date="2020-04-08T11:43:00Z"/>
              <w:rFonts w:cstheme="minorBidi"/>
              <w:noProof/>
              <w:sz w:val="24"/>
              <w:szCs w:val="24"/>
            </w:rPr>
          </w:pPr>
          <w:del w:id="245" w:author="Juan Carlos de Alfonso Juliá" w:date="2020-04-08T11:43:00Z">
            <w:r w:rsidRPr="00E05748" w:rsidDel="00E05748">
              <w:rPr>
                <w:noProof/>
                <w:rPrChange w:id="246" w:author="Juan Carlos de Alfonso Juliá" w:date="2020-04-08T11:43:00Z">
                  <w:rPr>
                    <w:rStyle w:val="Hipervnculo"/>
                    <w:noProof/>
                  </w:rPr>
                </w:rPrChange>
              </w:rPr>
              <w:delText>Vista teórica.</w:delText>
            </w:r>
            <w:r w:rsidDel="00E05748">
              <w:rPr>
                <w:noProof/>
                <w:webHidden/>
              </w:rPr>
              <w:tab/>
              <w:delText>15</w:delText>
            </w:r>
          </w:del>
        </w:p>
        <w:p w14:paraId="2E4D8AB7" w14:textId="0674C18F" w:rsidR="00CE6DD9" w:rsidDel="00E05748" w:rsidRDefault="00CE6DD9">
          <w:pPr>
            <w:pStyle w:val="TDC3"/>
            <w:rPr>
              <w:del w:id="247" w:author="Juan Carlos de Alfonso Juliá" w:date="2020-04-08T11:43:00Z"/>
              <w:rFonts w:cstheme="minorBidi"/>
              <w:noProof/>
              <w:sz w:val="24"/>
              <w:szCs w:val="24"/>
            </w:rPr>
          </w:pPr>
          <w:del w:id="248" w:author="Juan Carlos de Alfonso Juliá" w:date="2020-04-08T11:43:00Z">
            <w:r w:rsidRPr="00E05748" w:rsidDel="00E05748">
              <w:rPr>
                <w:noProof/>
                <w:rPrChange w:id="249" w:author="Juan Carlos de Alfonso Juliá" w:date="2020-04-08T11:43:00Z">
                  <w:rPr>
                    <w:rStyle w:val="Hipervnculo"/>
                    <w:noProof/>
                  </w:rPr>
                </w:rPrChange>
              </w:rPr>
              <w:delText>Aplicación práctica 1. Calibración de los variadores</w:delText>
            </w:r>
            <w:r w:rsidDel="00E05748">
              <w:rPr>
                <w:noProof/>
                <w:webHidden/>
              </w:rPr>
              <w:tab/>
              <w:delText>16</w:delText>
            </w:r>
          </w:del>
        </w:p>
        <w:p w14:paraId="6FCF64CC" w14:textId="2D0D5D76" w:rsidR="00CE6DD9" w:rsidDel="00E05748" w:rsidRDefault="00CE6DD9">
          <w:pPr>
            <w:pStyle w:val="TDC1"/>
            <w:rPr>
              <w:del w:id="250" w:author="Juan Carlos de Alfonso Juliá" w:date="2020-04-08T11:43:00Z"/>
              <w:rFonts w:cstheme="minorBidi"/>
              <w:b w:val="0"/>
              <w:bCs w:val="0"/>
              <w:i w:val="0"/>
              <w:iCs w:val="0"/>
              <w:noProof/>
            </w:rPr>
          </w:pPr>
          <w:del w:id="251" w:author="Juan Carlos de Alfonso Juliá" w:date="2020-04-08T11:43:00Z">
            <w:r w:rsidRPr="00E05748" w:rsidDel="00E05748">
              <w:rPr>
                <w:noProof/>
                <w:rPrChange w:id="252" w:author="Juan Carlos de Alfonso Juliá" w:date="2020-04-08T11:43:00Z">
                  <w:rPr>
                    <w:rStyle w:val="Hipervnculo"/>
                    <w:noProof/>
                  </w:rPr>
                </w:rPrChange>
              </w:rPr>
              <w:delText>Etapa 4: Diseño de una aplicación de control.</w:delText>
            </w:r>
            <w:r w:rsidDel="00E05748">
              <w:rPr>
                <w:noProof/>
                <w:webHidden/>
              </w:rPr>
              <w:tab/>
              <w:delText>16</w:delText>
            </w:r>
          </w:del>
        </w:p>
        <w:p w14:paraId="025AC98B" w14:textId="41E7D6D2" w:rsidR="00CE6DD9" w:rsidDel="00E05748" w:rsidRDefault="00CE6DD9">
          <w:pPr>
            <w:pStyle w:val="TDC2"/>
            <w:rPr>
              <w:del w:id="253" w:author="Juan Carlos de Alfonso Juliá" w:date="2020-04-08T11:43:00Z"/>
              <w:rFonts w:cstheme="minorBidi"/>
              <w:b w:val="0"/>
              <w:bCs w:val="0"/>
              <w:noProof/>
              <w:sz w:val="24"/>
              <w:szCs w:val="24"/>
            </w:rPr>
          </w:pPr>
          <w:del w:id="254" w:author="Juan Carlos de Alfonso Juliá" w:date="2020-04-08T11:43:00Z">
            <w:r w:rsidRPr="00E05748" w:rsidDel="00E05748">
              <w:rPr>
                <w:noProof/>
                <w:rPrChange w:id="255" w:author="Juan Carlos de Alfonso Juliá" w:date="2020-04-08T11:43:00Z">
                  <w:rPr>
                    <w:rStyle w:val="Hipervnculo"/>
                    <w:noProof/>
                  </w:rPr>
                </w:rPrChange>
              </w:rPr>
              <w:delText>Introducción.</w:delText>
            </w:r>
            <w:r w:rsidDel="00E05748">
              <w:rPr>
                <w:noProof/>
                <w:webHidden/>
              </w:rPr>
              <w:tab/>
              <w:delText>16</w:delText>
            </w:r>
          </w:del>
        </w:p>
        <w:p w14:paraId="6FF28E78" w14:textId="6FF4FD39" w:rsidR="00CE6DD9" w:rsidDel="00E05748" w:rsidRDefault="00CE6DD9">
          <w:pPr>
            <w:pStyle w:val="TDC2"/>
            <w:rPr>
              <w:del w:id="256" w:author="Juan Carlos de Alfonso Juliá" w:date="2020-04-08T11:43:00Z"/>
              <w:rFonts w:cstheme="minorBidi"/>
              <w:b w:val="0"/>
              <w:bCs w:val="0"/>
              <w:noProof/>
              <w:sz w:val="24"/>
              <w:szCs w:val="24"/>
            </w:rPr>
          </w:pPr>
          <w:del w:id="257" w:author="Juan Carlos de Alfonso Juliá" w:date="2020-04-08T11:43:00Z">
            <w:r w:rsidRPr="00E05748" w:rsidDel="00E05748">
              <w:rPr>
                <w:noProof/>
                <w:rPrChange w:id="258" w:author="Juan Carlos de Alfonso Juliá" w:date="2020-04-08T11:43:00Z">
                  <w:rPr>
                    <w:rStyle w:val="Hipervnculo"/>
                    <w:noProof/>
                  </w:rPr>
                </w:rPrChange>
              </w:rPr>
              <w:delText>Protocolo de comunicación.</w:delText>
            </w:r>
            <w:r w:rsidDel="00E05748">
              <w:rPr>
                <w:noProof/>
                <w:webHidden/>
              </w:rPr>
              <w:tab/>
              <w:delText>17</w:delText>
            </w:r>
          </w:del>
        </w:p>
        <w:p w14:paraId="47507B8B" w14:textId="7C2FB7A8" w:rsidR="00CE6DD9" w:rsidDel="00E05748" w:rsidRDefault="00CE6DD9">
          <w:pPr>
            <w:pStyle w:val="TDC3"/>
            <w:rPr>
              <w:del w:id="259" w:author="Juan Carlos de Alfonso Juliá" w:date="2020-04-08T11:43:00Z"/>
              <w:rFonts w:cstheme="minorBidi"/>
              <w:noProof/>
              <w:sz w:val="24"/>
              <w:szCs w:val="24"/>
            </w:rPr>
          </w:pPr>
          <w:del w:id="260" w:author="Juan Carlos de Alfonso Juliá" w:date="2020-04-08T11:43:00Z">
            <w:r w:rsidRPr="00E05748" w:rsidDel="00E05748">
              <w:rPr>
                <w:noProof/>
                <w:rPrChange w:id="261" w:author="Juan Carlos de Alfonso Juliá" w:date="2020-04-08T11:43:00Z">
                  <w:rPr>
                    <w:rStyle w:val="Hipervnculo"/>
                    <w:noProof/>
                  </w:rPr>
                </w:rPrChange>
              </w:rPr>
              <w:delText>Modelo cliente servidor.</w:delText>
            </w:r>
            <w:r w:rsidDel="00E05748">
              <w:rPr>
                <w:noProof/>
                <w:webHidden/>
              </w:rPr>
              <w:tab/>
              <w:delText>17</w:delText>
            </w:r>
          </w:del>
        </w:p>
        <w:p w14:paraId="75A06E44" w14:textId="1BA9CE13" w:rsidR="00CE6DD9" w:rsidDel="00E05748" w:rsidRDefault="00CE6DD9">
          <w:pPr>
            <w:pStyle w:val="TDC3"/>
            <w:rPr>
              <w:del w:id="262" w:author="Juan Carlos de Alfonso Juliá" w:date="2020-04-08T11:43:00Z"/>
              <w:rFonts w:cstheme="minorBidi"/>
              <w:noProof/>
              <w:sz w:val="24"/>
              <w:szCs w:val="24"/>
            </w:rPr>
          </w:pPr>
          <w:del w:id="263" w:author="Juan Carlos de Alfonso Juliá" w:date="2020-04-08T11:43:00Z">
            <w:r w:rsidRPr="00E05748" w:rsidDel="00E05748">
              <w:rPr>
                <w:noProof/>
                <w:rPrChange w:id="264" w:author="Juan Carlos de Alfonso Juliá" w:date="2020-04-08T11:43:00Z">
                  <w:rPr>
                    <w:rStyle w:val="Hipervnculo"/>
                    <w:noProof/>
                  </w:rPr>
                </w:rPrChange>
              </w:rPr>
              <w:delText>Protocolo TCP.</w:delText>
            </w:r>
            <w:r w:rsidDel="00E05748">
              <w:rPr>
                <w:noProof/>
                <w:webHidden/>
              </w:rPr>
              <w:tab/>
              <w:delText>17</w:delText>
            </w:r>
          </w:del>
        </w:p>
        <w:p w14:paraId="26B320B0" w14:textId="55B16E72" w:rsidR="00CE6DD9" w:rsidDel="00E05748" w:rsidRDefault="00CE6DD9">
          <w:pPr>
            <w:pStyle w:val="TDC3"/>
            <w:rPr>
              <w:del w:id="265" w:author="Juan Carlos de Alfonso Juliá" w:date="2020-04-08T11:43:00Z"/>
              <w:rFonts w:cstheme="minorBidi"/>
              <w:noProof/>
              <w:sz w:val="24"/>
              <w:szCs w:val="24"/>
            </w:rPr>
          </w:pPr>
          <w:del w:id="266" w:author="Juan Carlos de Alfonso Juliá" w:date="2020-04-08T11:43:00Z">
            <w:r w:rsidRPr="00E05748" w:rsidDel="00E05748">
              <w:rPr>
                <w:noProof/>
                <w:rPrChange w:id="267" w:author="Juan Carlos de Alfonso Juliá" w:date="2020-04-08T11:43:00Z">
                  <w:rPr>
                    <w:rStyle w:val="Hipervnculo"/>
                    <w:noProof/>
                  </w:rPr>
                </w:rPrChange>
              </w:rPr>
              <w:delText>Funcionamiento interno.</w:delText>
            </w:r>
            <w:r w:rsidDel="00E05748">
              <w:rPr>
                <w:noProof/>
                <w:webHidden/>
              </w:rPr>
              <w:tab/>
              <w:delText>17</w:delText>
            </w:r>
          </w:del>
        </w:p>
        <w:p w14:paraId="40F9CEB0" w14:textId="2179B70E" w:rsidR="00CE6DD9" w:rsidDel="00E05748" w:rsidRDefault="00CE6DD9">
          <w:pPr>
            <w:pStyle w:val="TDC2"/>
            <w:rPr>
              <w:del w:id="268" w:author="Juan Carlos de Alfonso Juliá" w:date="2020-04-08T11:43:00Z"/>
              <w:rFonts w:cstheme="minorBidi"/>
              <w:b w:val="0"/>
              <w:bCs w:val="0"/>
              <w:noProof/>
              <w:sz w:val="24"/>
              <w:szCs w:val="24"/>
            </w:rPr>
          </w:pPr>
          <w:del w:id="269" w:author="Juan Carlos de Alfonso Juliá" w:date="2020-04-08T11:43:00Z">
            <w:r w:rsidRPr="00E05748" w:rsidDel="00E05748">
              <w:rPr>
                <w:noProof/>
                <w:rPrChange w:id="270" w:author="Juan Carlos de Alfonso Juliá" w:date="2020-04-08T11:43:00Z">
                  <w:rPr>
                    <w:rStyle w:val="Hipervnculo"/>
                    <w:noProof/>
                  </w:rPr>
                </w:rPrChange>
              </w:rPr>
              <w:delText>Estructura de la aplicación.</w:delText>
            </w:r>
            <w:r w:rsidDel="00E05748">
              <w:rPr>
                <w:noProof/>
                <w:webHidden/>
              </w:rPr>
              <w:tab/>
              <w:delText>18</w:delText>
            </w:r>
          </w:del>
        </w:p>
        <w:p w14:paraId="4A7B0C1B" w14:textId="1D31994C" w:rsidR="00CE6DD9" w:rsidDel="00E05748" w:rsidRDefault="00CE6DD9">
          <w:pPr>
            <w:pStyle w:val="TDC3"/>
            <w:rPr>
              <w:del w:id="271" w:author="Juan Carlos de Alfonso Juliá" w:date="2020-04-08T11:43:00Z"/>
              <w:rFonts w:cstheme="minorBidi"/>
              <w:noProof/>
              <w:sz w:val="24"/>
              <w:szCs w:val="24"/>
            </w:rPr>
          </w:pPr>
          <w:del w:id="272" w:author="Juan Carlos de Alfonso Juliá" w:date="2020-04-08T11:43:00Z">
            <w:r w:rsidRPr="00E05748" w:rsidDel="00E05748">
              <w:rPr>
                <w:noProof/>
                <w:rPrChange w:id="273" w:author="Juan Carlos de Alfonso Juliá" w:date="2020-04-08T11:43:00Z">
                  <w:rPr>
                    <w:rStyle w:val="Hipervnculo"/>
                    <w:noProof/>
                  </w:rPr>
                </w:rPrChange>
              </w:rPr>
              <w:delText>Logo de la aplicación.</w:delText>
            </w:r>
            <w:r w:rsidDel="00E05748">
              <w:rPr>
                <w:noProof/>
                <w:webHidden/>
              </w:rPr>
              <w:tab/>
              <w:delText>18</w:delText>
            </w:r>
          </w:del>
        </w:p>
        <w:p w14:paraId="6D8C3D4D" w14:textId="24688FB2" w:rsidR="00CE6DD9" w:rsidDel="00E05748" w:rsidRDefault="00CE6DD9">
          <w:pPr>
            <w:pStyle w:val="TDC3"/>
            <w:rPr>
              <w:del w:id="274" w:author="Juan Carlos de Alfonso Juliá" w:date="2020-04-08T11:43:00Z"/>
              <w:rFonts w:cstheme="minorBidi"/>
              <w:noProof/>
              <w:sz w:val="24"/>
              <w:szCs w:val="24"/>
            </w:rPr>
          </w:pPr>
          <w:del w:id="275" w:author="Juan Carlos de Alfonso Juliá" w:date="2020-04-08T11:43:00Z">
            <w:r w:rsidRPr="00E05748" w:rsidDel="00E05748">
              <w:rPr>
                <w:noProof/>
                <w:rPrChange w:id="276" w:author="Juan Carlos de Alfonso Juliá" w:date="2020-04-08T11:43:00Z">
                  <w:rPr>
                    <w:rStyle w:val="Hipervnculo"/>
                    <w:noProof/>
                  </w:rPr>
                </w:rPrChange>
              </w:rPr>
              <w:delText>Ventanas de la aplicación.</w:delText>
            </w:r>
            <w:r w:rsidDel="00E05748">
              <w:rPr>
                <w:noProof/>
                <w:webHidden/>
              </w:rPr>
              <w:tab/>
              <w:delText>18</w:delText>
            </w:r>
          </w:del>
        </w:p>
        <w:p w14:paraId="3818967A" w14:textId="18EB73E6" w:rsidR="00CE6DD9" w:rsidDel="00E05748" w:rsidRDefault="00CE6DD9">
          <w:pPr>
            <w:pStyle w:val="TDC3"/>
            <w:rPr>
              <w:del w:id="277" w:author="Juan Carlos de Alfonso Juliá" w:date="2020-04-08T11:43:00Z"/>
              <w:rFonts w:cstheme="minorBidi"/>
              <w:noProof/>
              <w:sz w:val="24"/>
              <w:szCs w:val="24"/>
            </w:rPr>
          </w:pPr>
          <w:del w:id="278" w:author="Juan Carlos de Alfonso Juliá" w:date="2020-04-08T11:43:00Z">
            <w:r w:rsidRPr="00E05748" w:rsidDel="00E05748">
              <w:rPr>
                <w:noProof/>
                <w:rPrChange w:id="279" w:author="Juan Carlos de Alfonso Juliá" w:date="2020-04-08T11:43:00Z">
                  <w:rPr>
                    <w:rStyle w:val="Hipervnculo"/>
                    <w:noProof/>
                  </w:rPr>
                </w:rPrChange>
              </w:rPr>
              <w:delText>Estructura interna.</w:delText>
            </w:r>
            <w:r w:rsidDel="00E05748">
              <w:rPr>
                <w:noProof/>
                <w:webHidden/>
              </w:rPr>
              <w:tab/>
              <w:delText>20</w:delText>
            </w:r>
          </w:del>
        </w:p>
        <w:p w14:paraId="2251A88E" w14:textId="36BF74AD" w:rsidR="00CE6DD9" w:rsidDel="00E05748" w:rsidRDefault="00CE6DD9">
          <w:pPr>
            <w:pStyle w:val="TDC1"/>
            <w:rPr>
              <w:del w:id="280" w:author="Juan Carlos de Alfonso Juliá" w:date="2020-04-08T11:43:00Z"/>
              <w:rFonts w:cstheme="minorBidi"/>
              <w:b w:val="0"/>
              <w:bCs w:val="0"/>
              <w:i w:val="0"/>
              <w:iCs w:val="0"/>
              <w:noProof/>
            </w:rPr>
          </w:pPr>
          <w:del w:id="281" w:author="Juan Carlos de Alfonso Juliá" w:date="2020-04-08T11:43:00Z">
            <w:r w:rsidRPr="00E05748" w:rsidDel="00E05748">
              <w:rPr>
                <w:noProof/>
                <w:rPrChange w:id="282" w:author="Juan Carlos de Alfonso Juliá" w:date="2020-04-08T11:43:00Z">
                  <w:rPr>
                    <w:rStyle w:val="Hipervnculo"/>
                    <w:noProof/>
                  </w:rPr>
                </w:rPrChange>
              </w:rPr>
              <w:delText>Etapa 5: Diseño del reconocedor basado en IA.</w:delText>
            </w:r>
            <w:r w:rsidDel="00E05748">
              <w:rPr>
                <w:noProof/>
                <w:webHidden/>
              </w:rPr>
              <w:tab/>
              <w:delText>21</w:delText>
            </w:r>
          </w:del>
        </w:p>
        <w:p w14:paraId="31BC0815" w14:textId="71012BEF" w:rsidR="00CE6DD9" w:rsidDel="00E05748" w:rsidRDefault="00CE6DD9">
          <w:pPr>
            <w:pStyle w:val="TDC2"/>
            <w:rPr>
              <w:del w:id="283" w:author="Juan Carlos de Alfonso Juliá" w:date="2020-04-08T11:43:00Z"/>
              <w:rFonts w:cstheme="minorBidi"/>
              <w:b w:val="0"/>
              <w:bCs w:val="0"/>
              <w:noProof/>
              <w:sz w:val="24"/>
              <w:szCs w:val="24"/>
            </w:rPr>
          </w:pPr>
          <w:del w:id="284" w:author="Juan Carlos de Alfonso Juliá" w:date="2020-04-08T11:43:00Z">
            <w:r w:rsidRPr="00E05748" w:rsidDel="00E05748">
              <w:rPr>
                <w:noProof/>
                <w:rPrChange w:id="285" w:author="Juan Carlos de Alfonso Juliá" w:date="2020-04-08T11:43:00Z">
                  <w:rPr>
                    <w:rStyle w:val="Hipervnculo"/>
                    <w:noProof/>
                  </w:rPr>
                </w:rPrChange>
              </w:rPr>
              <w:delText>Introducción</w:delText>
            </w:r>
            <w:r w:rsidDel="00E05748">
              <w:rPr>
                <w:noProof/>
                <w:webHidden/>
              </w:rPr>
              <w:tab/>
              <w:delText>21</w:delText>
            </w:r>
          </w:del>
        </w:p>
        <w:p w14:paraId="158EE5D3" w14:textId="108DD4B3" w:rsidR="00CE6DD9" w:rsidDel="00E05748" w:rsidRDefault="00CE6DD9">
          <w:pPr>
            <w:pStyle w:val="TDC2"/>
            <w:rPr>
              <w:del w:id="286" w:author="Juan Carlos de Alfonso Juliá" w:date="2020-04-08T11:43:00Z"/>
              <w:rFonts w:cstheme="minorBidi"/>
              <w:b w:val="0"/>
              <w:bCs w:val="0"/>
              <w:noProof/>
              <w:sz w:val="24"/>
              <w:szCs w:val="24"/>
            </w:rPr>
          </w:pPr>
          <w:del w:id="287" w:author="Juan Carlos de Alfonso Juliá" w:date="2020-04-08T11:43:00Z">
            <w:r w:rsidRPr="00E05748" w:rsidDel="00E05748">
              <w:rPr>
                <w:noProof/>
                <w:rPrChange w:id="288" w:author="Juan Carlos de Alfonso Juliá" w:date="2020-04-08T11:43:00Z">
                  <w:rPr>
                    <w:rStyle w:val="Hipervnculo"/>
                    <w:noProof/>
                  </w:rPr>
                </w:rPrChange>
              </w:rPr>
              <w:delText>Vista teórica</w:delText>
            </w:r>
            <w:r w:rsidDel="00E05748">
              <w:rPr>
                <w:noProof/>
                <w:webHidden/>
              </w:rPr>
              <w:tab/>
              <w:delText>21</w:delText>
            </w:r>
          </w:del>
        </w:p>
        <w:p w14:paraId="26137B1D" w14:textId="408E8038" w:rsidR="00CE6DD9" w:rsidDel="00E05748" w:rsidRDefault="00CE6DD9">
          <w:pPr>
            <w:pStyle w:val="TDC3"/>
            <w:rPr>
              <w:del w:id="289" w:author="Juan Carlos de Alfonso Juliá" w:date="2020-04-08T11:43:00Z"/>
              <w:rFonts w:cstheme="minorBidi"/>
              <w:noProof/>
              <w:sz w:val="24"/>
              <w:szCs w:val="24"/>
            </w:rPr>
          </w:pPr>
          <w:del w:id="290" w:author="Juan Carlos de Alfonso Juliá" w:date="2020-04-08T11:43:00Z">
            <w:r w:rsidRPr="00E05748" w:rsidDel="00E05748">
              <w:rPr>
                <w:noProof/>
                <w:rPrChange w:id="291" w:author="Juan Carlos de Alfonso Juliá" w:date="2020-04-08T11:43:00Z">
                  <w:rPr>
                    <w:rStyle w:val="Hipervnculo"/>
                    <w:noProof/>
                  </w:rPr>
                </w:rPrChange>
              </w:rPr>
              <w:delText>Clasificación vs detección</w:delText>
            </w:r>
            <w:r w:rsidDel="00E05748">
              <w:rPr>
                <w:noProof/>
                <w:webHidden/>
              </w:rPr>
              <w:tab/>
              <w:delText>21</w:delText>
            </w:r>
          </w:del>
        </w:p>
        <w:p w14:paraId="5466C87F" w14:textId="64840D82" w:rsidR="00CE6DD9" w:rsidDel="00E05748" w:rsidRDefault="00CE6DD9">
          <w:pPr>
            <w:pStyle w:val="TDC3"/>
            <w:rPr>
              <w:del w:id="292" w:author="Juan Carlos de Alfonso Juliá" w:date="2020-04-08T11:43:00Z"/>
              <w:rFonts w:cstheme="minorBidi"/>
              <w:noProof/>
              <w:sz w:val="24"/>
              <w:szCs w:val="24"/>
            </w:rPr>
          </w:pPr>
          <w:del w:id="293" w:author="Juan Carlos de Alfonso Juliá" w:date="2020-04-08T11:43:00Z">
            <w:r w:rsidRPr="00E05748" w:rsidDel="00E05748">
              <w:rPr>
                <w:noProof/>
                <w:rPrChange w:id="294" w:author="Juan Carlos de Alfonso Juliá" w:date="2020-04-08T11:43:00Z">
                  <w:rPr>
                    <w:rStyle w:val="Hipervnculo"/>
                    <w:noProof/>
                  </w:rPr>
                </w:rPrChange>
              </w:rPr>
              <w:delText>SSD – Single shot detector</w:delText>
            </w:r>
            <w:r w:rsidDel="00E05748">
              <w:rPr>
                <w:noProof/>
                <w:webHidden/>
              </w:rPr>
              <w:tab/>
              <w:delText>22</w:delText>
            </w:r>
          </w:del>
        </w:p>
        <w:p w14:paraId="06269C7D" w14:textId="405D6AE0" w:rsidR="00CE6DD9" w:rsidDel="00E05748" w:rsidRDefault="00CE6DD9">
          <w:pPr>
            <w:pStyle w:val="TDC2"/>
            <w:rPr>
              <w:del w:id="295" w:author="Juan Carlos de Alfonso Juliá" w:date="2020-04-08T11:43:00Z"/>
              <w:rFonts w:cstheme="minorBidi"/>
              <w:b w:val="0"/>
              <w:bCs w:val="0"/>
              <w:noProof/>
              <w:sz w:val="24"/>
              <w:szCs w:val="24"/>
            </w:rPr>
          </w:pPr>
          <w:del w:id="296" w:author="Juan Carlos de Alfonso Juliá" w:date="2020-04-08T11:43:00Z">
            <w:r w:rsidRPr="00E05748" w:rsidDel="00E05748">
              <w:rPr>
                <w:noProof/>
                <w:rPrChange w:id="297" w:author="Juan Carlos de Alfonso Juliá" w:date="2020-04-08T11:43:00Z">
                  <w:rPr>
                    <w:rStyle w:val="Hipervnculo"/>
                    <w:noProof/>
                  </w:rPr>
                </w:rPrChange>
              </w:rPr>
              <w:delText>TensorFlow API</w:delText>
            </w:r>
            <w:r w:rsidDel="00E05748">
              <w:rPr>
                <w:noProof/>
                <w:webHidden/>
              </w:rPr>
              <w:tab/>
              <w:delText>23</w:delText>
            </w:r>
          </w:del>
        </w:p>
        <w:p w14:paraId="124E0D8D" w14:textId="07010907" w:rsidR="00CE6DD9" w:rsidDel="00E05748" w:rsidRDefault="00CE6DD9">
          <w:pPr>
            <w:pStyle w:val="TDC2"/>
            <w:rPr>
              <w:del w:id="298" w:author="Juan Carlos de Alfonso Juliá" w:date="2020-04-08T11:43:00Z"/>
              <w:rFonts w:cstheme="minorBidi"/>
              <w:b w:val="0"/>
              <w:bCs w:val="0"/>
              <w:noProof/>
              <w:sz w:val="24"/>
              <w:szCs w:val="24"/>
            </w:rPr>
          </w:pPr>
          <w:del w:id="299" w:author="Juan Carlos de Alfonso Juliá" w:date="2020-04-08T11:43:00Z">
            <w:r w:rsidRPr="00E05748" w:rsidDel="00E05748">
              <w:rPr>
                <w:noProof/>
                <w:rPrChange w:id="300" w:author="Juan Carlos de Alfonso Juliá" w:date="2020-04-08T11:43:00Z">
                  <w:rPr>
                    <w:rStyle w:val="Hipervnculo"/>
                    <w:noProof/>
                  </w:rPr>
                </w:rPrChange>
              </w:rPr>
              <w:delText>Comparación de modelos pre-entrenados</w:delText>
            </w:r>
            <w:r w:rsidDel="00E05748">
              <w:rPr>
                <w:noProof/>
                <w:webHidden/>
              </w:rPr>
              <w:tab/>
              <w:delText>23</w:delText>
            </w:r>
          </w:del>
        </w:p>
        <w:p w14:paraId="576A9F28" w14:textId="685610CB" w:rsidR="00CE6DD9" w:rsidDel="00E05748" w:rsidRDefault="00CE6DD9">
          <w:pPr>
            <w:pStyle w:val="TDC2"/>
            <w:rPr>
              <w:del w:id="301" w:author="Juan Carlos de Alfonso Juliá" w:date="2020-04-08T11:43:00Z"/>
              <w:rFonts w:cstheme="minorBidi"/>
              <w:b w:val="0"/>
              <w:bCs w:val="0"/>
              <w:noProof/>
              <w:sz w:val="24"/>
              <w:szCs w:val="24"/>
            </w:rPr>
          </w:pPr>
          <w:del w:id="302" w:author="Juan Carlos de Alfonso Juliá" w:date="2020-04-08T11:43:00Z">
            <w:r w:rsidRPr="00E05748" w:rsidDel="00E05748">
              <w:rPr>
                <w:noProof/>
                <w:rPrChange w:id="303" w:author="Juan Carlos de Alfonso Juliá" w:date="2020-04-08T11:43:00Z">
                  <w:rPr>
                    <w:rStyle w:val="Hipervnculo"/>
                    <w:noProof/>
                  </w:rPr>
                </w:rPrChange>
              </w:rPr>
              <w:delText>Funcionamiento interno.</w:delText>
            </w:r>
            <w:r w:rsidDel="00E05748">
              <w:rPr>
                <w:noProof/>
                <w:webHidden/>
              </w:rPr>
              <w:tab/>
              <w:delText>24</w:delText>
            </w:r>
          </w:del>
        </w:p>
        <w:p w14:paraId="30689F91" w14:textId="04090927" w:rsidR="00CE6DD9" w:rsidDel="00E05748" w:rsidRDefault="00CE6DD9">
          <w:pPr>
            <w:pStyle w:val="TDC1"/>
            <w:rPr>
              <w:del w:id="304" w:author="Juan Carlos de Alfonso Juliá" w:date="2020-04-08T11:43:00Z"/>
              <w:rFonts w:cstheme="minorBidi"/>
              <w:b w:val="0"/>
              <w:bCs w:val="0"/>
              <w:i w:val="0"/>
              <w:iCs w:val="0"/>
              <w:noProof/>
            </w:rPr>
          </w:pPr>
          <w:del w:id="305" w:author="Juan Carlos de Alfonso Juliá" w:date="2020-04-08T11:43:00Z">
            <w:r w:rsidRPr="00E05748" w:rsidDel="00E05748">
              <w:rPr>
                <w:noProof/>
                <w:rPrChange w:id="306" w:author="Juan Carlos de Alfonso Juliá" w:date="2020-04-08T11:43:00Z">
                  <w:rPr>
                    <w:rStyle w:val="Hipervnculo"/>
                    <w:noProof/>
                  </w:rPr>
                </w:rPrChange>
              </w:rPr>
              <w:delText>Etapa 6: Controlador y flujo de funcionamiento.</w:delText>
            </w:r>
            <w:r w:rsidDel="00E05748">
              <w:rPr>
                <w:noProof/>
                <w:webHidden/>
              </w:rPr>
              <w:tab/>
              <w:delText>25</w:delText>
            </w:r>
          </w:del>
        </w:p>
        <w:p w14:paraId="38BE55F1" w14:textId="0FD95B68" w:rsidR="00CE6DD9" w:rsidDel="00E05748" w:rsidRDefault="00CE6DD9">
          <w:pPr>
            <w:pStyle w:val="TDC3"/>
            <w:rPr>
              <w:del w:id="307" w:author="Juan Carlos de Alfonso Juliá" w:date="2020-04-08T11:43:00Z"/>
              <w:rFonts w:cstheme="minorBidi"/>
              <w:noProof/>
              <w:sz w:val="24"/>
              <w:szCs w:val="24"/>
            </w:rPr>
          </w:pPr>
          <w:del w:id="308" w:author="Juan Carlos de Alfonso Juliá" w:date="2020-04-08T11:43:00Z">
            <w:r w:rsidRPr="00E05748" w:rsidDel="00E05748">
              <w:rPr>
                <w:noProof/>
                <w:rPrChange w:id="309" w:author="Juan Carlos de Alfonso Juliá" w:date="2020-04-08T11:43:00Z">
                  <w:rPr>
                    <w:rStyle w:val="Hipervnculo"/>
                    <w:noProof/>
                  </w:rPr>
                </w:rPrChange>
              </w:rPr>
              <w:delText>Ejecución del controlador</w:delText>
            </w:r>
            <w:r w:rsidDel="00E05748">
              <w:rPr>
                <w:noProof/>
                <w:webHidden/>
              </w:rPr>
              <w:tab/>
              <w:delText>25</w:delText>
            </w:r>
          </w:del>
        </w:p>
        <w:p w14:paraId="78F3D756" w14:textId="7E4E4E9B" w:rsidR="00CE6DD9" w:rsidDel="00E05748" w:rsidRDefault="00CE6DD9">
          <w:pPr>
            <w:pStyle w:val="TDC3"/>
            <w:rPr>
              <w:del w:id="310" w:author="Juan Carlos de Alfonso Juliá" w:date="2020-04-08T11:43:00Z"/>
              <w:rFonts w:cstheme="minorBidi"/>
              <w:noProof/>
              <w:sz w:val="24"/>
              <w:szCs w:val="24"/>
            </w:rPr>
          </w:pPr>
          <w:del w:id="311" w:author="Juan Carlos de Alfonso Juliá" w:date="2020-04-08T11:43:00Z">
            <w:r w:rsidRPr="00E05748" w:rsidDel="00E05748">
              <w:rPr>
                <w:noProof/>
                <w:rPrChange w:id="312" w:author="Juan Carlos de Alfonso Juliá" w:date="2020-04-08T11:43:00Z">
                  <w:rPr>
                    <w:rStyle w:val="Hipervnculo"/>
                    <w:noProof/>
                  </w:rPr>
                </w:rPrChange>
              </w:rPr>
              <w:delText>Estructura interna</w:delText>
            </w:r>
            <w:r w:rsidDel="00E05748">
              <w:rPr>
                <w:noProof/>
                <w:webHidden/>
              </w:rPr>
              <w:tab/>
              <w:delText>26</w:delText>
            </w:r>
          </w:del>
        </w:p>
        <w:p w14:paraId="3D9907D0" w14:textId="2487C451" w:rsidR="00CE6DD9" w:rsidDel="00E05748" w:rsidRDefault="00CE6DD9">
          <w:pPr>
            <w:pStyle w:val="TDC1"/>
            <w:rPr>
              <w:del w:id="313" w:author="Juan Carlos de Alfonso Juliá" w:date="2020-04-08T11:43:00Z"/>
              <w:rFonts w:cstheme="minorBidi"/>
              <w:b w:val="0"/>
              <w:bCs w:val="0"/>
              <w:i w:val="0"/>
              <w:iCs w:val="0"/>
              <w:noProof/>
            </w:rPr>
          </w:pPr>
          <w:del w:id="314" w:author="Juan Carlos de Alfonso Juliá" w:date="2020-04-08T11:43:00Z">
            <w:r w:rsidRPr="00E05748" w:rsidDel="00E05748">
              <w:rPr>
                <w:noProof/>
                <w:rPrChange w:id="315" w:author="Juan Carlos de Alfonso Juliá" w:date="2020-04-08T11:43:00Z">
                  <w:rPr>
                    <w:rStyle w:val="Hipervnculo"/>
                    <w:noProof/>
                  </w:rPr>
                </w:rPrChange>
              </w:rPr>
              <w:delText>Etapa 7: Pruebas finales.</w:delText>
            </w:r>
            <w:r w:rsidDel="00E05748">
              <w:rPr>
                <w:noProof/>
                <w:webHidden/>
              </w:rPr>
              <w:tab/>
              <w:delText>26</w:delText>
            </w:r>
          </w:del>
        </w:p>
        <w:p w14:paraId="32CD7CEC" w14:textId="47200D6E" w:rsidR="00CE6DD9" w:rsidDel="00E05748" w:rsidRDefault="00CE6DD9">
          <w:pPr>
            <w:pStyle w:val="TDC1"/>
            <w:rPr>
              <w:del w:id="316" w:author="Juan Carlos de Alfonso Juliá" w:date="2020-04-08T11:43:00Z"/>
              <w:rFonts w:cstheme="minorBidi"/>
              <w:b w:val="0"/>
              <w:bCs w:val="0"/>
              <w:i w:val="0"/>
              <w:iCs w:val="0"/>
              <w:noProof/>
            </w:rPr>
          </w:pPr>
          <w:del w:id="317" w:author="Juan Carlos de Alfonso Juliá" w:date="2020-04-08T11:43:00Z">
            <w:r w:rsidRPr="00E05748" w:rsidDel="00E05748">
              <w:rPr>
                <w:noProof/>
                <w:rPrChange w:id="318" w:author="Juan Carlos de Alfonso Juliá" w:date="2020-04-08T11:43:00Z">
                  <w:rPr>
                    <w:rStyle w:val="Hipervnculo"/>
                    <w:noProof/>
                  </w:rPr>
                </w:rPrChange>
              </w:rPr>
              <w:delText>Conclusiones.</w:delText>
            </w:r>
            <w:r w:rsidDel="00E05748">
              <w:rPr>
                <w:noProof/>
                <w:webHidden/>
              </w:rPr>
              <w:tab/>
              <w:delText>26</w:delText>
            </w:r>
          </w:del>
        </w:p>
        <w:p w14:paraId="103E32B8" w14:textId="3CA01964" w:rsidR="00CE6DD9" w:rsidDel="00E05748" w:rsidRDefault="00CE6DD9">
          <w:pPr>
            <w:pStyle w:val="TDC1"/>
            <w:rPr>
              <w:del w:id="319" w:author="Juan Carlos de Alfonso Juliá" w:date="2020-04-08T11:43:00Z"/>
              <w:rFonts w:cstheme="minorBidi"/>
              <w:b w:val="0"/>
              <w:bCs w:val="0"/>
              <w:i w:val="0"/>
              <w:iCs w:val="0"/>
              <w:noProof/>
            </w:rPr>
          </w:pPr>
          <w:del w:id="320" w:author="Juan Carlos de Alfonso Juliá" w:date="2020-04-08T11:43:00Z">
            <w:r w:rsidRPr="00E05748" w:rsidDel="00E05748">
              <w:rPr>
                <w:noProof/>
                <w:rPrChange w:id="321" w:author="Juan Carlos de Alfonso Juliá" w:date="2020-04-08T11:43:00Z">
                  <w:rPr>
                    <w:rStyle w:val="Hipervnculo"/>
                    <w:noProof/>
                  </w:rPr>
                </w:rPrChange>
              </w:rPr>
              <w:delText>Bibliografía.</w:delText>
            </w:r>
            <w:r w:rsidDel="00E05748">
              <w:rPr>
                <w:noProof/>
                <w:webHidden/>
              </w:rPr>
              <w:tab/>
              <w:delText>26</w:delText>
            </w:r>
          </w:del>
        </w:p>
        <w:p w14:paraId="54AAD56F" w14:textId="7B683EF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322" w:name="_Toc37239137"/>
      <w:r>
        <w:t>Resumen.</w:t>
      </w:r>
      <w:bookmarkEnd w:id="322"/>
    </w:p>
    <w:p w14:paraId="125847CC" w14:textId="77777777" w:rsidR="00441A9A" w:rsidRDefault="00544F48" w:rsidP="00441A9A">
      <w:pPr>
        <w:pStyle w:val="TtuloTDC"/>
      </w:pPr>
      <w:bookmarkStart w:id="323" w:name="_Toc37239138"/>
      <w:r>
        <w:t>Palabras clave.</w:t>
      </w:r>
      <w:bookmarkEnd w:id="323"/>
    </w:p>
    <w:p w14:paraId="76A57031" w14:textId="44022098" w:rsidR="008A7D0A" w:rsidRDefault="008E1C4C" w:rsidP="008A7D0A">
      <w:pPr>
        <w:pStyle w:val="TtuloTDC"/>
      </w:pPr>
      <w:bookmarkStart w:id="324" w:name="_Toc37239139"/>
      <w:r>
        <w:t xml:space="preserve">1. </w:t>
      </w:r>
      <w:r w:rsidR="00544F48">
        <w:t>Introducción.</w:t>
      </w:r>
      <w:bookmarkEnd w:id="324"/>
    </w:p>
    <w:p w14:paraId="43CDF379" w14:textId="4C4F38E4" w:rsidR="00200F1F" w:rsidRDefault="008E1C4C" w:rsidP="00200F1F">
      <w:pPr>
        <w:pStyle w:val="Ttulo1"/>
      </w:pPr>
      <w:bookmarkStart w:id="325" w:name="_Toc37239140"/>
      <w:r>
        <w:t xml:space="preserve">1.1 </w:t>
      </w:r>
      <w:r w:rsidR="00200F1F">
        <w:t>Estructura del repositorio</w:t>
      </w:r>
      <w:bookmarkEnd w:id="325"/>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lastRenderedPageBreak/>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688F233B" w:rsidR="00890A7E" w:rsidRDefault="00DC23A6" w:rsidP="00BC1E65">
      <w:pPr>
        <w:pStyle w:val="TtuloTDC"/>
      </w:pPr>
      <w:bookmarkStart w:id="326" w:name="_Toc37239141"/>
      <w:ins w:id="327" w:author="Juan Carlos de Alfonso Juliá" w:date="2020-04-08T11:44:00Z">
        <w:r>
          <w:t xml:space="preserve">2. </w:t>
        </w:r>
      </w:ins>
      <w:del w:id="328" w:author="Juan Carlos de Alfonso Juliá" w:date="2020-04-08T11:44:00Z">
        <w:r w:rsidR="00FB0F7E" w:rsidDel="00DC23A6">
          <w:delText xml:space="preserve">Etapa 1: </w:delText>
        </w:r>
      </w:del>
      <w:r w:rsidR="00FB0F7E">
        <w:t>Diseño y construcción.</w:t>
      </w:r>
      <w:bookmarkEnd w:id="326"/>
    </w:p>
    <w:p w14:paraId="563BBAEA" w14:textId="691CC490" w:rsidR="007A4459" w:rsidRDefault="00DC23A6" w:rsidP="007A4459">
      <w:pPr>
        <w:pStyle w:val="Ttulo1"/>
      </w:pPr>
      <w:bookmarkStart w:id="329" w:name="_Toc37239142"/>
      <w:ins w:id="330" w:author="Juan Carlos de Alfonso Juliá" w:date="2020-04-08T11:44:00Z">
        <w:r>
          <w:t xml:space="preserve">2.1 </w:t>
        </w:r>
      </w:ins>
      <w:r w:rsidR="007A4459">
        <w:t>Diseño hardware</w:t>
      </w:r>
      <w:bookmarkEnd w:id="329"/>
    </w:p>
    <w:p w14:paraId="0BB6422E" w14:textId="77777777" w:rsidR="009345EB" w:rsidRPr="009345EB" w:rsidRDefault="009345EB" w:rsidP="009345EB"/>
    <w:p w14:paraId="4C7E8B3C" w14:textId="321B8C56" w:rsidR="008A7D0A" w:rsidRDefault="00F7316E" w:rsidP="007A4459">
      <w:pPr>
        <w:pStyle w:val="Ttulo2"/>
      </w:pPr>
      <w:bookmarkStart w:id="331" w:name="_Toc37239143"/>
      <w:ins w:id="332" w:author="Juan Carlos de Alfonso Juliá" w:date="2020-04-08T11:53:00Z">
        <w:r>
          <w:t xml:space="preserve">2.1.1 </w:t>
        </w:r>
      </w:ins>
      <w:r w:rsidR="008A7D0A">
        <w:t>Primer acercamiento: elementos que podemos necesitar.</w:t>
      </w:r>
      <w:bookmarkEnd w:id="331"/>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010A7418" w:rsidR="00EB7DB4" w:rsidRDefault="00EB7DB4" w:rsidP="00EB7DB4">
      <w:pPr>
        <w:pStyle w:val="Prrafodelista"/>
        <w:numPr>
          <w:ilvl w:val="0"/>
          <w:numId w:val="2"/>
        </w:numPr>
      </w:pPr>
      <w:r>
        <w:t xml:space="preserve">Ordenador que actúe como “cerebro” y sea capaz de </w:t>
      </w:r>
      <w:del w:id="333" w:author="JUAN FRANCISCO JIMENEZ CASTELLANOS" w:date="2020-03-14T17:35:00Z">
        <w:r w:rsidDel="004810D1">
          <w:delText>al</w:delText>
        </w:r>
      </w:del>
      <w:r>
        <w:t xml:space="preserv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ins w:id="334" w:author="JUAN FRANCISCO JIMENEZ CASTELLANOS" w:date="2020-03-14T17:46:00Z">
        <w:r w:rsidR="004810D1">
          <w:rPr>
            <w:rStyle w:val="Refdenotaalpie"/>
          </w:rPr>
          <w:footnoteReference w:id="2"/>
        </w:r>
      </w:ins>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337" w:name="_Toc37239144"/>
      <w:ins w:id="338" w:author="Juan Carlos de Alfonso Juliá" w:date="2020-04-08T11:53:00Z">
        <w:r>
          <w:t xml:space="preserve">2.1.2 </w:t>
        </w:r>
      </w:ins>
      <w:r w:rsidR="00F41EA4">
        <w:t>Segundo acercamiento: Selección concreta de componentes.</w:t>
      </w:r>
      <w:bookmarkEnd w:id="337"/>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520ACB91" w:rsidR="005C3D78" w:rsidRDefault="000E772D" w:rsidP="00B0707E">
      <w:r>
        <w:rPr>
          <w:noProof/>
        </w:rPr>
        <w:lastRenderedPageBreak/>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CF6286" w:rsidRDefault="00CF6286"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CF6286" w:rsidRDefault="00CF6286"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w:t>
      </w:r>
      <w:del w:id="339" w:author="JUAN FRANCISCO JIMENEZ CASTELLANOS" w:date="2020-03-15T12:03:00Z">
        <w:r w:rsidR="005C3D78" w:rsidDel="00216CEA">
          <w:delText>correctamente</w:delText>
        </w:r>
      </w:del>
      <w:ins w:id="340" w:author="JUAN FRANCISCO JIMENEZ CASTELLANOS" w:date="2020-03-15T12:03:00Z">
        <w:r w:rsidR="00216CEA">
          <w:t xml:space="preserve"> adecuadamente</w:t>
        </w:r>
      </w:ins>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ins w:id="341" w:author="JUAN FRANCISCO JIMENEZ CASTELLANOS" w:date="2020-03-15T12:03:00Z">
        <w:r w:rsidR="00216CEA">
          <w:t>,</w:t>
        </w:r>
      </w:ins>
      <w:r w:rsidR="005C3D78">
        <w:t xml:space="preserve"> llamado NAVIO2</w:t>
      </w:r>
      <w:ins w:id="342" w:author="JUAN FRANCISCO JIMENEZ CASTELLANOS" w:date="2020-03-15T12:04:00Z">
        <w:r w:rsidR="00216CEA">
          <w:t>,</w:t>
        </w:r>
      </w:ins>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3914DA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ins w:id="343" w:author="JUAN FRANCISCO JIMENEZ CASTELLANOS" w:date="2020-03-15T12:05:00Z">
        <w:r w:rsidR="00216CEA">
          <w:t>posibilidad de ser alimentado</w:t>
        </w:r>
      </w:ins>
      <w:ins w:id="344" w:author="JUAN FRANCISCO JIMENEZ CASTELLANOS" w:date="2020-03-15T12:06:00Z">
        <w:r w:rsidR="00216CEA">
          <w:t xml:space="preserve"> desde una batería LIPO, mediante un adaptador</w:t>
        </w:r>
      </w:ins>
      <w:del w:id="345" w:author="JUAN FRANCISCO JIMENEZ CASTELLANOS" w:date="2020-03-15T12:06:00Z">
        <w:r w:rsidR="005C3D78" w:rsidDel="00216CEA">
          <w:delText>compatibilidad de</w:delText>
        </w:r>
        <w:r w:rsidR="007A5C3B" w:rsidDel="00216CEA">
          <w:delText>,</w:delText>
        </w:r>
        <w:r w:rsidR="005C3D78" w:rsidDel="00216CEA">
          <w:delText xml:space="preserve"> mediante un adaptador poder ser alimentado por una batería LIPO</w:delText>
        </w:r>
      </w:del>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5B60811" w:rsidR="0091685A" w:rsidRDefault="00F7316E" w:rsidP="0091685A">
      <w:pPr>
        <w:pStyle w:val="Ttulo2"/>
      </w:pPr>
      <w:bookmarkStart w:id="346" w:name="_Toc37239145"/>
      <w:ins w:id="347" w:author="Juan Carlos de Alfonso Juliá" w:date="2020-04-08T11:53:00Z">
        <w:r>
          <w:t xml:space="preserve">2.1.3 </w:t>
        </w:r>
      </w:ins>
      <w:bookmarkStart w:id="348" w:name="_GoBack"/>
      <w:bookmarkEnd w:id="348"/>
      <w:r w:rsidR="0091685A">
        <w:t>Estructura adicional impresa en 3d</w:t>
      </w:r>
      <w:bookmarkEnd w:id="346"/>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CF6286" w:rsidRDefault="00CF6286"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CF6286" w:rsidRDefault="00CF6286"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CF6286" w:rsidRDefault="00CF6286"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CF6286" w:rsidRDefault="00CF6286"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58ABED2C" w:rsidR="004F52B9" w:rsidRDefault="00456515" w:rsidP="004F52B9">
      <w:pPr>
        <w:pStyle w:val="Ttulo1"/>
      </w:pPr>
      <w:bookmarkStart w:id="349" w:name="_Toc37239146"/>
      <w:ins w:id="350" w:author="Juan Carlos de Alfonso Juliá" w:date="2020-04-08T11:46:00Z">
        <w:r>
          <w:t xml:space="preserve">2.2 </w:t>
        </w:r>
      </w:ins>
      <w:r w:rsidR="004F52B9">
        <w:t>Construcción final del prototipo.</w:t>
      </w:r>
      <w:bookmarkEnd w:id="349"/>
    </w:p>
    <w:p w14:paraId="765189CE" w14:textId="15993DDA" w:rsidR="00F20896" w:rsidRDefault="00F20896" w:rsidP="00F20896">
      <w:pPr>
        <w:pStyle w:val="Ttulo2"/>
      </w:pPr>
    </w:p>
    <w:p w14:paraId="32E68161" w14:textId="4056E10C" w:rsidR="00BF13A1" w:rsidRDefault="00456515" w:rsidP="00BF13A1">
      <w:pPr>
        <w:pStyle w:val="Ttulo2"/>
      </w:pPr>
      <w:bookmarkStart w:id="351" w:name="_Toc37239147"/>
      <w:ins w:id="352" w:author="Juan Carlos de Alfonso Juliá" w:date="2020-04-08T11:47:00Z">
        <w:r>
          <w:t xml:space="preserve">2.2.1 </w:t>
        </w:r>
      </w:ins>
      <w:r w:rsidR="00BF13A1">
        <w:t>Conexión de los variadores</w:t>
      </w:r>
      <w:bookmarkEnd w:id="351"/>
    </w:p>
    <w:p w14:paraId="1457CC84" w14:textId="494A2043" w:rsidR="00BF13A1" w:rsidRDefault="00BF13A1" w:rsidP="00BF13A1"/>
    <w:p w14:paraId="3BC47618" w14:textId="58AAC535" w:rsidR="00410DE3" w:rsidDel="00497E78" w:rsidRDefault="00117E62" w:rsidP="00BF13A1">
      <w:pPr>
        <w:rPr>
          <w:del w:id="353" w:author="JUAN FRANCISCO JIMENEZ CASTELLANOS" w:date="2020-03-21T11:13:00Z"/>
        </w:rPr>
      </w:pPr>
      <w:r>
        <w:t xml:space="preserve">La conexión de un variador con el motor es </w:t>
      </w:r>
      <w:r w:rsidR="0077067B">
        <w:t xml:space="preserve">un proceso simple </w:t>
      </w:r>
      <w:ins w:id="354" w:author="JUAN FRANCISCO JIMENEZ CASTELLANOS" w:date="2020-03-21T11:13:00Z">
        <w:r w:rsidR="00497E78">
          <w:t>Si no me equivoco, en</w:t>
        </w:r>
      </w:ins>
      <w:ins w:id="355" w:author="JUAN FRANCISCO JIMENEZ CASTELLANOS" w:date="2020-03-21T11:14:00Z">
        <w:r w:rsidR="00497E78">
          <w:t xml:space="preserve"> la mayoría de los motores </w:t>
        </w:r>
        <w:proofErr w:type="spellStart"/>
        <w:r w:rsidR="00497E78">
          <w:t>brushless</w:t>
        </w:r>
        <w:proofErr w:type="spellEnd"/>
        <w:r w:rsidR="00497E78">
          <w:t xml:space="preserve"> los tres cables portan el mismo voltaje alterno, desfasados entre sí en 120º</w:t>
        </w:r>
      </w:ins>
      <w:ins w:id="356" w:author="JUAN FRANCISCO JIMENEZ CASTELLANOS" w:date="2020-03-21T11:15:00Z">
        <w:r w:rsidR="00497E78">
          <w:t xml:space="preserve">. Se trata de un voltaje trifásico. El orden de conexión de los cables al motor solo afecta al sentido de giro </w:t>
        </w:r>
      </w:ins>
      <w:ins w:id="357" w:author="JUAN FRANCISCO JIMENEZ CASTELLANOS" w:date="2020-03-21T11:16:00Z">
        <w:r w:rsidR="00497E78">
          <w:t xml:space="preserve">(Si cambias dos cables entre sí, el motor invierte su sentido de giro). Te comento esto porque no tengo muy claro </w:t>
        </w:r>
      </w:ins>
      <w:ins w:id="358" w:author="JUAN FRANCISCO JIMENEZ CASTELLANOS" w:date="2020-03-21T11:17:00Z">
        <w:r w:rsidR="00497E78">
          <w:t xml:space="preserve">que los tres cables del variador al motor los puedas designar como </w:t>
        </w:r>
        <w:proofErr w:type="spellStart"/>
        <w:r w:rsidR="00497E78">
          <w:t>Vcc</w:t>
        </w:r>
        <w:proofErr w:type="spellEnd"/>
        <w:r w:rsidR="00497E78">
          <w:t xml:space="preserve">, </w:t>
        </w:r>
        <w:proofErr w:type="spellStart"/>
        <w:r w:rsidR="00497E78">
          <w:t>gnd</w:t>
        </w:r>
        <w:proofErr w:type="spellEnd"/>
        <w:r w:rsidR="00497E78">
          <w:t xml:space="preserve"> y </w:t>
        </w:r>
      </w:ins>
      <w:ins w:id="359" w:author="JUAN FRANCISCO JIMENEZ CASTELLANOS" w:date="2020-03-21T11:18:00Z">
        <w:r w:rsidR="00497E78">
          <w:t xml:space="preserve">PWM, como aparece en la figura. </w:t>
        </w:r>
      </w:ins>
    </w:p>
    <w:p w14:paraId="44BC555C" w14:textId="2992D465" w:rsidR="0077067B" w:rsidRDefault="0077067B" w:rsidP="00BF13A1"/>
    <w:p w14:paraId="46BFCCD1" w14:textId="69F0FBA0" w:rsidR="0077067B" w:rsidRDefault="0077067B" w:rsidP="00BF13A1">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con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w:t>
      </w:r>
      <w:ins w:id="360" w:author="JUAN FRANCISCO JIMENEZ CASTELLANOS" w:date="2020-03-16T16:39:00Z">
        <w:r w:rsidR="003740AE">
          <w:t>o</w:t>
        </w:r>
      </w:ins>
      <w:r>
        <w:t xml:space="preserve"> tierra</w:t>
      </w:r>
      <w:proofErr w:type="gramEnd"/>
      <w:r>
        <w:t xml:space="preserve"> (GND) y el segundo la señal </w:t>
      </w:r>
      <w:proofErr w:type="spellStart"/>
      <w:r>
        <w:t>pwm</w:t>
      </w:r>
      <w:proofErr w:type="spellEnd"/>
      <w:r>
        <w:t xml:space="preserve">. </w:t>
      </w:r>
    </w:p>
    <w:p w14:paraId="01E3B61E" w14:textId="33B5847D" w:rsidR="0091575F" w:rsidRDefault="0091575F" w:rsidP="00BF13A1"/>
    <w:p w14:paraId="55A87731" w14:textId="68BA5C05" w:rsidR="0091575F" w:rsidRDefault="0091575F" w:rsidP="00BF13A1"/>
    <w:p w14:paraId="63607526" w14:textId="63BCB91D" w:rsidR="0077067B" w:rsidRDefault="002317CF" w:rsidP="00BF13A1">
      <w:r>
        <w:rPr>
          <w:noProof/>
        </w:rPr>
        <w:lastRenderedPageBreak/>
        <mc:AlternateContent>
          <mc:Choice Requires="wps">
            <w:drawing>
              <wp:anchor distT="0" distB="0" distL="114300" distR="114300" simplePos="0" relativeHeight="251768832" behindDoc="0" locked="0" layoutInCell="1" allowOverlap="1" wp14:anchorId="5ECB01CE" wp14:editId="49A34E2C">
                <wp:simplePos x="0" y="0"/>
                <wp:positionH relativeFrom="column">
                  <wp:posOffset>2359354</wp:posOffset>
                </wp:positionH>
                <wp:positionV relativeFrom="paragraph">
                  <wp:posOffset>86016</wp:posOffset>
                </wp:positionV>
                <wp:extent cx="523240" cy="278765"/>
                <wp:effectExtent l="0" t="0" r="10160" b="13335"/>
                <wp:wrapNone/>
                <wp:docPr id="46" name="Cuadro de texto 46"/>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40669DA9" w14:textId="2E8C2862" w:rsidR="00CF6286" w:rsidRDefault="00CF6286" w:rsidP="002317CF">
                            <w:proofErr w:type="spellStart"/>
                            <w:r>
                              <w:t>Pwm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01CE" id="Cuadro de texto 46" o:spid="_x0000_s1029" type="#_x0000_t202" style="position:absolute;margin-left:185.8pt;margin-top:6.75pt;width:41.2pt;height:2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" fillcolor="white [3201]" strokeweight=".5pt">
                <v:textbox>
                  <w:txbxContent>
                    <w:p w14:paraId="40669DA9" w14:textId="2E8C2862" w:rsidR="00CF6286" w:rsidRDefault="00CF6286" w:rsidP="002317CF">
                      <w:proofErr w:type="spellStart"/>
                      <w:r>
                        <w:t>Pwm</w:t>
                      </w:r>
                      <w:proofErr w:type="spellEnd"/>
                    </w:p>
                  </w:txbxContent>
                </v:textbox>
              </v:shape>
            </w:pict>
          </mc:Fallback>
        </mc:AlternateContent>
      </w:r>
      <w:r w:rsidR="00743206">
        <w:rPr>
          <w:noProof/>
        </w:rPr>
        <mc:AlternateContent>
          <mc:Choice Requires="wps">
            <w:drawing>
              <wp:anchor distT="0" distB="0" distL="114300" distR="114300" simplePos="0" relativeHeight="251760640" behindDoc="0" locked="0" layoutInCell="1" allowOverlap="1" wp14:anchorId="03D2FA64" wp14:editId="02EE1474">
                <wp:simplePos x="0" y="0"/>
                <wp:positionH relativeFrom="column">
                  <wp:posOffset>1098550</wp:posOffset>
                </wp:positionH>
                <wp:positionV relativeFrom="paragraph">
                  <wp:posOffset>3111500</wp:posOffset>
                </wp:positionV>
                <wp:extent cx="3021330" cy="635"/>
                <wp:effectExtent l="0" t="0" r="1270" b="1206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9462C00" w14:textId="620F6251" w:rsidR="00CF6286" w:rsidRPr="002E157E" w:rsidRDefault="00CF6286"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FA64" id="Cuadro de texto 42" o:spid="_x0000_s1030" type="#_x0000_t202" style="position:absolute;margin-left:86.5pt;margin-top:245pt;width:23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" stroked="f">
                <v:textbox style="mso-fit-shape-to-text:t" inset="0,0,0,0">
                  <w:txbxContent>
                    <w:p w14:paraId="69462C00" w14:textId="620F6251" w:rsidR="00CF6286" w:rsidRPr="002E157E" w:rsidRDefault="00CF6286"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v:textbox>
                <w10:wrap type="square"/>
              </v:shape>
            </w:pict>
          </mc:Fallback>
        </mc:AlternateContent>
      </w:r>
      <w:r w:rsidR="0077067B" w:rsidRPr="0077067B">
        <w:rPr>
          <w:rFonts w:ascii="Times New Roman" w:eastAsia="Times New Roman" w:hAnsi="Times New Roman" w:cs="Times New Roman"/>
          <w:noProof/>
        </w:rPr>
        <w:drawing>
          <wp:anchor distT="0" distB="0" distL="114300" distR="114300" simplePos="0" relativeHeight="251730944" behindDoc="0" locked="0" layoutInCell="1" allowOverlap="1" wp14:anchorId="18BCBF76" wp14:editId="2E8713BC">
            <wp:simplePos x="0" y="0"/>
            <wp:positionH relativeFrom="column">
              <wp:posOffset>1151255</wp:posOffset>
            </wp:positionH>
            <wp:positionV relativeFrom="paragraph">
              <wp:posOffset>85725</wp:posOffset>
            </wp:positionV>
            <wp:extent cx="2916555" cy="3021330"/>
            <wp:effectExtent l="0" t="1587" r="2857" b="2858"/>
            <wp:wrapSquare wrapText="bothSides"/>
            <wp:docPr id="53" name="Imagen 53" descr="Resultado de imagen de ESC 30 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 30 amp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5" t="16413" r="13829" b="15394"/>
                    <a:stretch/>
                  </pic:blipFill>
                  <pic:spPr bwMode="auto">
                    <a:xfrm rot="5400000">
                      <a:off x="0" y="0"/>
                      <a:ext cx="2916555"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94737" w14:textId="6280AD4E" w:rsidR="0077067B" w:rsidRDefault="002317CF" w:rsidP="00BF13A1">
      <w:r>
        <w:rPr>
          <w:noProof/>
        </w:rPr>
        <mc:AlternateContent>
          <mc:Choice Requires="wps">
            <w:drawing>
              <wp:anchor distT="0" distB="0" distL="114300" distR="114300" simplePos="0" relativeHeight="251762688" behindDoc="0" locked="0" layoutInCell="1" allowOverlap="1" wp14:anchorId="7E4BC54C" wp14:editId="5EFC3288">
                <wp:simplePos x="0" y="0"/>
                <wp:positionH relativeFrom="column">
                  <wp:posOffset>1466820</wp:posOffset>
                </wp:positionH>
                <wp:positionV relativeFrom="paragraph">
                  <wp:posOffset>106343</wp:posOffset>
                </wp:positionV>
                <wp:extent cx="900017" cy="226810"/>
                <wp:effectExtent l="25400" t="0" r="14605" b="52705"/>
                <wp:wrapNone/>
                <wp:docPr id="43" name="Conector recto de flecha 43"/>
                <wp:cNvGraphicFramePr/>
                <a:graphic xmlns:a="http://schemas.openxmlformats.org/drawingml/2006/main">
                  <a:graphicData uri="http://schemas.microsoft.com/office/word/2010/wordprocessingShape">
                    <wps:wsp>
                      <wps:cNvCnPr/>
                      <wps:spPr>
                        <a:xfrm flipH="1">
                          <a:off x="0" y="0"/>
                          <a:ext cx="900017" cy="22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28C00" id="_x0000_t32" coordsize="21600,21600" o:spt="32" o:oned="t" path="m,l21600,21600e" filled="f">
                <v:path arrowok="t" fillok="f" o:connecttype="none"/>
                <o:lock v:ext="edit" shapetype="t"/>
              </v:shapetype>
              <v:shape id="Conector recto de flecha 43" o:spid="_x0000_s1026" type="#_x0000_t32" style="position:absolute;margin-left:115.5pt;margin-top:8.35pt;width:70.85pt;height:17.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F6AB942" wp14:editId="5205684F">
                <wp:simplePos x="0" y="0"/>
                <wp:positionH relativeFrom="column">
                  <wp:posOffset>1288492</wp:posOffset>
                </wp:positionH>
                <wp:positionV relativeFrom="paragraph">
                  <wp:posOffset>110444</wp:posOffset>
                </wp:positionV>
                <wp:extent cx="179636" cy="985046"/>
                <wp:effectExtent l="0" t="25400" r="49530" b="18415"/>
                <wp:wrapNone/>
                <wp:docPr id="44" name="Conector recto de flecha 44"/>
                <wp:cNvGraphicFramePr/>
                <a:graphic xmlns:a="http://schemas.openxmlformats.org/drawingml/2006/main">
                  <a:graphicData uri="http://schemas.microsoft.com/office/word/2010/wordprocessingShape">
                    <wps:wsp>
                      <wps:cNvCnPr/>
                      <wps:spPr>
                        <a:xfrm flipV="1">
                          <a:off x="0" y="0"/>
                          <a:ext cx="179636" cy="98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E9087" id="Conector recto de flecha 44" o:spid="_x0000_s1026" type="#_x0000_t32" style="position:absolute;margin-left:101.45pt;margin-top:8.7pt;width:14.15pt;height:77.5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" strokecolor="#4472c4 [3204]" strokeweight=".5pt">
                <v:stroke endarrow="block" joinstyle="miter"/>
              </v:shape>
            </w:pict>
          </mc:Fallback>
        </mc:AlternateContent>
      </w:r>
      <w:r w:rsidR="0077067B">
        <w:t xml:space="preserve"> </w:t>
      </w:r>
    </w:p>
    <w:p w14:paraId="2C039252" w14:textId="10FB4BA2" w:rsidR="0077067B" w:rsidRPr="0077067B" w:rsidRDefault="002317CF" w:rsidP="0077067B">
      <w:pPr>
        <w:rPr>
          <w:rFonts w:ascii="Times New Roman" w:eastAsia="Times New Roman" w:hAnsi="Times New Roman" w:cs="Times New Roman"/>
        </w:rPr>
      </w:pPr>
      <w:r>
        <w:rPr>
          <w:noProof/>
        </w:rPr>
        <mc:AlternateContent>
          <mc:Choice Requires="wps">
            <w:drawing>
              <wp:anchor distT="0" distB="0" distL="114300" distR="114300" simplePos="0" relativeHeight="251766784" behindDoc="0" locked="0" layoutInCell="1" allowOverlap="1" wp14:anchorId="4098DD1B" wp14:editId="27214155">
                <wp:simplePos x="0" y="0"/>
                <wp:positionH relativeFrom="column">
                  <wp:posOffset>1273168</wp:posOffset>
                </wp:positionH>
                <wp:positionV relativeFrom="paragraph">
                  <wp:posOffset>92044</wp:posOffset>
                </wp:positionV>
                <wp:extent cx="45719" cy="814124"/>
                <wp:effectExtent l="25400" t="25400" r="43815" b="11430"/>
                <wp:wrapNone/>
                <wp:docPr id="45" name="Conector recto de flecha 45"/>
                <wp:cNvGraphicFramePr/>
                <a:graphic xmlns:a="http://schemas.openxmlformats.org/drawingml/2006/main">
                  <a:graphicData uri="http://schemas.microsoft.com/office/word/2010/wordprocessingShape">
                    <wps:wsp>
                      <wps:cNvCnPr/>
                      <wps:spPr>
                        <a:xfrm flipV="1">
                          <a:off x="0" y="0"/>
                          <a:ext cx="45719" cy="814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9C5B8" id="Conector recto de flecha 45" o:spid="_x0000_s1026" type="#_x0000_t32" style="position:absolute;margin-left:100.25pt;margin-top:7.25pt;width:3.6pt;height:64.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" strokecolor="#4472c4 [3204]" strokeweight=".5pt">
                <v:stroke endarrow="block" joinstyle="miter"/>
              </v:shape>
            </w:pict>
          </mc:Fallback>
        </mc:AlternateContent>
      </w:r>
      <w:r w:rsidR="0077067B" w:rsidRPr="0077067B">
        <w:rPr>
          <w:rFonts w:ascii="Times New Roman" w:eastAsia="Times New Roman" w:hAnsi="Times New Roman" w:cs="Times New Roman"/>
        </w:rPr>
        <w:fldChar w:fldCharType="begin"/>
      </w:r>
      <w:r w:rsidR="00216CEA">
        <w:rPr>
          <w:rFonts w:ascii="Times New Roman" w:eastAsia="Times New Roman" w:hAnsi="Times New Roman" w:cs="Times New Roman"/>
        </w:rPr>
        <w:instrText xml:space="preserve"> INCLUDEPICTURE "C:\\var\\folders\\f9\\g2h78njx30sdg7mmyn9f5cm80000gn\\T\\com.microsoft.Word\\WebArchiveCopyPasteTempFiles\\esc-30-amp-bangladesh.jpg" \* MERGEFORMAT </w:instrText>
      </w:r>
      <w:r w:rsidR="0077067B" w:rsidRPr="0077067B">
        <w:rPr>
          <w:rFonts w:ascii="Times New Roman" w:eastAsia="Times New Roman" w:hAnsi="Times New Roman" w:cs="Times New Roman"/>
        </w:rPr>
        <w:fldChar w:fldCharType="end"/>
      </w:r>
    </w:p>
    <w:p w14:paraId="298B80E7" w14:textId="1019263B" w:rsidR="0077067B" w:rsidRDefault="0091575F" w:rsidP="00BF13A1">
      <w:r>
        <w:rPr>
          <w:noProof/>
        </w:rPr>
        <mc:AlternateContent>
          <mc:Choice Requires="wps">
            <w:drawing>
              <wp:anchor distT="0" distB="0" distL="114300" distR="114300" simplePos="0" relativeHeight="251736064" behindDoc="0" locked="0" layoutInCell="1" allowOverlap="1" wp14:anchorId="73F6A816" wp14:editId="335A13AC">
                <wp:simplePos x="0" y="0"/>
                <wp:positionH relativeFrom="column">
                  <wp:posOffset>3750131</wp:posOffset>
                </wp:positionH>
                <wp:positionV relativeFrom="paragraph">
                  <wp:posOffset>81488</wp:posOffset>
                </wp:positionV>
                <wp:extent cx="1570534" cy="279207"/>
                <wp:effectExtent l="0" t="0" r="17145" b="13335"/>
                <wp:wrapNone/>
                <wp:docPr id="58" name="Cuadro de texto 58"/>
                <wp:cNvGraphicFramePr/>
                <a:graphic xmlns:a="http://schemas.openxmlformats.org/drawingml/2006/main">
                  <a:graphicData uri="http://schemas.microsoft.com/office/word/2010/wordprocessingShape">
                    <wps:wsp>
                      <wps:cNvSpPr txBox="1"/>
                      <wps:spPr>
                        <a:xfrm>
                          <a:off x="0" y="0"/>
                          <a:ext cx="1570534" cy="279207"/>
                        </a:xfrm>
                        <a:prstGeom prst="rect">
                          <a:avLst/>
                        </a:prstGeom>
                        <a:solidFill>
                          <a:schemeClr val="lt1"/>
                        </a:solidFill>
                        <a:ln w="6350">
                          <a:solidFill>
                            <a:prstClr val="black"/>
                          </a:solidFill>
                        </a:ln>
                      </wps:spPr>
                      <wps:txbx>
                        <w:txbxContent>
                          <w:p w14:paraId="5A221219" w14:textId="2688131F" w:rsidR="00CF6286" w:rsidRDefault="00CF6286">
                            <w:r>
                              <w:t xml:space="preserve">Señal </w:t>
                            </w:r>
                            <w:proofErr w:type="spellStart"/>
                            <w:r>
                              <w:t>pwm</w:t>
                            </w:r>
                            <w:proofErr w:type="spellEnd"/>
                            <w:r>
                              <w:t>, +5V,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816" id="Cuadro de texto 58" o:spid="_x0000_s1031" type="#_x0000_t202" style="position:absolute;margin-left:295.3pt;margin-top:6.4pt;width:123.65pt;height: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" fillcolor="white [3201]" strokeweight=".5pt">
                <v:textbox>
                  <w:txbxContent>
                    <w:p w14:paraId="5A221219" w14:textId="2688131F" w:rsidR="00CF6286" w:rsidRDefault="00CF6286">
                      <w:r>
                        <w:t xml:space="preserve">Señal </w:t>
                      </w:r>
                      <w:proofErr w:type="spellStart"/>
                      <w:r>
                        <w:t>pwm</w:t>
                      </w:r>
                      <w:proofErr w:type="spellEnd"/>
                      <w:r>
                        <w:t>, +5V, GND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66BBDA5A" wp14:editId="4AA8F716">
                <wp:simplePos x="0" y="0"/>
                <wp:positionH relativeFrom="column">
                  <wp:posOffset>2882070</wp:posOffset>
                </wp:positionH>
                <wp:positionV relativeFrom="paragraph">
                  <wp:posOffset>81138</wp:posOffset>
                </wp:positionV>
                <wp:extent cx="867759" cy="160893"/>
                <wp:effectExtent l="12700" t="50800" r="8890" b="17145"/>
                <wp:wrapNone/>
                <wp:docPr id="57" name="Conector recto de flecha 57"/>
                <wp:cNvGraphicFramePr/>
                <a:graphic xmlns:a="http://schemas.openxmlformats.org/drawingml/2006/main">
                  <a:graphicData uri="http://schemas.microsoft.com/office/word/2010/wordprocessingShape">
                    <wps:wsp>
                      <wps:cNvCnPr/>
                      <wps:spPr>
                        <a:xfrm flipH="1" flipV="1">
                          <a:off x="0" y="0"/>
                          <a:ext cx="867759" cy="16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7BBA" id="Conector recto de flecha 57" o:spid="_x0000_s1026" type="#_x0000_t32" style="position:absolute;margin-left:226.95pt;margin-top:6.4pt;width:68.35pt;height:1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" strokecolor="#4472c4 [3204]" strokeweight=".5pt">
                <v:stroke endarrow="block" joinstyle="miter"/>
              </v:shape>
            </w:pict>
          </mc:Fallback>
        </mc:AlternateContent>
      </w:r>
    </w:p>
    <w:p w14:paraId="216D526C" w14:textId="2509C7C6" w:rsidR="0077067B" w:rsidRDefault="0077067B" w:rsidP="00BF13A1"/>
    <w:p w14:paraId="6088F42D" w14:textId="22C14866" w:rsidR="0077067B" w:rsidRPr="00BF13A1" w:rsidRDefault="0077067B" w:rsidP="00BF13A1"/>
    <w:p w14:paraId="6538501A" w14:textId="51F43DE1" w:rsidR="00BF13A1" w:rsidRDefault="002317CF" w:rsidP="00BF13A1">
      <w:r>
        <w:rPr>
          <w:noProof/>
        </w:rPr>
        <mc:AlternateContent>
          <mc:Choice Requires="wps">
            <w:drawing>
              <wp:anchor distT="0" distB="0" distL="114300" distR="114300" simplePos="0" relativeHeight="251770880" behindDoc="0" locked="0" layoutInCell="1" allowOverlap="1" wp14:anchorId="7623FE0C" wp14:editId="782E4493">
                <wp:simplePos x="0" y="0"/>
                <wp:positionH relativeFrom="column">
                  <wp:posOffset>382905</wp:posOffset>
                </wp:positionH>
                <wp:positionV relativeFrom="paragraph">
                  <wp:posOffset>172085</wp:posOffset>
                </wp:positionV>
                <wp:extent cx="1487170" cy="253365"/>
                <wp:effectExtent l="0" t="0" r="11430" b="13335"/>
                <wp:wrapNone/>
                <wp:docPr id="54" name="Cuadro de texto 54"/>
                <wp:cNvGraphicFramePr/>
                <a:graphic xmlns:a="http://schemas.openxmlformats.org/drawingml/2006/main">
                  <a:graphicData uri="http://schemas.microsoft.com/office/word/2010/wordprocessingShape">
                    <wps:wsp>
                      <wps:cNvSpPr txBox="1"/>
                      <wps:spPr>
                        <a:xfrm>
                          <a:off x="0" y="0"/>
                          <a:ext cx="1487170" cy="253365"/>
                        </a:xfrm>
                        <a:prstGeom prst="rect">
                          <a:avLst/>
                        </a:prstGeom>
                        <a:solidFill>
                          <a:schemeClr val="lt1"/>
                        </a:solidFill>
                        <a:ln w="6350">
                          <a:solidFill>
                            <a:prstClr val="black"/>
                          </a:solidFill>
                        </a:ln>
                      </wps:spPr>
                      <wps:txbx>
                        <w:txbxContent>
                          <w:p w14:paraId="3B12AA60" w14:textId="56CD198D" w:rsidR="00CF6286" w:rsidRDefault="00CF6286"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FE0C" id="Cuadro de texto 54" o:spid="_x0000_s1032" type="#_x0000_t202" style="position:absolute;margin-left:30.15pt;margin-top:13.55pt;width:117.1pt;height:19.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" fillcolor="white [3201]" strokeweight=".5pt">
                <v:textbox>
                  <w:txbxContent>
                    <w:p w14:paraId="3B12AA60" w14:textId="56CD198D" w:rsidR="00CF6286" w:rsidRDefault="00CF6286"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v:textbox>
              </v:shape>
            </w:pict>
          </mc:Fallback>
        </mc:AlternateContent>
      </w:r>
    </w:p>
    <w:p w14:paraId="0A4C1A55" w14:textId="5C7A113D" w:rsidR="0077067B" w:rsidRDefault="0077067B" w:rsidP="00BF13A1"/>
    <w:p w14:paraId="66FB76EF" w14:textId="4C0C34BF" w:rsidR="0077067B" w:rsidRDefault="0077067B" w:rsidP="00BF13A1"/>
    <w:p w14:paraId="41E564B0" w14:textId="0AE94645" w:rsidR="0077067B" w:rsidRDefault="0077067B" w:rsidP="00BF13A1"/>
    <w:p w14:paraId="7D546E08" w14:textId="3DAB2A0B" w:rsidR="0077067B" w:rsidRDefault="0091575F" w:rsidP="00BF13A1">
      <w:r>
        <w:rPr>
          <w:noProof/>
        </w:rPr>
        <mc:AlternateContent>
          <mc:Choice Requires="wps">
            <w:drawing>
              <wp:anchor distT="0" distB="0" distL="114300" distR="114300" simplePos="0" relativeHeight="251738112" behindDoc="0" locked="0" layoutInCell="1" allowOverlap="1" wp14:anchorId="30DADDB7" wp14:editId="398CEFA7">
                <wp:simplePos x="0" y="0"/>
                <wp:positionH relativeFrom="column">
                  <wp:posOffset>4196051</wp:posOffset>
                </wp:positionH>
                <wp:positionV relativeFrom="paragraph">
                  <wp:posOffset>174654</wp:posOffset>
                </wp:positionV>
                <wp:extent cx="523240" cy="278765"/>
                <wp:effectExtent l="0" t="0" r="10160" b="13335"/>
                <wp:wrapNone/>
                <wp:docPr id="59" name="Cuadro de texto 59"/>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7810B354" w14:textId="6E0B756A" w:rsidR="00CF6286" w:rsidRDefault="00CF6286" w:rsidP="0091575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DDB7" id="Cuadro de texto 59" o:spid="_x0000_s1033" type="#_x0000_t202" style="position:absolute;margin-left:330.4pt;margin-top:13.75pt;width:41.2pt;height:2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" fillcolor="white [3201]" strokeweight=".5pt">
                <v:textbox>
                  <w:txbxContent>
                    <w:p w14:paraId="7810B354" w14:textId="6E0B756A" w:rsidR="00CF6286" w:rsidRDefault="00CF6286" w:rsidP="0091575F">
                      <w:r>
                        <w:t>GND</w:t>
                      </w:r>
                    </w:p>
                  </w:txbxContent>
                </v:textbox>
              </v:shape>
            </w:pict>
          </mc:Fallback>
        </mc:AlternateContent>
      </w:r>
    </w:p>
    <w:p w14:paraId="5A431DCC" w14:textId="17519F58" w:rsidR="0077067B" w:rsidRDefault="0077067B" w:rsidP="00BF13A1"/>
    <w:p w14:paraId="427BC5F0" w14:textId="6BDC7430" w:rsidR="0077067B" w:rsidRDefault="0077067B" w:rsidP="00BF13A1">
      <w:r>
        <w:rPr>
          <w:noProof/>
        </w:rPr>
        <mc:AlternateContent>
          <mc:Choice Requires="wps">
            <w:drawing>
              <wp:anchor distT="0" distB="0" distL="114300" distR="114300" simplePos="0" relativeHeight="251731968" behindDoc="0" locked="0" layoutInCell="1" allowOverlap="1" wp14:anchorId="65744765" wp14:editId="6AD6106E">
                <wp:simplePos x="0" y="0"/>
                <wp:positionH relativeFrom="column">
                  <wp:posOffset>3805972</wp:posOffset>
                </wp:positionH>
                <wp:positionV relativeFrom="paragraph">
                  <wp:posOffset>122002</wp:posOffset>
                </wp:positionV>
                <wp:extent cx="579353" cy="411829"/>
                <wp:effectExtent l="25400" t="0" r="17780" b="33020"/>
                <wp:wrapNone/>
                <wp:docPr id="55" name="Conector recto de flecha 55"/>
                <wp:cNvGraphicFramePr/>
                <a:graphic xmlns:a="http://schemas.openxmlformats.org/drawingml/2006/main">
                  <a:graphicData uri="http://schemas.microsoft.com/office/word/2010/wordprocessingShape">
                    <wps:wsp>
                      <wps:cNvCnPr/>
                      <wps:spPr>
                        <a:xfrm flipH="1">
                          <a:off x="0" y="0"/>
                          <a:ext cx="579353" cy="41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D4023" id="Conector recto de flecha 55" o:spid="_x0000_s1026" type="#_x0000_t32" style="position:absolute;margin-left:299.7pt;margin-top:9.6pt;width:45.6pt;height:32.4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" strokecolor="#4472c4 [3204]" strokeweight=".5pt">
                <v:stroke endarrow="block" joinstyle="miter"/>
              </v:shape>
            </w:pict>
          </mc:Fallback>
        </mc:AlternateContent>
      </w:r>
    </w:p>
    <w:p w14:paraId="7051DD99" w14:textId="492C8B5A" w:rsidR="0077067B" w:rsidRDefault="0077067B" w:rsidP="00BF13A1"/>
    <w:p w14:paraId="6CBBB84E" w14:textId="1011636F" w:rsidR="0077067B" w:rsidRDefault="0091575F" w:rsidP="00BF13A1">
      <w:r>
        <w:rPr>
          <w:noProof/>
        </w:rPr>
        <mc:AlternateContent>
          <mc:Choice Requires="wps">
            <w:drawing>
              <wp:anchor distT="0" distB="0" distL="114300" distR="114300" simplePos="0" relativeHeight="251740160" behindDoc="0" locked="0" layoutInCell="1" allowOverlap="1" wp14:anchorId="1D01D88B" wp14:editId="0F8D3E22">
                <wp:simplePos x="0" y="0"/>
                <wp:positionH relativeFrom="column">
                  <wp:posOffset>1792605</wp:posOffset>
                </wp:positionH>
                <wp:positionV relativeFrom="paragraph">
                  <wp:posOffset>160020</wp:posOffset>
                </wp:positionV>
                <wp:extent cx="523240" cy="278765"/>
                <wp:effectExtent l="0" t="0" r="10160" b="13335"/>
                <wp:wrapNone/>
                <wp:docPr id="60" name="Cuadro de texto 60"/>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020C110A" w14:textId="1E647AC3" w:rsidR="00CF6286" w:rsidRDefault="00CF6286" w:rsidP="0091575F">
                            <w: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D88B" id="Cuadro de texto 60" o:spid="_x0000_s1034" type="#_x0000_t202" style="position:absolute;margin-left:141.15pt;margin-top:12.6pt;width:41.2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" fillcolor="white [3201]" strokeweight=".5pt">
                <v:textbox>
                  <w:txbxContent>
                    <w:p w14:paraId="020C110A" w14:textId="1E647AC3" w:rsidR="00CF6286" w:rsidRDefault="00CF6286" w:rsidP="0091575F">
                      <w:r>
                        <w:t>VCC</w:t>
                      </w:r>
                    </w:p>
                  </w:txbxContent>
                </v:textbox>
              </v:shape>
            </w:pict>
          </mc:Fallback>
        </mc:AlternateContent>
      </w:r>
    </w:p>
    <w:p w14:paraId="4BD4980C" w14:textId="3F6576A1" w:rsidR="0077067B" w:rsidRDefault="00C14D8C" w:rsidP="00BF13A1">
      <w:r>
        <w:rPr>
          <w:noProof/>
        </w:rPr>
        <mc:AlternateContent>
          <mc:Choice Requires="wps">
            <w:drawing>
              <wp:anchor distT="0" distB="0" distL="114300" distR="114300" simplePos="0" relativeHeight="251732992" behindDoc="0" locked="0" layoutInCell="1" allowOverlap="1" wp14:anchorId="3284C260" wp14:editId="503C3829">
                <wp:simplePos x="0" y="0"/>
                <wp:positionH relativeFrom="column">
                  <wp:posOffset>2354099</wp:posOffset>
                </wp:positionH>
                <wp:positionV relativeFrom="paragraph">
                  <wp:posOffset>31508</wp:posOffset>
                </wp:positionV>
                <wp:extent cx="1396031" cy="55841"/>
                <wp:effectExtent l="0" t="63500" r="0" b="33655"/>
                <wp:wrapNone/>
                <wp:docPr id="56" name="Conector recto de flecha 56"/>
                <wp:cNvGraphicFramePr/>
                <a:graphic xmlns:a="http://schemas.openxmlformats.org/drawingml/2006/main">
                  <a:graphicData uri="http://schemas.microsoft.com/office/word/2010/wordprocessingShape">
                    <wps:wsp>
                      <wps:cNvCnPr/>
                      <wps:spPr>
                        <a:xfrm flipV="1">
                          <a:off x="0" y="0"/>
                          <a:ext cx="1396031" cy="5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87199" id="Conector recto de flecha 56" o:spid="_x0000_s1026" type="#_x0000_t32" style="position:absolute;margin-left:185.35pt;margin-top:2.5pt;width:109.9pt;height: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" strokecolor="#4472c4 [3204]" strokeweight=".5pt">
                <v:stroke endarrow="block" joinstyle="miter"/>
              </v:shape>
            </w:pict>
          </mc:Fallback>
        </mc:AlternateContent>
      </w:r>
    </w:p>
    <w:p w14:paraId="058F5547" w14:textId="389559FF" w:rsidR="0077067B" w:rsidRDefault="0077067B" w:rsidP="00BF13A1"/>
    <w:p w14:paraId="54AA5597" w14:textId="25A26669" w:rsidR="0091575F" w:rsidRDefault="0091575F" w:rsidP="00BF13A1"/>
    <w:p w14:paraId="623F9AD7" w14:textId="3D241BFF" w:rsidR="0091575F" w:rsidRDefault="0091575F" w:rsidP="00BF13A1"/>
    <w:p w14:paraId="2D52E313" w14:textId="5FDE16C8" w:rsidR="0091575F" w:rsidRDefault="0091575F" w:rsidP="00BF13A1"/>
    <w:p w14:paraId="661CF06A" w14:textId="7C5317D1" w:rsidR="0091575F" w:rsidRDefault="002317CF" w:rsidP="00BF13A1">
      <w:r>
        <w:t xml:space="preserve">Una vez que tenemos claro que cables deben ir a la batería hay que soldarlos a la </w:t>
      </w:r>
      <w:proofErr w:type="spellStart"/>
      <w:r>
        <w:t>pdb</w:t>
      </w:r>
      <w:proofErr w:type="spellEnd"/>
      <w:r>
        <w:t xml:space="preserve"> integrada junto con el módulo de corriente siguiendo el esquema de la figura </w:t>
      </w:r>
      <w:proofErr w:type="spellStart"/>
      <w:r>
        <w:t>x.x</w:t>
      </w:r>
      <w:proofErr w:type="spellEnd"/>
      <w:r>
        <w:t>.</w:t>
      </w:r>
    </w:p>
    <w:p w14:paraId="1AC594EE" w14:textId="28EF266F" w:rsidR="002317CF" w:rsidRDefault="002317CF" w:rsidP="00BF13A1"/>
    <w:p w14:paraId="79A23E19" w14:textId="595D4F61" w:rsidR="002317CF" w:rsidRDefault="002317CF" w:rsidP="00BF13A1"/>
    <w:p w14:paraId="740F3187" w14:textId="200E22E4" w:rsidR="002317CF" w:rsidRDefault="002317CF" w:rsidP="00BF13A1"/>
    <w:p w14:paraId="4708B878" w14:textId="0D9D3425" w:rsidR="002317CF" w:rsidRDefault="002317CF" w:rsidP="00BF13A1"/>
    <w:p w14:paraId="075464DA" w14:textId="3885B8A0" w:rsidR="002317CF" w:rsidRDefault="002C3BDD" w:rsidP="00BF13A1">
      <w:r>
        <w:rPr>
          <w:noProof/>
        </w:rPr>
        <mc:AlternateContent>
          <mc:Choice Requires="wps">
            <w:drawing>
              <wp:anchor distT="0" distB="0" distL="114300" distR="114300" simplePos="0" relativeHeight="251773952" behindDoc="0" locked="0" layoutInCell="1" allowOverlap="1" wp14:anchorId="7D08A7EA" wp14:editId="4FFC6FB9">
                <wp:simplePos x="0" y="0"/>
                <wp:positionH relativeFrom="column">
                  <wp:posOffset>0</wp:posOffset>
                </wp:positionH>
                <wp:positionV relativeFrom="paragraph">
                  <wp:posOffset>1696720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537CB79" w14:textId="5479A50C" w:rsidR="00CF6286" w:rsidRDefault="00CF6286"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A7EA" id="Cuadro de texto 77" o:spid="_x0000_s1035" type="#_x0000_t202" style="position:absolute;margin-left:0;margin-top:133.6pt;width:424.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" stroked="f">
                <v:textbox style="mso-fit-shape-to-text:t" inset="0,0,0,0">
                  <w:txbxContent>
                    <w:p w14:paraId="3537CB79" w14:textId="5479A50C" w:rsidR="00CF6286" w:rsidRDefault="00CF6286"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r>
        <w:rPr>
          <w:noProof/>
        </w:rPr>
        <w:drawing>
          <wp:anchor distT="0" distB="0" distL="114300" distR="114300" simplePos="0" relativeHeight="251771904" behindDoc="0" locked="0" layoutInCell="1" allowOverlap="1" wp14:anchorId="247667A4" wp14:editId="64E840B6">
            <wp:simplePos x="0" y="0"/>
            <wp:positionH relativeFrom="column">
              <wp:posOffset>0</wp:posOffset>
            </wp:positionH>
            <wp:positionV relativeFrom="paragraph">
              <wp:posOffset>0</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2F1138A" w14:textId="56E33DF4" w:rsidR="002317CF" w:rsidRDefault="002317CF" w:rsidP="00BF13A1"/>
    <w:p w14:paraId="69FEEA8D" w14:textId="0AAE1DC1" w:rsidR="002317CF" w:rsidRDefault="002317CF" w:rsidP="00BF13A1"/>
    <w:p w14:paraId="534F3903" w14:textId="03E1E79A" w:rsidR="0091575F" w:rsidRDefault="0091575F" w:rsidP="00BF13A1"/>
    <w:p w14:paraId="54C6E271" w14:textId="6BBB322C" w:rsidR="0091575F" w:rsidRDefault="0091575F" w:rsidP="00BF13A1"/>
    <w:p w14:paraId="7FA2C04C" w14:textId="21B81E7E" w:rsidR="002317CF" w:rsidRDefault="002317CF" w:rsidP="00BF13A1"/>
    <w:p w14:paraId="2F769D6B" w14:textId="7481DCF2" w:rsidR="002317CF" w:rsidRDefault="002317CF" w:rsidP="00BF13A1"/>
    <w:p w14:paraId="35063044" w14:textId="49768063" w:rsidR="002317CF" w:rsidRDefault="002317CF" w:rsidP="00BF13A1"/>
    <w:p w14:paraId="62282E14" w14:textId="3A7CA67C" w:rsidR="002317CF" w:rsidRDefault="002317CF" w:rsidP="00BF13A1"/>
    <w:p w14:paraId="5B0BA821" w14:textId="693DE5F5" w:rsidR="002317CF" w:rsidRDefault="002317CF" w:rsidP="00BF13A1"/>
    <w:p w14:paraId="06ABDE65" w14:textId="77777777" w:rsidR="002317CF" w:rsidRDefault="002317CF" w:rsidP="00BF13A1"/>
    <w:p w14:paraId="67D9A6A6" w14:textId="23DB1170" w:rsidR="0091575F" w:rsidRDefault="0091575F" w:rsidP="00BF13A1"/>
    <w:p w14:paraId="2638B514" w14:textId="68878D5D" w:rsidR="0091575F" w:rsidRDefault="0091575F" w:rsidP="00BF13A1"/>
    <w:p w14:paraId="33472578" w14:textId="77777777" w:rsidR="0091575F" w:rsidRPr="00BF13A1" w:rsidRDefault="0091575F" w:rsidP="00BF13A1"/>
    <w:p w14:paraId="41E11D4B" w14:textId="49E4114D" w:rsidR="00BF13A1" w:rsidRDefault="00456515" w:rsidP="00BF13A1">
      <w:pPr>
        <w:pStyle w:val="Ttulo2"/>
      </w:pPr>
      <w:bookmarkStart w:id="361" w:name="_Toc37239148"/>
      <w:ins w:id="362" w:author="Juan Carlos de Alfonso Juliá" w:date="2020-04-08T11:47:00Z">
        <w:r>
          <w:t xml:space="preserve">2.2.2 </w:t>
        </w:r>
      </w:ins>
      <w:r w:rsidR="00BF13A1">
        <w:t>Instalación de las hélices</w:t>
      </w:r>
      <w:r w:rsidR="002068C8">
        <w:t xml:space="preserve"> y motores</w:t>
      </w:r>
      <w:bookmarkEnd w:id="361"/>
    </w:p>
    <w:p w14:paraId="55F0AB2C" w14:textId="3708444E" w:rsidR="00C8027B" w:rsidRDefault="00C8027B" w:rsidP="00BF13A1"/>
    <w:p w14:paraId="2CB42DA5" w14:textId="2FC0D00E" w:rsidR="00BF13A1" w:rsidRDefault="00BF13A1" w:rsidP="00BF13A1">
      <w:r>
        <w:t>Durante la instalación de las hélices hay que tener en cuenta que su colocación no es trivial y que las cuatro hélices no deben ser iguales. El motivo es la fuerza que estas generan, una hélice colocada en horizontal al girar generará dos fuerzas, la primera un empuje hacia arriba que es la que se busca para elevar el dron, sin embargo</w:t>
      </w:r>
      <w:r w:rsidR="00410DE3">
        <w:t>,</w:t>
      </w:r>
      <w:r>
        <w:t xml:space="preserve"> también se genera una fuerza hacia delante que hace avanzar a este</w:t>
      </w:r>
      <w:r w:rsidR="00860826">
        <w:t xml:space="preserve"> como se explica en la figura </w:t>
      </w:r>
      <w:proofErr w:type="spellStart"/>
      <w:r w:rsidR="00860826">
        <w:t>x.x</w:t>
      </w:r>
      <w:proofErr w:type="spellEnd"/>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60826">
        <w:t>.</w:t>
      </w:r>
    </w:p>
    <w:p w14:paraId="66D60E2A" w14:textId="4A9B44B9" w:rsidR="00BF13A1" w:rsidRDefault="00BF13A1" w:rsidP="00BF13A1"/>
    <w:p w14:paraId="04C11387" w14:textId="7C36AFA4" w:rsidR="00BF13A1" w:rsidRDefault="00860826" w:rsidP="00BF13A1">
      <w:r>
        <w:rPr>
          <w:noProof/>
        </w:rPr>
        <mc:AlternateContent>
          <mc:Choice Requires="wps">
            <w:drawing>
              <wp:anchor distT="0" distB="0" distL="114300" distR="114300" simplePos="0" relativeHeight="251729920" behindDoc="0" locked="0" layoutInCell="1" allowOverlap="1" wp14:anchorId="2AE8FF9F" wp14:editId="1EE9C288">
                <wp:simplePos x="0" y="0"/>
                <wp:positionH relativeFrom="column">
                  <wp:posOffset>3318164</wp:posOffset>
                </wp:positionH>
                <wp:positionV relativeFrom="paragraph">
                  <wp:posOffset>933277</wp:posOffset>
                </wp:positionV>
                <wp:extent cx="2202872" cy="285115"/>
                <wp:effectExtent l="0" t="0" r="6985" b="6985"/>
                <wp:wrapNone/>
                <wp:docPr id="52" name="Cuadro de texto 52"/>
                <wp:cNvGraphicFramePr/>
                <a:graphic xmlns:a="http://schemas.openxmlformats.org/drawingml/2006/main">
                  <a:graphicData uri="http://schemas.microsoft.com/office/word/2010/wordprocessingShape">
                    <wps:wsp>
                      <wps:cNvSpPr txBox="1"/>
                      <wps:spPr>
                        <a:xfrm>
                          <a:off x="0" y="0"/>
                          <a:ext cx="2202872" cy="285115"/>
                        </a:xfrm>
                        <a:prstGeom prst="rect">
                          <a:avLst/>
                        </a:prstGeom>
                        <a:solidFill>
                          <a:schemeClr val="lt1"/>
                        </a:solidFill>
                        <a:ln w="6350">
                          <a:solidFill>
                            <a:prstClr val="black"/>
                          </a:solidFill>
                        </a:ln>
                      </wps:spPr>
                      <wps:txbx>
                        <w:txbxContent>
                          <w:p w14:paraId="494532D8" w14:textId="4C077C77" w:rsidR="00CF6286" w:rsidRDefault="00CF6286" w:rsidP="00860826">
                            <w:r>
                              <w:t>Fuerza de empuje hacia 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FF9F" id="Cuadro de texto 52" o:spid="_x0000_s1036" type="#_x0000_t202" style="position:absolute;margin-left:261.25pt;margin-top:73.5pt;width:173.45pt;height:22.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" fillcolor="white [3201]" strokeweight=".5pt">
                <v:textbox>
                  <w:txbxContent>
                    <w:p w14:paraId="494532D8" w14:textId="4C077C77" w:rsidR="00CF6286" w:rsidRDefault="00CF6286" w:rsidP="00860826">
                      <w:r>
                        <w:t>Fuerza de empuje hacia delante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AD53015" wp14:editId="4192099F">
                <wp:simplePos x="0" y="0"/>
                <wp:positionH relativeFrom="column">
                  <wp:posOffset>1954010</wp:posOffset>
                </wp:positionH>
                <wp:positionV relativeFrom="paragraph">
                  <wp:posOffset>407381</wp:posOffset>
                </wp:positionV>
                <wp:extent cx="1676400" cy="285144"/>
                <wp:effectExtent l="0" t="0" r="12700" b="6985"/>
                <wp:wrapNone/>
                <wp:docPr id="51" name="Cuadro de texto 51"/>
                <wp:cNvGraphicFramePr/>
                <a:graphic xmlns:a="http://schemas.openxmlformats.org/drawingml/2006/main">
                  <a:graphicData uri="http://schemas.microsoft.com/office/word/2010/wordprocessingShape">
                    <wps:wsp>
                      <wps:cNvSpPr txBox="1"/>
                      <wps:spPr>
                        <a:xfrm>
                          <a:off x="0" y="0"/>
                          <a:ext cx="1676400" cy="285144"/>
                        </a:xfrm>
                        <a:prstGeom prst="rect">
                          <a:avLst/>
                        </a:prstGeom>
                        <a:solidFill>
                          <a:schemeClr val="lt1"/>
                        </a:solidFill>
                        <a:ln w="6350">
                          <a:solidFill>
                            <a:prstClr val="black"/>
                          </a:solidFill>
                        </a:ln>
                      </wps:spPr>
                      <wps:txbx>
                        <w:txbxContent>
                          <w:p w14:paraId="2E4A3A8E" w14:textId="3090631E" w:rsidR="00CF6286" w:rsidRDefault="00CF6286">
                            <w:r>
                              <w:t>Fuerza de sustentación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3015" id="Cuadro de texto 51" o:spid="_x0000_s1037" type="#_x0000_t202" style="position:absolute;margin-left:153.85pt;margin-top:32.1pt;width:132pt;height:22.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" fillcolor="white [3201]" strokeweight=".5pt">
                <v:textbox>
                  <w:txbxContent>
                    <w:p w14:paraId="2E4A3A8E" w14:textId="3090631E" w:rsidR="00CF6286" w:rsidRDefault="00CF6286">
                      <w:r>
                        <w:t>Fuerza de sustentación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A0C88F" wp14:editId="29D4E6B7">
                <wp:simplePos x="0" y="0"/>
                <wp:positionH relativeFrom="column">
                  <wp:posOffset>3464155</wp:posOffset>
                </wp:positionH>
                <wp:positionV relativeFrom="paragraph">
                  <wp:posOffset>1266479</wp:posOffset>
                </wp:positionV>
                <wp:extent cx="450273" cy="159327"/>
                <wp:effectExtent l="0" t="12700" r="19685" b="31750"/>
                <wp:wrapNone/>
                <wp:docPr id="49" name="Flecha a la derecha con bandas 49"/>
                <wp:cNvGraphicFramePr/>
                <a:graphic xmlns:a="http://schemas.openxmlformats.org/drawingml/2006/main">
                  <a:graphicData uri="http://schemas.microsoft.com/office/word/2010/wordprocessingShape">
                    <wps:wsp>
                      <wps:cNvSpPr/>
                      <wps:spPr>
                        <a:xfrm>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65040D"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9" o:spid="_x0000_s1026" type="#_x0000_t93" style="position:absolute;margin-left:272.75pt;margin-top:99.7pt;width:35.45pt;height:12.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" adj="17778" fillcolor="#4472c4 [3204]" strokecolor="#1f3763 [1604]" strokeweight="1pt"/>
            </w:pict>
          </mc:Fallback>
        </mc:AlternateContent>
      </w:r>
      <w:r>
        <w:rPr>
          <w:noProof/>
        </w:rPr>
        <mc:AlternateContent>
          <mc:Choice Requires="wps">
            <w:drawing>
              <wp:anchor distT="0" distB="0" distL="114300" distR="114300" simplePos="0" relativeHeight="251726848" behindDoc="0" locked="0" layoutInCell="1" allowOverlap="1" wp14:anchorId="5A14B0DF" wp14:editId="5E8F272D">
                <wp:simplePos x="0" y="0"/>
                <wp:positionH relativeFrom="column">
                  <wp:posOffset>1736090</wp:posOffset>
                </wp:positionH>
                <wp:positionV relativeFrom="paragraph">
                  <wp:posOffset>1841500</wp:posOffset>
                </wp:positionV>
                <wp:extent cx="1948180" cy="635"/>
                <wp:effectExtent l="0" t="0" r="0" b="1206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190FDE16" w14:textId="632834A9" w:rsidR="00CF6286" w:rsidRDefault="00CF6286"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4B0DF" id="Cuadro de texto 50" o:spid="_x0000_s1038" type="#_x0000_t202" style="position:absolute;margin-left:136.7pt;margin-top:145pt;width:1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" stroked="f">
                <v:textbox style="mso-fit-shape-to-text:t" inset="0,0,0,0">
                  <w:txbxContent>
                    <w:p w14:paraId="190FDE16" w14:textId="632834A9" w:rsidR="00CF6286" w:rsidRDefault="00CF6286"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v:textbox>
                <w10:wrap type="square"/>
              </v:shape>
            </w:pict>
          </mc:Fallback>
        </mc:AlternateContent>
      </w:r>
      <w:r>
        <w:rPr>
          <w:noProof/>
        </w:rPr>
        <w:drawing>
          <wp:anchor distT="0" distB="0" distL="114300" distR="114300" simplePos="0" relativeHeight="251721728" behindDoc="0" locked="0" layoutInCell="1" allowOverlap="1" wp14:anchorId="1DA294C2" wp14:editId="0826FC3E">
            <wp:simplePos x="0" y="0"/>
            <wp:positionH relativeFrom="column">
              <wp:posOffset>1736667</wp:posOffset>
            </wp:positionH>
            <wp:positionV relativeFrom="paragraph">
              <wp:posOffset>981075</wp:posOffset>
            </wp:positionV>
            <wp:extent cx="1948488" cy="803679"/>
            <wp:effectExtent l="0" t="0" r="0" b="0"/>
            <wp:wrapSquare wrapText="bothSides"/>
            <wp:docPr id="47" name="Imagen 47"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488" cy="803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7C25A81D" wp14:editId="2FAB7B18">
                <wp:simplePos x="0" y="0"/>
                <wp:positionH relativeFrom="column">
                  <wp:posOffset>2507414</wp:posOffset>
                </wp:positionH>
                <wp:positionV relativeFrom="paragraph">
                  <wp:posOffset>878581</wp:posOffset>
                </wp:positionV>
                <wp:extent cx="450273" cy="159327"/>
                <wp:effectExtent l="0" t="6667" r="25717" b="13018"/>
                <wp:wrapNone/>
                <wp:docPr id="48" name="Flecha a la derecha con bandas 48"/>
                <wp:cNvGraphicFramePr/>
                <a:graphic xmlns:a="http://schemas.openxmlformats.org/drawingml/2006/main">
                  <a:graphicData uri="http://schemas.microsoft.com/office/word/2010/wordprocessingShape">
                    <wps:wsp>
                      <wps:cNvSpPr/>
                      <wps:spPr>
                        <a:xfrm rot="16200000">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B1C5E3" id="Flecha a la derecha con bandas 48" o:spid="_x0000_s1026" type="#_x0000_t93" style="position:absolute;margin-left:197.45pt;margin-top:69.2pt;width:35.45pt;height:12.5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" adj="17778" fillcolor="#4472c4 [3204]" strokecolor="#1f3763 [1604]" strokeweight="1pt"/>
            </w:pict>
          </mc:Fallback>
        </mc:AlternateContent>
      </w:r>
    </w:p>
    <w:p w14:paraId="7F7AFC28" w14:textId="77777777" w:rsidR="00860826" w:rsidRDefault="00860826" w:rsidP="00BF13A1"/>
    <w:p w14:paraId="2A1A2326" w14:textId="77777777" w:rsidR="00860826" w:rsidRDefault="00860826" w:rsidP="00BF13A1"/>
    <w:p w14:paraId="276DB64C" w14:textId="77777777" w:rsidR="00860826" w:rsidRDefault="00860826" w:rsidP="00BF13A1"/>
    <w:p w14:paraId="499906AA" w14:textId="77777777" w:rsidR="00860826" w:rsidRDefault="00860826" w:rsidP="00BF13A1"/>
    <w:p w14:paraId="67B01CD3" w14:textId="77777777" w:rsidR="00860826" w:rsidRDefault="00860826" w:rsidP="00BF13A1"/>
    <w:p w14:paraId="6B1F6CDC" w14:textId="77777777" w:rsidR="00860826" w:rsidRDefault="00860826" w:rsidP="00BF13A1"/>
    <w:p w14:paraId="2C1CCE11" w14:textId="77777777" w:rsidR="00860826" w:rsidRDefault="00860826" w:rsidP="00BF13A1"/>
    <w:p w14:paraId="4E1BFE0D" w14:textId="77777777" w:rsidR="00860826" w:rsidRDefault="00860826" w:rsidP="00BF13A1"/>
    <w:p w14:paraId="24253AA6" w14:textId="77777777" w:rsidR="00860826" w:rsidRDefault="00860826" w:rsidP="00BF13A1"/>
    <w:p w14:paraId="3033C9DF" w14:textId="77777777" w:rsidR="00860826" w:rsidRDefault="00860826" w:rsidP="00BF13A1"/>
    <w:p w14:paraId="612E03E1" w14:textId="3D57B1CB" w:rsidR="00860826" w:rsidRDefault="00860826" w:rsidP="00BF13A1"/>
    <w:p w14:paraId="684C9787" w14:textId="5D5E0DA1" w:rsidR="00860826" w:rsidDel="00021256" w:rsidRDefault="00860826" w:rsidP="00BF13A1">
      <w:pPr>
        <w:rPr>
          <w:del w:id="363" w:author="JUAN FRANCISCO JIMENEZ CASTELLANOS" w:date="2020-03-18T13:14:00Z"/>
        </w:rPr>
      </w:pPr>
    </w:p>
    <w:p w14:paraId="7C3DAF6D" w14:textId="657FF5E9" w:rsidR="00860826" w:rsidDel="00021256" w:rsidRDefault="00860826" w:rsidP="00BF13A1">
      <w:pPr>
        <w:rPr>
          <w:del w:id="364" w:author="JUAN FRANCISCO JIMENEZ CASTELLANOS" w:date="2020-03-18T13:14:00Z"/>
        </w:rPr>
      </w:pPr>
    </w:p>
    <w:p w14:paraId="7909DBA9" w14:textId="0DE30FAB" w:rsidR="00860826" w:rsidRDefault="00021256" w:rsidP="00BF13A1">
      <w:ins w:id="365" w:author="JUAN FRANCISCO JIMENEZ CASTELLANOS" w:date="2020-03-18T13:15:00Z">
        <w:r>
          <w:t>Ojo</w:t>
        </w:r>
      </w:ins>
      <w:ins w:id="366" w:author="JUAN FRANCISCO JIMENEZ CASTELLANOS" w:date="2020-03-18T13:14:00Z">
        <w:r>
          <w:t xml:space="preserve"> no, no se trata de una fuerza. Un par motor es en realidad un par de fuerzas entendiendo por tal </w:t>
        </w:r>
      </w:ins>
      <w:ins w:id="367" w:author="JUAN FRANCISCO JIMENEZ CASTELLANOS" w:date="2020-03-18T13:15:00Z">
        <w:r>
          <w:t>un par de fuerzas iguales, aplicadas en puntos distintos y que tien</w:t>
        </w:r>
      </w:ins>
      <w:ins w:id="368" w:author="JUAN FRANCISCO JIMENEZ CASTELLANOS" w:date="2020-03-18T13:16:00Z">
        <w:r>
          <w:t xml:space="preserve">den a generar un giro. En el caso del motor se trata además de un momento </w:t>
        </w:r>
      </w:ins>
      <w:ins w:id="369" w:author="JUAN FRANCISCO JIMENEZ CASTELLANOS" w:date="2020-03-18T13:19:00Z">
        <w:r>
          <w:t xml:space="preserve">por acción </w:t>
        </w:r>
      </w:ins>
      <w:ins w:id="370" w:author="JUAN FRANCISCO JIMENEZ CASTELLANOS" w:date="2020-03-18T13:20:00Z">
        <w:r>
          <w:t>y reacción, la hélice tiende a pararse y hacer rotar al</w:t>
        </w:r>
      </w:ins>
      <w:ins w:id="371" w:author="JUAN FRANCISCO JIMENEZ CASTELLANOS" w:date="2020-03-18T13:21:00Z">
        <w:r>
          <w:t xml:space="preserve"> dron a su alrededor…</w:t>
        </w:r>
      </w:ins>
      <w:ins w:id="372" w:author="JUAN FRANCISCO JIMENEZ CASTELLANOS" w:date="2020-03-18T13:17:00Z">
        <w:r>
          <w:t xml:space="preserve"> no coincide con el par motor, éste último es el par de fuerzas aplicado por el motor a su propio eje de giro… L</w:t>
        </w:r>
      </w:ins>
      <w:ins w:id="373" w:author="JUAN FRANCISCO JIMENEZ CASTELLANOS" w:date="2020-03-18T13:18:00Z">
        <w:r>
          <w:t xml:space="preserve">o que </w:t>
        </w:r>
        <w:proofErr w:type="spellStart"/>
        <w:r>
          <w:t>compesas</w:t>
        </w:r>
        <w:proofErr w:type="spellEnd"/>
        <w:r>
          <w:t xml:space="preserve"> haciendo girar las hélices en sentido contrario son precisamente esos momentos angulares </w:t>
        </w:r>
      </w:ins>
      <w:ins w:id="374" w:author="JUAN FRANCISCO JIMENEZ CASTELLANOS" w:date="2020-03-18T13:21:00Z">
        <w:r>
          <w:t>generados por acción y rea</w:t>
        </w:r>
      </w:ins>
      <w:ins w:id="375" w:author="JUAN FRANCISCO JIMENEZ CASTELLANOS" w:date="2020-03-18T13:22:00Z">
        <w:r>
          <w:t>cción. (No hace falta evidentemente que cuentes toda esta historia, pero si que precises los términos.)</w:t>
        </w:r>
      </w:ins>
      <w:ins w:id="376" w:author="JUAN FRANCISCO JIMENEZ CASTELLANOS" w:date="2020-03-18T13:16:00Z">
        <w:r>
          <w:t xml:space="preserve"> </w:t>
        </w:r>
      </w:ins>
    </w:p>
    <w:p w14:paraId="5A3B9705" w14:textId="695E722E" w:rsidR="00860826" w:rsidRDefault="00494294" w:rsidP="00BF13A1">
      <w:r>
        <w:t xml:space="preserve">Para evitar la fuerza generada hacia delante o par motor las placas deben colocarse de forma </w:t>
      </w:r>
      <w:proofErr w:type="spellStart"/>
      <w:r>
        <w:t>contrarrotatoria</w:t>
      </w:r>
      <w:proofErr w:type="spellEnd"/>
      <w:r>
        <w:t xml:space="preserve"> consiguiendo de esta manera que las fuerzas de empuje horizontales al ser de sentido opuesto se anulen únicamente en sentido horizontal y conservándose en el vertical haciendo que el dron se eleve. La situación final de las hélices será por tanto la explicada en la figura </w:t>
      </w:r>
      <w:proofErr w:type="spellStart"/>
      <w:r>
        <w:t>x.x</w:t>
      </w:r>
      <w:proofErr w:type="spellEnd"/>
      <w:r>
        <w:t>.</w:t>
      </w:r>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53391">
        <w:t>.</w:t>
      </w:r>
    </w:p>
    <w:p w14:paraId="73C945EF" w14:textId="0B8CD584" w:rsidR="00860826" w:rsidRDefault="00860826" w:rsidP="00BF13A1"/>
    <w:p w14:paraId="34E7EDD0" w14:textId="77777777" w:rsidR="00860826" w:rsidRDefault="00860826" w:rsidP="00BF13A1"/>
    <w:p w14:paraId="6484EA7A" w14:textId="20D9510B" w:rsidR="009F14B1" w:rsidRDefault="00860826" w:rsidP="009F14B1">
      <w:r>
        <w:rPr>
          <w:noProof/>
        </w:rPr>
        <w:lastRenderedPageBreak/>
        <w:drawing>
          <wp:inline distT="0" distB="0" distL="0" distR="0" wp14:anchorId="7C7D033F" wp14:editId="638D6949">
            <wp:extent cx="5396230" cy="2450465"/>
            <wp:effectExtent l="0" t="0" r="1270" b="635"/>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inline>
        </w:drawing>
      </w:r>
    </w:p>
    <w:p w14:paraId="4C06CCB1" w14:textId="51C84068" w:rsidR="009F14B1" w:rsidRDefault="009F14B1" w:rsidP="009F14B1"/>
    <w:p w14:paraId="0A5BC6B4" w14:textId="5709603B" w:rsidR="009F14B1" w:rsidRDefault="009F14B1" w:rsidP="009F14B1"/>
    <w:p w14:paraId="1DBDA61B" w14:textId="15FD7FAE" w:rsidR="009F14B1" w:rsidRDefault="009F14B1" w:rsidP="009F14B1"/>
    <w:p w14:paraId="68CC13A8" w14:textId="47C3585E" w:rsidR="0091575F" w:rsidRDefault="0091575F" w:rsidP="009F14B1"/>
    <w:p w14:paraId="2C21E43E" w14:textId="27DBEBDD" w:rsidR="0091575F" w:rsidRDefault="0091575F" w:rsidP="009F14B1">
      <w:r>
        <w:t xml:space="preserve">Como se aprecia en el diagrama anterior además de fijar las hélices de la forma explicada es necesario que los motores giren en distinto sentido. Para </w:t>
      </w:r>
      <w:r w:rsidR="00FF79CB">
        <w:t xml:space="preserve">poder realizar este </w:t>
      </w:r>
      <w:proofErr w:type="gramStart"/>
      <w:r w:rsidR="00FF79CB">
        <w:t>paso basta</w:t>
      </w:r>
      <w:proofErr w:type="gramEnd"/>
      <w:r w:rsidR="00FF79CB">
        <w:t xml:space="preserve"> con intercambiar los dos conectores VCC y GND que van del variador al motor como se ejemplifica en </w:t>
      </w:r>
      <w:r w:rsidR="00B32FC3">
        <w:t>el siguiente esquema</w:t>
      </w:r>
      <w:r w:rsidR="00BB658E">
        <w:t>:</w:t>
      </w:r>
      <w:ins w:id="377" w:author="JUAN FRANCISCO JIMENEZ CASTELLANOS" w:date="2020-03-21T11:21:00Z">
        <w:r w:rsidR="00497E78">
          <w:t xml:space="preserve"> (Lo dicho, </w:t>
        </w:r>
        <w:proofErr w:type="spellStart"/>
        <w:r w:rsidR="00497E78">
          <w:t>aseguraté</w:t>
        </w:r>
        <w:proofErr w:type="spellEnd"/>
        <w:r w:rsidR="00497E78">
          <w:t xml:space="preserve"> de que es as</w:t>
        </w:r>
      </w:ins>
      <w:ins w:id="378" w:author="JUAN FRANCISCO JIMENEZ CASTELLANOS" w:date="2020-03-21T11:22:00Z">
        <w:r w:rsidR="00497E78">
          <w:t>í y no como te lo he contado yo antes)</w:t>
        </w:r>
      </w:ins>
    </w:p>
    <w:p w14:paraId="291C8A4F" w14:textId="670C8861" w:rsidR="00B32FC3" w:rsidRDefault="00B32FC3" w:rsidP="009F14B1">
      <w:r>
        <w:rPr>
          <w:noProof/>
        </w:rPr>
        <mc:AlternateContent>
          <mc:Choice Requires="wps">
            <w:drawing>
              <wp:anchor distT="0" distB="0" distL="114300" distR="114300" simplePos="0" relativeHeight="251758592" behindDoc="0" locked="0" layoutInCell="1" allowOverlap="1" wp14:anchorId="3E8F98D9" wp14:editId="7E8F514B">
                <wp:simplePos x="0" y="0"/>
                <wp:positionH relativeFrom="column">
                  <wp:posOffset>4503851</wp:posOffset>
                </wp:positionH>
                <wp:positionV relativeFrom="paragraph">
                  <wp:posOffset>155196</wp:posOffset>
                </wp:positionV>
                <wp:extent cx="926965" cy="863546"/>
                <wp:effectExtent l="0" t="0" r="0" b="0"/>
                <wp:wrapNone/>
                <wp:docPr id="73" name="Flecha circular 73"/>
                <wp:cNvGraphicFramePr/>
                <a:graphic xmlns:a="http://schemas.openxmlformats.org/drawingml/2006/main">
                  <a:graphicData uri="http://schemas.microsoft.com/office/word/2010/wordprocessingShape">
                    <wps:wsp>
                      <wps:cNvSpPr/>
                      <wps:spPr>
                        <a:xfrm rot="5400000" flipH="1">
                          <a:off x="0" y="0"/>
                          <a:ext cx="926965" cy="86354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4D80C" id="Flecha circular 73" o:spid="_x0000_s1026" style="position:absolute;margin-left:354.65pt;margin-top:12.2pt;width:73pt;height:68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965,86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" path="m53972,431773c53972,242347,206024,82204,409561,57261,606263,33156,793394,142622,853654,317041r50248,l819022,431773,688016,317041r48421,c678351,206384,544388,144495,409937,166203,266358,189384,161914,301217,161914,431773r-107942,xe" fillcolor="#4472c4 [3204]" strokecolor="#1f3763 [1604]" strokeweight="1pt">
                <v:stroke joinstyle="miter"/>
                <v:path arrowok="t" o:connecttype="custom" o:connectlocs="53972,431773;409561,57261;853654,317041;903902,317041;819022,431773;688016,317041;736437,317041;409937,166203;161914,431773;53972,431773" o:connectangles="0,0,0,0,0,0,0,0,0,0"/>
              </v:shape>
            </w:pict>
          </mc:Fallback>
        </mc:AlternateContent>
      </w:r>
    </w:p>
    <w:p w14:paraId="6C5B8B9D" w14:textId="6F597874" w:rsidR="00B32FC3" w:rsidRDefault="00B32FC3" w:rsidP="009F14B1">
      <w:r>
        <w:rPr>
          <w:noProof/>
        </w:rPr>
        <mc:AlternateContent>
          <mc:Choice Requires="wps">
            <w:drawing>
              <wp:anchor distT="0" distB="0" distL="114300" distR="114300" simplePos="0" relativeHeight="251756544" behindDoc="0" locked="0" layoutInCell="1" allowOverlap="1" wp14:anchorId="46CA590A" wp14:editId="1A626216">
                <wp:simplePos x="0" y="0"/>
                <wp:positionH relativeFrom="column">
                  <wp:posOffset>1753878</wp:posOffset>
                </wp:positionH>
                <wp:positionV relativeFrom="paragraph">
                  <wp:posOffset>7478</wp:posOffset>
                </wp:positionV>
                <wp:extent cx="829706" cy="817305"/>
                <wp:effectExtent l="0" t="0" r="0" b="14922"/>
                <wp:wrapNone/>
                <wp:docPr id="72" name="Flecha circular 72"/>
                <wp:cNvGraphicFramePr/>
                <a:graphic xmlns:a="http://schemas.openxmlformats.org/drawingml/2006/main">
                  <a:graphicData uri="http://schemas.microsoft.com/office/word/2010/wordprocessingShape">
                    <wps:wsp>
                      <wps:cNvSpPr/>
                      <wps:spPr>
                        <a:xfrm rot="5400000">
                          <a:off x="0" y="0"/>
                          <a:ext cx="829706" cy="81730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67D0" id="Flecha circular 72" o:spid="_x0000_s1026" style="position:absolute;margin-left:138.1pt;margin-top:.6pt;width:65.35pt;height:6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706,8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" path="m51082,408653c51082,230396,184651,79365,364235,54561,542529,29935,712327,137217,763576,306873r48385,-1l727543,408652,607635,306872r47157,c605744,196661,484641,134735,363916,158132,241461,181864,153246,286766,153246,408652r-102164,1xe" fillcolor="#4472c4 [3204]" strokecolor="#1f3763 [1604]" strokeweight="1pt">
                <v:stroke joinstyle="miter"/>
                <v:path arrowok="t" o:connecttype="custom" o:connectlocs="51082,408653;364235,54561;763576,306873;811961,306872;727543,408652;607635,306872;654792,306872;363916,158132;153246,408652;51082,408653" o:connectangles="0,0,0,0,0,0,0,0,0,0"/>
              </v:shape>
            </w:pict>
          </mc:Fallback>
        </mc:AlternateContent>
      </w:r>
      <w:r>
        <w:rPr>
          <w:noProof/>
        </w:rPr>
        <mc:AlternateContent>
          <mc:Choice Requires="wps">
            <w:drawing>
              <wp:anchor distT="0" distB="0" distL="114300" distR="114300" simplePos="0" relativeHeight="251746304" behindDoc="0" locked="0" layoutInCell="1" allowOverlap="1" wp14:anchorId="77E2C673" wp14:editId="021B06CB">
                <wp:simplePos x="0" y="0"/>
                <wp:positionH relativeFrom="column">
                  <wp:posOffset>4501975</wp:posOffset>
                </wp:positionH>
                <wp:positionV relativeFrom="paragraph">
                  <wp:posOffset>98425</wp:posOffset>
                </wp:positionV>
                <wp:extent cx="591671" cy="586781"/>
                <wp:effectExtent l="0" t="0" r="18415" b="10160"/>
                <wp:wrapNone/>
                <wp:docPr id="64" name="Elipse 64"/>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0705C" w14:textId="77777777" w:rsidR="00CF6286" w:rsidRPr="00B32FC3" w:rsidRDefault="00CF6286"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C673" id="Elipse 64" o:spid="_x0000_s1039" style="position:absolute;margin-left:354.5pt;margin-top:7.75pt;width:46.6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" fillcolor="#4472c4 [3204]" strokecolor="#1f3763 [1604]" strokeweight="1pt">
                <v:stroke joinstyle="miter"/>
                <v:textbox>
                  <w:txbxContent>
                    <w:p w14:paraId="1D00705C" w14:textId="77777777" w:rsidR="00CF6286" w:rsidRPr="00B32FC3" w:rsidRDefault="00CF6286" w:rsidP="00B32FC3">
                      <w:pPr>
                        <w:jc w:val="center"/>
                        <w:rPr>
                          <w:sz w:val="12"/>
                          <w:szCs w:val="12"/>
                        </w:rPr>
                      </w:pPr>
                      <w:r>
                        <w:rPr>
                          <w:sz w:val="12"/>
                          <w:szCs w:val="12"/>
                        </w:rPr>
                        <w:t>Motor</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3C696833" wp14:editId="7243A7A3">
                <wp:simplePos x="0" y="0"/>
                <wp:positionH relativeFrom="column">
                  <wp:posOffset>3126740</wp:posOffset>
                </wp:positionH>
                <wp:positionV relativeFrom="paragraph">
                  <wp:posOffset>172725</wp:posOffset>
                </wp:positionV>
                <wp:extent cx="840740" cy="440055"/>
                <wp:effectExtent l="0" t="0" r="10160" b="17145"/>
                <wp:wrapNone/>
                <wp:docPr id="63" name="Rectángulo redondeado 63"/>
                <wp:cNvGraphicFramePr/>
                <a:graphic xmlns:a="http://schemas.openxmlformats.org/drawingml/2006/main">
                  <a:graphicData uri="http://schemas.microsoft.com/office/word/2010/wordprocessingShape">
                    <wps:wsp>
                      <wps:cNvSpPr/>
                      <wps:spPr>
                        <a:xfrm>
                          <a:off x="0" y="0"/>
                          <a:ext cx="840740" cy="440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980D15" w14:textId="77777777" w:rsidR="00CF6286" w:rsidRDefault="00CF6286"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96833" id="Rectángulo redondeado 63" o:spid="_x0000_s1040" style="position:absolute;margin-left:246.2pt;margin-top:13.6pt;width:66.2pt;height:34.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" fillcolor="#70ad47 [3209]" strokecolor="#375623 [1609]" strokeweight="1pt">
                <v:stroke joinstyle="miter"/>
                <v:textbox>
                  <w:txbxContent>
                    <w:p w14:paraId="18980D15" w14:textId="77777777" w:rsidR="00CF6286" w:rsidRDefault="00CF6286" w:rsidP="00B32FC3">
                      <w:pPr>
                        <w:jc w:val="center"/>
                      </w:pPr>
                      <w:r>
                        <w:t>ESC</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116F45C6" wp14:editId="449F9F41">
                <wp:simplePos x="0" y="0"/>
                <wp:positionH relativeFrom="column">
                  <wp:posOffset>1625532</wp:posOffset>
                </wp:positionH>
                <wp:positionV relativeFrom="paragraph">
                  <wp:posOffset>122555</wp:posOffset>
                </wp:positionV>
                <wp:extent cx="591671" cy="586781"/>
                <wp:effectExtent l="0" t="0" r="18415" b="10160"/>
                <wp:wrapNone/>
                <wp:docPr id="62" name="Elipse 62"/>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8C02C" w14:textId="72BE9218" w:rsidR="00CF6286" w:rsidRPr="00B32FC3" w:rsidRDefault="00CF6286"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F45C6" id="Elipse 62" o:spid="_x0000_s1041" style="position:absolute;margin-left:128pt;margin-top:9.65pt;width:46.6pt;height:4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" fillcolor="#4472c4 [3204]" strokecolor="#1f3763 [1604]" strokeweight="1pt">
                <v:stroke joinstyle="miter"/>
                <v:textbox>
                  <w:txbxContent>
                    <w:p w14:paraId="2498C02C" w14:textId="72BE9218" w:rsidR="00CF6286" w:rsidRPr="00B32FC3" w:rsidRDefault="00CF6286" w:rsidP="00B32FC3">
                      <w:pPr>
                        <w:jc w:val="center"/>
                        <w:rPr>
                          <w:sz w:val="12"/>
                          <w:szCs w:val="12"/>
                        </w:rPr>
                      </w:pPr>
                      <w:r>
                        <w:rPr>
                          <w:sz w:val="12"/>
                          <w:szCs w:val="12"/>
                        </w:rPr>
                        <w:t>Motor</w:t>
                      </w:r>
                    </w:p>
                  </w:txbxContent>
                </v:textbox>
              </v:oval>
            </w:pict>
          </mc:Fallback>
        </mc:AlternateContent>
      </w:r>
    </w:p>
    <w:p w14:paraId="3EF8C588" w14:textId="39B74725" w:rsidR="00B32FC3" w:rsidRDefault="00B32FC3" w:rsidP="009F14B1">
      <w:r>
        <w:rPr>
          <w:noProof/>
        </w:rPr>
        <mc:AlternateContent>
          <mc:Choice Requires="wps">
            <w:drawing>
              <wp:anchor distT="0" distB="0" distL="114300" distR="114300" simplePos="0" relativeHeight="251755520" behindDoc="0" locked="0" layoutInCell="1" allowOverlap="1" wp14:anchorId="3D2522FD" wp14:editId="3F9209D3">
                <wp:simplePos x="0" y="0"/>
                <wp:positionH relativeFrom="column">
                  <wp:posOffset>3968373</wp:posOffset>
                </wp:positionH>
                <wp:positionV relativeFrom="paragraph">
                  <wp:posOffset>96110</wp:posOffset>
                </wp:positionV>
                <wp:extent cx="547416" cy="219048"/>
                <wp:effectExtent l="0" t="12700" r="11430" b="22860"/>
                <wp:wrapNone/>
                <wp:docPr id="70" name="Conector curvado 70"/>
                <wp:cNvGraphicFramePr/>
                <a:graphic xmlns:a="http://schemas.openxmlformats.org/drawingml/2006/main">
                  <a:graphicData uri="http://schemas.microsoft.com/office/word/2010/wordprocessingShape">
                    <wps:wsp>
                      <wps:cNvCnPr/>
                      <wps:spPr>
                        <a:xfrm flipV="1">
                          <a:off x="0" y="0"/>
                          <a:ext cx="547416" cy="219048"/>
                        </a:xfrm>
                        <a:prstGeom prst="curved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7EA7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0" o:spid="_x0000_s1026" type="#_x0000_t38" style="position:absolute;margin-left:312.45pt;margin-top:7.55pt;width:43.1pt;height:17.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" adj="10800" strokecolor="black [3213]" strokeweight="1.5pt">
                <v:stroke joinstyle="miter"/>
              </v:shape>
            </w:pict>
          </mc:Fallback>
        </mc:AlternateContent>
      </w:r>
      <w:r>
        <w:rPr>
          <w:noProof/>
        </w:rPr>
        <mc:AlternateContent>
          <mc:Choice Requires="wps">
            <w:drawing>
              <wp:anchor distT="0" distB="0" distL="114300" distR="114300" simplePos="0" relativeHeight="251754496" behindDoc="0" locked="0" layoutInCell="1" allowOverlap="1" wp14:anchorId="4AEB3754" wp14:editId="03A4F0A0">
                <wp:simplePos x="0" y="0"/>
                <wp:positionH relativeFrom="column">
                  <wp:posOffset>3968373</wp:posOffset>
                </wp:positionH>
                <wp:positionV relativeFrom="paragraph">
                  <wp:posOffset>80827</wp:posOffset>
                </wp:positionV>
                <wp:extent cx="570340" cy="280178"/>
                <wp:effectExtent l="0" t="12700" r="1270" b="24765"/>
                <wp:wrapNone/>
                <wp:docPr id="69" name="Conector curvado 69"/>
                <wp:cNvGraphicFramePr/>
                <a:graphic xmlns:a="http://schemas.openxmlformats.org/drawingml/2006/main">
                  <a:graphicData uri="http://schemas.microsoft.com/office/word/2010/wordprocessingShape">
                    <wps:wsp>
                      <wps:cNvCnPr/>
                      <wps:spPr>
                        <a:xfrm>
                          <a:off x="0" y="0"/>
                          <a:ext cx="570340" cy="280178"/>
                        </a:xfrm>
                        <a:prstGeom prst="curved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E4540" id="Conector curvado 69" o:spid="_x0000_s1026" type="#_x0000_t38" style="position:absolute;margin-left:312.45pt;margin-top:6.35pt;width:44.9pt;height:22.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" adj="10800" strokecolor="red" strokeweight="1.5pt">
                <v:stroke joinstyle="miter"/>
              </v:shape>
            </w:pict>
          </mc:Fallback>
        </mc:AlternateContent>
      </w:r>
      <w:r>
        <w:rPr>
          <w:noProof/>
        </w:rPr>
        <mc:AlternateContent>
          <mc:Choice Requires="wps">
            <w:drawing>
              <wp:anchor distT="0" distB="0" distL="114300" distR="114300" simplePos="0" relativeHeight="251753472" behindDoc="0" locked="0" layoutInCell="1" allowOverlap="1" wp14:anchorId="2A95927F" wp14:editId="195F7F6F">
                <wp:simplePos x="0" y="0"/>
                <wp:positionH relativeFrom="column">
                  <wp:posOffset>3967567</wp:posOffset>
                </wp:positionH>
                <wp:positionV relativeFrom="paragraph">
                  <wp:posOffset>200704</wp:posOffset>
                </wp:positionV>
                <wp:extent cx="523240" cy="0"/>
                <wp:effectExtent l="0" t="12700" r="22860" b="12700"/>
                <wp:wrapNone/>
                <wp:docPr id="68" name="Conector recto 68"/>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133E65" id="Conector recto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12.4pt,15.8pt" to="353.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827F844" wp14:editId="33ADFF6F">
                <wp:simplePos x="0" y="0"/>
                <wp:positionH relativeFrom="column">
                  <wp:posOffset>1101725</wp:posOffset>
                </wp:positionH>
                <wp:positionV relativeFrom="paragraph">
                  <wp:posOffset>238760</wp:posOffset>
                </wp:positionV>
                <wp:extent cx="523240" cy="0"/>
                <wp:effectExtent l="0" t="12700" r="22860" b="12700"/>
                <wp:wrapNone/>
                <wp:docPr id="67" name="Conector recto 67"/>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6424B" id="Conector recto 6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6.75pt,18.8pt" to="12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5AB7267" wp14:editId="270A8565">
                <wp:simplePos x="0" y="0"/>
                <wp:positionH relativeFrom="column">
                  <wp:posOffset>1102360</wp:posOffset>
                </wp:positionH>
                <wp:positionV relativeFrom="paragraph">
                  <wp:posOffset>314960</wp:posOffset>
                </wp:positionV>
                <wp:extent cx="523240" cy="0"/>
                <wp:effectExtent l="0" t="12700" r="22860" b="12700"/>
                <wp:wrapNone/>
                <wp:docPr id="66" name="Conector recto 66"/>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A9FCF" id="Conector recto 6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86.8pt,24.8pt" to="12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" strokecolor="black [3213]"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F9F8407" wp14:editId="54E88C19">
                <wp:simplePos x="0" y="0"/>
                <wp:positionH relativeFrom="column">
                  <wp:posOffset>1101725</wp:posOffset>
                </wp:positionH>
                <wp:positionV relativeFrom="paragraph">
                  <wp:posOffset>167640</wp:posOffset>
                </wp:positionV>
                <wp:extent cx="523240" cy="0"/>
                <wp:effectExtent l="0" t="12700" r="22860" b="12700"/>
                <wp:wrapNone/>
                <wp:docPr id="65" name="Conector recto 65"/>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90F61" id="Conector recto 6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86.75pt,13.2pt" to="127.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" strokecolor="red"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067585C4" wp14:editId="388792DD">
                <wp:simplePos x="0" y="0"/>
                <wp:positionH relativeFrom="column">
                  <wp:posOffset>261343</wp:posOffset>
                </wp:positionH>
                <wp:positionV relativeFrom="paragraph">
                  <wp:posOffset>16583</wp:posOffset>
                </wp:positionV>
                <wp:extent cx="841052" cy="440085"/>
                <wp:effectExtent l="0" t="0" r="10160" b="17145"/>
                <wp:wrapNone/>
                <wp:docPr id="61" name="Rectángulo redondeado 61"/>
                <wp:cNvGraphicFramePr/>
                <a:graphic xmlns:a="http://schemas.openxmlformats.org/drawingml/2006/main">
                  <a:graphicData uri="http://schemas.microsoft.com/office/word/2010/wordprocessingShape">
                    <wps:wsp>
                      <wps:cNvSpPr/>
                      <wps:spPr>
                        <a:xfrm>
                          <a:off x="0" y="0"/>
                          <a:ext cx="841052" cy="44008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4C33D5" w14:textId="634A4A39" w:rsidR="00CF6286" w:rsidRDefault="00CF6286"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585C4" id="Rectángulo redondeado 61" o:spid="_x0000_s1042" style="position:absolute;margin-left:20.6pt;margin-top:1.3pt;width:66.2pt;height:34.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" fillcolor="#70ad47 [3209]" strokecolor="#375623 [1609]" strokeweight="1pt">
                <v:stroke joinstyle="miter"/>
                <v:textbox>
                  <w:txbxContent>
                    <w:p w14:paraId="3E4C33D5" w14:textId="634A4A39" w:rsidR="00CF6286" w:rsidRDefault="00CF6286" w:rsidP="00B32FC3">
                      <w:pPr>
                        <w:jc w:val="center"/>
                      </w:pPr>
                      <w:r>
                        <w:t>ESC</w:t>
                      </w:r>
                    </w:p>
                  </w:txbxContent>
                </v:textbox>
              </v:roundrect>
            </w:pict>
          </mc:Fallback>
        </mc:AlternateContent>
      </w:r>
    </w:p>
    <w:p w14:paraId="3D788620" w14:textId="77777777" w:rsidR="00B32FC3" w:rsidRDefault="00B32FC3" w:rsidP="00FB0F7E">
      <w:pPr>
        <w:pStyle w:val="TtuloTDC"/>
      </w:pPr>
    </w:p>
    <w:p w14:paraId="46A91882" w14:textId="3C758820" w:rsidR="00B32FC3" w:rsidRDefault="00456515" w:rsidP="00456515">
      <w:pPr>
        <w:pStyle w:val="Ttulo2"/>
        <w:pPrChange w:id="379" w:author="Juan Carlos de Alfonso Juliá" w:date="2020-04-08T11:47:00Z">
          <w:pPr>
            <w:pStyle w:val="Ttulo1"/>
          </w:pPr>
        </w:pPrChange>
      </w:pPr>
      <w:bookmarkStart w:id="380" w:name="_Toc37239149"/>
      <w:ins w:id="381" w:author="Juan Carlos de Alfonso Juliá" w:date="2020-04-08T11:47:00Z">
        <w:r>
          <w:t xml:space="preserve">2.2.3 </w:t>
        </w:r>
      </w:ins>
      <w:r w:rsidR="002C3BDD">
        <w:t>Colocación del resto de componentes</w:t>
      </w:r>
      <w:bookmarkEnd w:id="380"/>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52F48AFE"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ins w:id="382" w:author="JUAN FRANCISCO JIMENEZ CASTELLANOS" w:date="2020-03-21T11:23:00Z">
        <w:r w:rsidR="00497E78">
          <w:t>falta uno</w:t>
        </w:r>
      </w:ins>
      <w:r>
        <w:t>.</w:t>
      </w:r>
    </w:p>
    <w:p w14:paraId="79E8BA31" w14:textId="53692921" w:rsidR="002C3BDD" w:rsidRDefault="002C3BDD" w:rsidP="002C3BDD"/>
    <w:p w14:paraId="045BCA9B" w14:textId="2CB047F1" w:rsidR="002C3BDD" w:rsidRPr="002C3BDD" w:rsidRDefault="002C3BDD" w:rsidP="002C3BDD">
      <w:r>
        <w:t xml:space="preserve">Una vez que se han realizado todos los pasos anteriores </w:t>
      </w:r>
      <w:r w:rsidR="00571E60">
        <w:t>la parte de construcción del dron ha finalizado obteniendo un diseño semejante al de la</w:t>
      </w:r>
      <w:ins w:id="383" w:author="Juan Carlos de Alfonso Juliá" w:date="2020-04-08T11:28:00Z">
        <w:r w:rsidR="00CD5219">
          <w:t>s</w:t>
        </w:r>
      </w:ins>
      <w:r w:rsidR="00571E60">
        <w:t xml:space="preserve"> </w:t>
      </w:r>
      <w:commentRangeStart w:id="384"/>
      <w:r w:rsidR="00571E60">
        <w:t>figura</w:t>
      </w:r>
      <w:ins w:id="385" w:author="Juan Carlos de Alfonso Juliá" w:date="2020-04-08T11:28:00Z">
        <w:r w:rsidR="00CD5219">
          <w:t>s</w:t>
        </w:r>
      </w:ins>
      <w:r w:rsidR="00571E60">
        <w:t xml:space="preserve"> </w:t>
      </w:r>
      <w:proofErr w:type="spellStart"/>
      <w:r w:rsidR="00571E60">
        <w:t>x.x</w:t>
      </w:r>
      <w:proofErr w:type="spellEnd"/>
      <w:r w:rsidR="00571E60">
        <w:t xml:space="preserve">. </w:t>
      </w:r>
      <w:commentRangeEnd w:id="384"/>
      <w:r w:rsidR="00FE628A">
        <w:rPr>
          <w:rStyle w:val="Refdecomentario"/>
        </w:rPr>
        <w:commentReference w:id="384"/>
      </w:r>
      <w:ins w:id="386" w:author="Juan Carlos de Alfonso Juliá" w:date="2020-04-08T11:28:00Z">
        <w:r w:rsidR="00CD5219">
          <w:t xml:space="preserve"> </w:t>
        </w:r>
        <w:proofErr w:type="gramStart"/>
        <w:r w:rsidR="00CD5219">
          <w:t xml:space="preserve">y  </w:t>
        </w:r>
        <w:proofErr w:type="spellStart"/>
        <w:r w:rsidR="00CD5219">
          <w:t>x.x</w:t>
        </w:r>
        <w:proofErr w:type="spellEnd"/>
        <w:proofErr w:type="gramEnd"/>
        <w:r w:rsidR="00CD5219">
          <w:t xml:space="preserve"> </w:t>
        </w:r>
      </w:ins>
      <w:r w:rsidR="00571E60">
        <w:t xml:space="preserve">que es </w:t>
      </w:r>
      <w:r w:rsidR="00B307F8">
        <w:lastRenderedPageBreak/>
        <w:t>mi</w:t>
      </w:r>
      <w:r w:rsidR="00571E60">
        <w:t xml:space="preserve"> prototipo construido en este proyecto y </w:t>
      </w:r>
      <w:r w:rsidR="00F427BF">
        <w:t>e</w:t>
      </w:r>
      <w:r w:rsidR="00571E60">
        <w:t>l que posteriormente usaremos para el resto de etapas.</w:t>
      </w:r>
    </w:p>
    <w:p w14:paraId="7ABD244B" w14:textId="7584B5D3" w:rsidR="00B32FC3" w:rsidRDefault="00B32FC3" w:rsidP="00CD5219">
      <w:pPr>
        <w:rPr>
          <w:ins w:id="387" w:author="Juan Carlos de Alfonso Juliá" w:date="2020-04-08T11:28:00Z"/>
        </w:rPr>
      </w:pPr>
    </w:p>
    <w:p w14:paraId="7F404F71" w14:textId="02A102B9" w:rsidR="00CD5219" w:rsidRPr="00CD5219" w:rsidRDefault="00EC4274" w:rsidP="00CD5219">
      <w:pPr>
        <w:pPrChange w:id="388" w:author="Juan Carlos de Alfonso Juliá" w:date="2020-04-08T11:28:00Z">
          <w:pPr>
            <w:pStyle w:val="TtuloTDC"/>
          </w:pPr>
        </w:pPrChange>
      </w:pPr>
      <w:ins w:id="389" w:author="Juan Carlos de Alfonso Juliá" w:date="2020-04-08T11:41:00Z">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EC4274" w:rsidRDefault="00EC4274" w:rsidP="00EC4274">
                              <w:ins w:id="390"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43"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DpcVQIAALI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" fillcolor="white [3201]" strokeweight=".5pt">
                  <v:textbox>
                    <w:txbxContent>
                      <w:p w14:paraId="4EFCE9F9" w14:textId="614583A8" w:rsidR="00EC4274" w:rsidRDefault="00EC4274" w:rsidP="00EC4274">
                        <w:ins w:id="391" w:author="Juan Carlos de Alfonso Juliá" w:date="2020-04-08T11:41:00Z">
                          <w:r>
                            <w:t>Variadores</w:t>
                          </w:r>
                        </w:ins>
                      </w:p>
                    </w:txbxContent>
                  </v:textbox>
                </v:shape>
              </w:pict>
            </mc:Fallback>
          </mc:AlternateContent>
        </w:r>
      </w:ins>
      <w:ins w:id="392" w:author="Juan Carlos de Alfonso Juliá" w:date="2020-04-08T11:34:00Z">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ins>
      <w:ins w:id="393" w:author="Juan Carlos de Alfonso Juliá" w:date="2020-04-08T11:40:00Z">
        <w:r>
          <w:rPr>
            <w:noProof/>
          </w:rPr>
          <mc:AlternateContent>
            <mc:Choice Requires="wps">
              <w:drawing>
                <wp:anchor distT="0" distB="0" distL="114300" distR="114300" simplePos="0" relativeHeight="251806720" behindDoc="0" locked="0" layoutInCell="1" allowOverlap="1" wp14:anchorId="08DB65E2" wp14:editId="16787597">
                  <wp:simplePos x="0" y="0"/>
                  <wp:positionH relativeFrom="column">
                    <wp:posOffset>4060776</wp:posOffset>
                  </wp:positionH>
                  <wp:positionV relativeFrom="paragraph">
                    <wp:posOffset>6321864</wp:posOffset>
                  </wp:positionV>
                  <wp:extent cx="1070708" cy="367324"/>
                  <wp:effectExtent l="0" t="0" r="8890" b="13970"/>
                  <wp:wrapNone/>
                  <wp:docPr id="97" name="Cuadro de texto 97"/>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E6C2FC8" w14:textId="14C0C4E8" w:rsidR="00EC4274" w:rsidRDefault="00EC4274" w:rsidP="00EC4274">
                              <w:ins w:id="394"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B65E2" id="Cuadro de texto 97" o:spid="_x0000_s1044" type="#_x0000_t202" style="position:absolute;margin-left:319.75pt;margin-top:497.8pt;width:84.3pt;height:28.9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" fillcolor="white [3201]" strokeweight=".5pt">
                  <v:textbox>
                    <w:txbxContent>
                      <w:p w14:paraId="3E6C2FC8" w14:textId="14C0C4E8" w:rsidR="00EC4274" w:rsidRDefault="00EC4274" w:rsidP="00EC4274">
                        <w:ins w:id="395"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FE6265" wp14:editId="7CC43BD5">
                  <wp:simplePos x="0" y="0"/>
                  <wp:positionH relativeFrom="column">
                    <wp:posOffset>4293967</wp:posOffset>
                  </wp:positionH>
                  <wp:positionV relativeFrom="paragraph">
                    <wp:posOffset>5633817</wp:posOffset>
                  </wp:positionV>
                  <wp:extent cx="1070708" cy="367324"/>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68093351" w14:textId="0C8247B4" w:rsidR="00EC4274" w:rsidRDefault="00EC4274" w:rsidP="00EC4274">
                              <w:ins w:id="396"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45" type="#_x0000_t202" style="position:absolute;margin-left:338.1pt;margin-top:443.6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" fillcolor="white [3201]" strokeweight=".5pt">
                  <v:textbox>
                    <w:txbxContent>
                      <w:p w14:paraId="68093351" w14:textId="0C8247B4" w:rsidR="00EC4274" w:rsidRDefault="00EC4274" w:rsidP="00EC4274">
                        <w:ins w:id="397" w:author="Juan Carlos de Alfonso Juliá" w:date="2020-04-08T11:40:00Z">
                          <w:r>
                            <w:t>Conector GPS</w:t>
                          </w:r>
                        </w:ins>
                      </w:p>
                    </w:txbxContent>
                  </v:textbox>
                </v:shape>
              </w:pict>
            </mc:Fallback>
          </mc:AlternateContent>
        </w:r>
      </w:ins>
      <w:ins w:id="398" w:author="Juan Carlos de Alfonso Juliá" w:date="2020-04-08T11:33:00Z">
        <w:r>
          <w:rPr>
            <w:noProof/>
          </w:rPr>
          <mc:AlternateContent>
            <mc:Choice Requires="wps">
              <w:drawing>
                <wp:anchor distT="0" distB="0" distL="114300" distR="114300" simplePos="0" relativeHeight="251785216" behindDoc="0" locked="0" layoutInCell="1" allowOverlap="1" wp14:anchorId="5A459CD8" wp14:editId="68D6E66F">
                  <wp:simplePos x="0" y="0"/>
                  <wp:positionH relativeFrom="column">
                    <wp:posOffset>1566350</wp:posOffset>
                  </wp:positionH>
                  <wp:positionV relativeFrom="paragraph">
                    <wp:posOffset>5376691</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88250" id="Conector recto de flecha 84" o:spid="_x0000_s1026" type="#_x0000_t32" style="position:absolute;margin-left:123.35pt;margin-top:423.3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" strokecolor="#4472c4 [3204]" strokeweight=".5pt">
                  <v:stroke endarrow="block" joinstyle="miter"/>
                </v:shape>
              </w:pict>
            </mc:Fallback>
          </mc:AlternateContent>
        </w:r>
      </w:ins>
      <w:ins w:id="399" w:author="Juan Carlos de Alfonso Juliá" w:date="2020-04-08T11:40:00Z">
        <w:r>
          <w:rPr>
            <w:noProof/>
          </w:rPr>
          <mc:AlternateContent>
            <mc:Choice Requires="wps">
              <w:drawing>
                <wp:anchor distT="0" distB="0" distL="114300" distR="114300" simplePos="0" relativeHeight="251802624" behindDoc="0" locked="0" layoutInCell="1" allowOverlap="1" wp14:anchorId="0B886C3D" wp14:editId="189F3138">
                  <wp:simplePos x="0" y="0"/>
                  <wp:positionH relativeFrom="column">
                    <wp:posOffset>4753953</wp:posOffset>
                  </wp:positionH>
                  <wp:positionV relativeFrom="paragraph">
                    <wp:posOffset>5012837</wp:posOffset>
                  </wp:positionV>
                  <wp:extent cx="1070708" cy="367324"/>
                  <wp:effectExtent l="0" t="0" r="8890" b="13970"/>
                  <wp:wrapNone/>
                  <wp:docPr id="95" name="Cuadro de texto 95"/>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13E21C34" w14:textId="5CD18F98" w:rsidR="00EC4274" w:rsidRDefault="00EC4274" w:rsidP="00EC4274">
                              <w:ins w:id="400"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886C3D" id="Cuadro de texto 95" o:spid="_x0000_s1046" type="#_x0000_t202" style="position:absolute;margin-left:374.35pt;margin-top:394.7pt;width:84.3pt;height:28.9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" fillcolor="white [3201]" strokeweight=".5pt">
                  <v:textbox>
                    <w:txbxContent>
                      <w:p w14:paraId="13E21C34" w14:textId="5CD18F98" w:rsidR="00EC4274" w:rsidRDefault="00EC4274" w:rsidP="00EC4274">
                        <w:ins w:id="401" w:author="Juan Carlos de Alfonso Juliá" w:date="2020-04-08T11:40:00Z">
                          <w:r>
                            <w:t xml:space="preserve">Alimentador </w:t>
                          </w:r>
                          <w:proofErr w:type="spellStart"/>
                          <w:r>
                            <w:t>Navio</w:t>
                          </w:r>
                        </w:ins>
                        <w:proofErr w:type="spellEnd"/>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65351043" wp14:editId="6FB13066">
                  <wp:simplePos x="0" y="0"/>
                  <wp:positionH relativeFrom="column">
                    <wp:posOffset>4723423</wp:posOffset>
                  </wp:positionH>
                  <wp:positionV relativeFrom="paragraph">
                    <wp:posOffset>4071180</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EC4274" w:rsidRDefault="00EC4274" w:rsidP="00EC4274">
                              <w:ins w:id="402"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47" type="#_x0000_t202" style="position:absolute;margin-left:371.9pt;margin-top:320.55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" fillcolor="white [3201]" strokeweight=".5pt">
                  <v:textbox>
                    <w:txbxContent>
                      <w:p w14:paraId="457F3FB8" w14:textId="27B4A590" w:rsidR="00EC4274" w:rsidRDefault="00EC4274" w:rsidP="00EC4274">
                        <w:ins w:id="403" w:author="Juan Carlos de Alfonso Juliá" w:date="2020-04-08T11:40:00Z">
                          <w:r>
                            <w:t xml:space="preserve">Puertos </w:t>
                          </w:r>
                          <w:proofErr w:type="spellStart"/>
                          <w:r>
                            <w:t>pwm</w:t>
                          </w:r>
                        </w:ins>
                        <w:proofErr w:type="spellEnd"/>
                      </w:p>
                    </w:txbxContent>
                  </v:textbox>
                </v:shape>
              </w:pict>
            </mc:Fallback>
          </mc:AlternateContent>
        </w:r>
      </w:ins>
      <w:ins w:id="404" w:author="Juan Carlos de Alfonso Juliá" w:date="2020-04-08T11:39:00Z">
        <w:r>
          <w:rPr>
            <w:noProof/>
          </w:rPr>
          <mc:AlternateContent>
            <mc:Choice Requires="wps">
              <w:drawing>
                <wp:anchor distT="0" distB="0" distL="114300" distR="114300" simplePos="0" relativeHeight="251798528" behindDoc="0" locked="0" layoutInCell="1" allowOverlap="1" wp14:anchorId="7D14DD8C" wp14:editId="098A9EBC">
                  <wp:simplePos x="0" y="0"/>
                  <wp:positionH relativeFrom="column">
                    <wp:posOffset>5131630</wp:posOffset>
                  </wp:positionH>
                  <wp:positionV relativeFrom="paragraph">
                    <wp:posOffset>2250196</wp:posOffset>
                  </wp:positionV>
                  <wp:extent cx="1070708" cy="367324"/>
                  <wp:effectExtent l="0" t="0" r="8890" b="13970"/>
                  <wp:wrapNone/>
                  <wp:docPr id="93" name="Cuadro de texto 93"/>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7EB87E6A" w14:textId="3BE72334" w:rsidR="00EC4274" w:rsidRDefault="00EC4274" w:rsidP="00EC4274">
                              <w:ins w:id="405" w:author="Juan Carlos de Alfonso Juliá" w:date="2020-04-08T11:39:00Z">
                                <w:r>
                                  <w:t>Conector a bater</w:t>
                                </w:r>
                              </w:ins>
                              <w:ins w:id="406" w:author="Juan Carlos de Alfonso Juliá" w:date="2020-04-08T11:40:00Z">
                                <w:r>
                                  <w:t>ía XT60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4DD8C" id="Cuadro de texto 93" o:spid="_x0000_s1048" type="#_x0000_t202" style="position:absolute;margin-left:404.05pt;margin-top:177.2pt;width:84.3pt;height:28.9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" fillcolor="white [3201]" strokeweight=".5pt">
                  <v:textbox>
                    <w:txbxContent>
                      <w:p w14:paraId="7EB87E6A" w14:textId="3BE72334" w:rsidR="00EC4274" w:rsidRDefault="00EC4274" w:rsidP="00EC4274">
                        <w:ins w:id="407" w:author="Juan Carlos de Alfonso Juliá" w:date="2020-04-08T11:39:00Z">
                          <w:r>
                            <w:t>Conector a bater</w:t>
                          </w:r>
                        </w:ins>
                        <w:ins w:id="408" w:author="Juan Carlos de Alfonso Juliá" w:date="2020-04-08T11:40:00Z">
                          <w:r>
                            <w:t>ía XT60</w:t>
                          </w:r>
                        </w:ins>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6BB027CD" wp14:editId="0C0AB623">
                  <wp:simplePos x="0" y="0"/>
                  <wp:positionH relativeFrom="column">
                    <wp:posOffset>4861804</wp:posOffset>
                  </wp:positionH>
                  <wp:positionV relativeFrom="paragraph">
                    <wp:posOffset>1679673</wp:posOffset>
                  </wp:positionV>
                  <wp:extent cx="1070708" cy="367324"/>
                  <wp:effectExtent l="0" t="0" r="8890" b="13970"/>
                  <wp:wrapNone/>
                  <wp:docPr id="92" name="Cuadro de texto 92"/>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739A2B86" w14:textId="1105493C" w:rsidR="00EC4274" w:rsidRDefault="00EC4274" w:rsidP="00EC4274">
                              <w:ins w:id="409"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027CD" id="Cuadro de texto 92" o:spid="_x0000_s1049" type="#_x0000_t202" style="position:absolute;margin-left:382.8pt;margin-top:132.25pt;width:84.3pt;height:28.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" fillcolor="white [3201]" strokeweight=".5pt">
                  <v:textbox>
                    <w:txbxContent>
                      <w:p w14:paraId="739A2B86" w14:textId="1105493C" w:rsidR="00EC4274" w:rsidRDefault="00EC4274" w:rsidP="00EC4274">
                        <w:ins w:id="410" w:author="Juan Carlos de Alfonso Juliá" w:date="2020-04-08T11:39:00Z">
                          <w:r>
                            <w:t xml:space="preserve">Indicador de </w:t>
                          </w:r>
                          <w:proofErr w:type="spellStart"/>
                          <w:r>
                            <w:t>bateria</w:t>
                          </w:r>
                        </w:ins>
                        <w:proofErr w:type="spellEnd"/>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C71330A" wp14:editId="6D31CB90">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EC4274" w:rsidRDefault="00EC4274">
                              <w:ins w:id="411" w:author="Juan Carlos de Alfonso Juliá" w:date="2020-04-08T11:39:00Z">
                                <w:r>
                                  <w:t>Antena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50"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" fillcolor="white [3201]" strokeweight=".5pt">
                  <v:textbox>
                    <w:txbxContent>
                      <w:p w14:paraId="37B9B51C" w14:textId="772BB6C0" w:rsidR="00EC4274" w:rsidRDefault="00EC4274">
                        <w:ins w:id="412" w:author="Juan Carlos de Alfonso Juliá" w:date="2020-04-08T11:39:00Z">
                          <w:r>
                            <w:t>Antena GPS</w:t>
                          </w:r>
                        </w:ins>
                      </w:p>
                    </w:txbxContent>
                  </v:textbox>
                </v:shape>
              </w:pict>
            </mc:Fallback>
          </mc:AlternateContent>
        </w:r>
      </w:ins>
      <w:ins w:id="413" w:author="Juan Carlos de Alfonso Juliá" w:date="2020-04-08T11:36:00Z">
        <w:r w:rsidR="001710F4">
          <w:rPr>
            <w:noProof/>
          </w:rPr>
          <mc:AlternateContent>
            <mc:Choice Requires="wps">
              <w:drawing>
                <wp:anchor distT="0" distB="0" distL="114300" distR="114300" simplePos="0" relativeHeight="251793408" behindDoc="0" locked="0" layoutInCell="1" allowOverlap="1" wp14:anchorId="52E27B24" wp14:editId="4B27E126">
                  <wp:simplePos x="0" y="0"/>
                  <wp:positionH relativeFrom="column">
                    <wp:posOffset>1602105</wp:posOffset>
                  </wp:positionH>
                  <wp:positionV relativeFrom="paragraph">
                    <wp:posOffset>4250691</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5115" id="Conector recto de flecha 88" o:spid="_x0000_s1026" type="#_x0000_t32" style="position:absolute;margin-left:126.15pt;margin-top:334.7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" strokecolor="#4472c4 [3204]" strokeweight=".5pt">
                  <v:stroke endarrow="block" joinstyle="miter"/>
                </v:shape>
              </w:pict>
            </mc:Fallback>
          </mc:AlternateContent>
        </w:r>
        <w:r w:rsidR="001710F4">
          <w:rPr>
            <w:noProof/>
          </w:rPr>
          <mc:AlternateContent>
            <mc:Choice Requires="wps">
              <w:drawing>
                <wp:anchor distT="0" distB="0" distL="114300" distR="114300" simplePos="0" relativeHeight="251791360" behindDoc="0" locked="0" layoutInCell="1" allowOverlap="1" wp14:anchorId="315E05C6" wp14:editId="02B8436B">
                  <wp:simplePos x="0" y="0"/>
                  <wp:positionH relativeFrom="column">
                    <wp:posOffset>1194195</wp:posOffset>
                  </wp:positionH>
                  <wp:positionV relativeFrom="paragraph">
                    <wp:posOffset>4895558</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D79B1" id="Conector recto de flecha 87" o:spid="_x0000_s1026" type="#_x0000_t32" style="position:absolute;margin-left:94.05pt;margin-top:385.5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" strokecolor="#4472c4 [3204]" strokeweight=".5pt">
                  <v:stroke endarrow="block" joinstyle="miter"/>
                </v:shape>
              </w:pict>
            </mc:Fallback>
          </mc:AlternateContent>
        </w:r>
      </w:ins>
      <w:ins w:id="414" w:author="Juan Carlos de Alfonso Juliá" w:date="2020-04-08T11:33:00Z">
        <w:r w:rsidR="00CD5219">
          <w:rPr>
            <w:noProof/>
          </w:rPr>
          <mc:AlternateContent>
            <mc:Choice Requires="wps">
              <w:drawing>
                <wp:anchor distT="0" distB="0" distL="114300" distR="114300" simplePos="0" relativeHeight="251783168" behindDoc="0" locked="0" layoutInCell="1" allowOverlap="1" wp14:anchorId="539BD1FA" wp14:editId="17729614">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919F3"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ins>
      <w:ins w:id="415" w:author="Juan Carlos de Alfonso Juliá" w:date="2020-04-08T11:32:00Z">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0096" behindDoc="0" locked="0" layoutInCell="1" allowOverlap="1" wp14:anchorId="289DA71E" wp14:editId="3604ABC0">
                  <wp:simplePos x="0" y="0"/>
                  <wp:positionH relativeFrom="column">
                    <wp:posOffset>1503267</wp:posOffset>
                  </wp:positionH>
                  <wp:positionV relativeFrom="paragraph">
                    <wp:posOffset>6506062</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B3D34" id="Conector recto de flecha 79" o:spid="_x0000_s1026" type="#_x0000_t32" style="position:absolute;margin-left:118.35pt;margin-top:512.3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" strokecolor="#4472c4 [3204]" strokeweight=".5pt">
                  <v:stroke endarrow="block" joinstyle="miter"/>
                </v:shape>
              </w:pict>
            </mc:Fallback>
          </mc:AlternateContent>
        </w:r>
      </w:ins>
      <w:ins w:id="416" w:author="Juan Carlos de Alfonso Juliá" w:date="2020-04-08T11:29:00Z">
        <w:r w:rsidR="00CD5219">
          <w:rPr>
            <w:noProof/>
          </w:rPr>
          <w:drawing>
            <wp:anchor distT="0" distB="0" distL="114300" distR="114300" simplePos="0" relativeHeight="251779072" behindDoc="0" locked="0" layoutInCell="1" allowOverlap="1" wp14:anchorId="6088FC69" wp14:editId="5FC670B6">
              <wp:simplePos x="0" y="0"/>
              <wp:positionH relativeFrom="column">
                <wp:posOffset>-24765</wp:posOffset>
              </wp:positionH>
              <wp:positionV relativeFrom="paragraph">
                <wp:posOffset>3928745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20"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219">
          <w:rPr>
            <w:noProof/>
          </w:rPr>
          <w:drawing>
            <wp:anchor distT="0" distB="0" distL="114300" distR="114300" simplePos="0" relativeHeight="251778048" behindDoc="0" locked="0" layoutInCell="1" allowOverlap="1" wp14:anchorId="7A980DEB" wp14:editId="52DDE648">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21"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6AFB2FEB" w14:textId="4BFF4771" w:rsidR="00B32FC3" w:rsidRDefault="00B32FC3" w:rsidP="00FB0F7E">
      <w:pPr>
        <w:pStyle w:val="TtuloTDC"/>
      </w:pPr>
    </w:p>
    <w:p w14:paraId="31DF87D9" w14:textId="253D7830" w:rsidR="00CD5219" w:rsidRDefault="00CD5219" w:rsidP="00FB0F7E">
      <w:pPr>
        <w:pStyle w:val="TtuloTDC"/>
        <w:rPr>
          <w:ins w:id="417" w:author="Juan Carlos de Alfonso Juliá" w:date="2020-04-08T11:29:00Z"/>
        </w:rPr>
      </w:pPr>
    </w:p>
    <w:p w14:paraId="7140066F" w14:textId="5B010B9E" w:rsidR="00CD5219" w:rsidRDefault="00CD5219" w:rsidP="00FB0F7E">
      <w:pPr>
        <w:pStyle w:val="TtuloTDC"/>
        <w:rPr>
          <w:ins w:id="418" w:author="Juan Carlos de Alfonso Juliá" w:date="2020-04-08T11:29:00Z"/>
        </w:rPr>
      </w:pPr>
    </w:p>
    <w:p w14:paraId="009BAB26" w14:textId="5B5D7412" w:rsidR="00CD5219" w:rsidRDefault="00CD5219" w:rsidP="00FB0F7E">
      <w:pPr>
        <w:pStyle w:val="TtuloTDC"/>
        <w:rPr>
          <w:ins w:id="419" w:author="Juan Carlos de Alfonso Juliá" w:date="2020-04-08T11:29:00Z"/>
        </w:rPr>
      </w:pPr>
    </w:p>
    <w:p w14:paraId="44EB345D" w14:textId="2A1C1397" w:rsidR="00CD5219" w:rsidRDefault="00CD5219" w:rsidP="00FB0F7E">
      <w:pPr>
        <w:pStyle w:val="TtuloTDC"/>
        <w:rPr>
          <w:ins w:id="420" w:author="Juan Carlos de Alfonso Juliá" w:date="2020-04-08T11:29:00Z"/>
        </w:rPr>
      </w:pPr>
    </w:p>
    <w:p w14:paraId="7902849C" w14:textId="77777777" w:rsidR="00CD5219" w:rsidRDefault="00CD5219" w:rsidP="00FB0F7E">
      <w:pPr>
        <w:pStyle w:val="TtuloTDC"/>
        <w:rPr>
          <w:ins w:id="421" w:author="Juan Carlos de Alfonso Juliá" w:date="2020-04-08T11:29:00Z"/>
        </w:rPr>
      </w:pPr>
    </w:p>
    <w:p w14:paraId="34B48DEC" w14:textId="77777777" w:rsidR="00CD5219" w:rsidRDefault="00CD5219" w:rsidP="00FB0F7E">
      <w:pPr>
        <w:pStyle w:val="TtuloTDC"/>
        <w:rPr>
          <w:ins w:id="422" w:author="Juan Carlos de Alfonso Juliá" w:date="2020-04-08T11:29:00Z"/>
        </w:rPr>
      </w:pPr>
    </w:p>
    <w:p w14:paraId="013730E9" w14:textId="77777777" w:rsidR="00CD5219" w:rsidRDefault="00CD5219" w:rsidP="00FB0F7E">
      <w:pPr>
        <w:pStyle w:val="TtuloTDC"/>
        <w:rPr>
          <w:ins w:id="423" w:author="Juan Carlos de Alfonso Juliá" w:date="2020-04-08T11:29:00Z"/>
        </w:rPr>
      </w:pPr>
    </w:p>
    <w:p w14:paraId="535F2AB9" w14:textId="520A9283" w:rsidR="00DC23A6" w:rsidRDefault="00FB0F7E" w:rsidP="00FB0F7E">
      <w:pPr>
        <w:pStyle w:val="TtuloTDC"/>
        <w:rPr>
          <w:ins w:id="424" w:author="Juan Carlos de Alfonso Juliá" w:date="2020-04-08T11:45:00Z"/>
        </w:rPr>
      </w:pPr>
      <w:del w:id="425" w:author="Juan Carlos de Alfonso Juliá" w:date="2020-04-08T11:45:00Z">
        <w:r w:rsidDel="00DC23A6">
          <w:delText>Etapa</w:delText>
        </w:r>
      </w:del>
    </w:p>
    <w:p w14:paraId="7AA37ED5" w14:textId="77777777" w:rsidR="00DC23A6" w:rsidRPr="00DC23A6" w:rsidRDefault="00DC23A6" w:rsidP="00DC23A6">
      <w:pPr>
        <w:rPr>
          <w:ins w:id="426" w:author="Juan Carlos de Alfonso Juliá" w:date="2020-04-08T11:45:00Z"/>
        </w:rPr>
        <w:pPrChange w:id="427" w:author="Juan Carlos de Alfonso Juliá" w:date="2020-04-08T11:45:00Z">
          <w:pPr>
            <w:pStyle w:val="TtuloTDC"/>
          </w:pPr>
        </w:pPrChange>
      </w:pPr>
    </w:p>
    <w:p w14:paraId="5052B556" w14:textId="77777777" w:rsidR="00456515" w:rsidRDefault="00456515" w:rsidP="00FB0F7E">
      <w:pPr>
        <w:pStyle w:val="TtuloTDC"/>
        <w:rPr>
          <w:ins w:id="428" w:author="Juan Carlos de Alfonso Juliá" w:date="2020-04-08T11:47:00Z"/>
        </w:rPr>
      </w:pPr>
    </w:p>
    <w:p w14:paraId="0CE39F23" w14:textId="0509496E" w:rsidR="00FB0F7E" w:rsidRDefault="00DC23A6" w:rsidP="00FB0F7E">
      <w:pPr>
        <w:pStyle w:val="TtuloTDC"/>
      </w:pPr>
      <w:bookmarkStart w:id="429" w:name="_Toc37239150"/>
      <w:ins w:id="430" w:author="Juan Carlos de Alfonso Juliá" w:date="2020-04-08T11:45:00Z">
        <w:r>
          <w:t xml:space="preserve">3. </w:t>
        </w:r>
      </w:ins>
      <w:del w:id="431" w:author="Juan Carlos de Alfonso Juliá" w:date="2020-04-08T11:44:00Z">
        <w:r w:rsidR="00FB0F7E" w:rsidDel="00DC23A6">
          <w:delText xml:space="preserve"> 2: </w:delText>
        </w:r>
      </w:del>
      <w:r w:rsidR="00FB0F7E">
        <w:t>software</w:t>
      </w:r>
      <w:r w:rsidR="005072A1">
        <w:t xml:space="preserve"> del prototipo</w:t>
      </w:r>
      <w:bookmarkEnd w:id="429"/>
    </w:p>
    <w:p w14:paraId="135CC7A0" w14:textId="55AA798C" w:rsidR="005072A1" w:rsidRDefault="00456515" w:rsidP="005072A1">
      <w:pPr>
        <w:pStyle w:val="Ttulo1"/>
      </w:pPr>
      <w:bookmarkStart w:id="432" w:name="_Toc37239151"/>
      <w:ins w:id="433" w:author="Juan Carlos de Alfonso Juliá" w:date="2020-04-08T11:47:00Z">
        <w:r>
          <w:t xml:space="preserve">3.1 </w:t>
        </w:r>
      </w:ins>
      <w:r w:rsidR="005072A1">
        <w:t>Sistema operativo</w:t>
      </w:r>
      <w:bookmarkEnd w:id="432"/>
    </w:p>
    <w:p w14:paraId="69630AA8" w14:textId="658D6569"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4D80CA26" w14:textId="77777777" w:rsidR="00C01432" w:rsidRDefault="00C01432" w:rsidP="00D34FC7"/>
    <w:p w14:paraId="55B950A4" w14:textId="699D9693" w:rsidR="00890A7E" w:rsidRDefault="00456515" w:rsidP="005D7E55">
      <w:pPr>
        <w:pStyle w:val="Ttulo1"/>
      </w:pPr>
      <w:bookmarkStart w:id="434" w:name="_Toc37239152"/>
      <w:ins w:id="435" w:author="Juan Carlos de Alfonso Juliá" w:date="2020-04-08T11:47:00Z">
        <w:r>
          <w:t xml:space="preserve">3.2 </w:t>
        </w:r>
      </w:ins>
      <w:r w:rsidR="006E5793">
        <w:t>Sistema de navegación inercial</w:t>
      </w:r>
      <w:bookmarkEnd w:id="434"/>
    </w:p>
    <w:p w14:paraId="5453A4F7" w14:textId="408736F0" w:rsidR="00D0516D" w:rsidRDefault="00D0516D" w:rsidP="00D0516D"/>
    <w:p w14:paraId="7226C148" w14:textId="52D27173" w:rsidR="006B6377" w:rsidRDefault="00042C8F" w:rsidP="004E3068">
      <w:pPr>
        <w:pStyle w:val="Ttulo2"/>
      </w:pPr>
      <w:bookmarkStart w:id="436" w:name="_Toc37239153"/>
      <w:r>
        <w:t>Vista teórica</w:t>
      </w:r>
      <w:bookmarkEnd w:id="436"/>
    </w:p>
    <w:p w14:paraId="7DF02E9B" w14:textId="77777777" w:rsidR="004E3068" w:rsidRPr="004E3068" w:rsidRDefault="004E3068" w:rsidP="004E3068"/>
    <w:p w14:paraId="0F0B3FEC" w14:textId="6BBE8661"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w:t>
      </w:r>
      <w:proofErr w:type="gramStart"/>
      <w:r>
        <w:t xml:space="preserve">su </w:t>
      </w:r>
      <w:ins w:id="437" w:author="JUAN FRANCISCO JIMENEZ CASTELLANOS" w:date="2020-03-21T11:25:00Z">
        <w:r w:rsidR="00497E78">
          <w:t xml:space="preserve"> aceleración</w:t>
        </w:r>
      </w:ins>
      <w:proofErr w:type="gramEnd"/>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396F4AB3" w:rsidR="00946E18" w:rsidRDefault="00946E18" w:rsidP="00946E18">
      <w:r>
        <w:t xml:space="preserve">Estos tres valores se pueden entender más fácilmente en la figura </w:t>
      </w:r>
      <w:proofErr w:type="spellStart"/>
      <w:r>
        <w:t>x.x</w:t>
      </w:r>
      <w:proofErr w:type="spellEnd"/>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042C8F">
      <w:pPr>
        <w:pStyle w:val="Ttulo2"/>
      </w:pPr>
      <w:bookmarkStart w:id="438" w:name="_Toc37239154"/>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4E664E2D" w:rsidR="00CF6286" w:rsidRDefault="00CF6286"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51"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" stroked="f">
                <v:textbox style="mso-fit-shape-to-text:t" inset="0,0,0,0">
                  <w:txbxContent>
                    <w:p w14:paraId="62ADB1DC" w14:textId="4E664E2D" w:rsidR="00CF6286" w:rsidRDefault="00CF6286"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bookmarkEnd w:id="438"/>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07361E1E" w:rsidR="008A7D94" w:rsidRDefault="008A7D94" w:rsidP="008A7D94">
      <w:r>
        <w:t xml:space="preserve">La obtención del pitch y el roll en base a los datos de una </w:t>
      </w:r>
      <w:proofErr w:type="spellStart"/>
      <w:r>
        <w:t>imu</w:t>
      </w:r>
      <w:proofErr w:type="spellEnd"/>
      <w:r>
        <w:t xml:space="preserve"> es direct</w:t>
      </w:r>
      <w:ins w:id="439"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Default="003833D5" w:rsidP="008A7D94">
      <w:ins w:id="440" w:author="JUAN FRANCISCO JIMENEZ CASTELLANOS" w:date="2020-03-21T11:37:00Z">
        <w:r>
          <w:t xml:space="preserve">Creo que debes explicar esto un poco más: </w:t>
        </w:r>
        <w:proofErr w:type="spellStart"/>
        <w:r>
          <w:t>pich</w:t>
        </w:r>
        <w:proofErr w:type="spellEnd"/>
        <w:r>
          <w:t xml:space="preserve"> y roll se o</w:t>
        </w:r>
      </w:ins>
      <w:ins w:id="441" w:author="JUAN FRANCISCO JIMENEZ CASTELLANOS" w:date="2020-03-21T11:38:00Z">
        <w:r>
          <w:t xml:space="preserve">btienen a partir de los acelerómetros de la IMU, midiendo el valor de la gravedad. La orientación </w:t>
        </w:r>
      </w:ins>
      <w:ins w:id="442" w:author="JUAN FRANCISCO JIMENEZ CASTELLANOS" w:date="2020-03-21T11:39:00Z">
        <w:r>
          <w:t>(</w:t>
        </w:r>
        <w:proofErr w:type="spellStart"/>
        <w:r>
          <w:t>yaw</w:t>
        </w:r>
        <w:proofErr w:type="spellEnd"/>
        <w:r>
          <w:t xml:space="preserve">) </w:t>
        </w:r>
      </w:ins>
      <w:ins w:id="443" w:author="JUAN FRANCISCO JIMENEZ CASTELLANOS" w:date="2020-03-21T11:38:00Z">
        <w:r>
          <w:t>se obtiene empleando el ma</w:t>
        </w:r>
      </w:ins>
      <w:ins w:id="444" w:author="JUAN FRANCISCO JIMENEZ CASTELLANOS" w:date="2020-03-21T11:39:00Z">
        <w:r>
          <w:t>gnetómetro que está sometido a perturbaciones (</w:t>
        </w:r>
        <w:proofErr w:type="spellStart"/>
        <w:r>
          <w:t>hard</w:t>
        </w:r>
        <w:proofErr w:type="spellEnd"/>
        <w:r>
          <w:t xml:space="preserve"> y </w:t>
        </w:r>
        <w:proofErr w:type="spellStart"/>
        <w:r>
          <w:t>soft</w:t>
        </w:r>
        <w:proofErr w:type="spellEnd"/>
        <w:r>
          <w:t xml:space="preserve"> </w:t>
        </w:r>
        <w:proofErr w:type="spellStart"/>
        <w:r>
          <w:t>iron</w:t>
        </w:r>
        <w:proofErr w:type="spellEnd"/>
        <w:r>
          <w:t xml:space="preserve"> </w:t>
        </w:r>
        <w:proofErr w:type="spellStart"/>
        <w:r>
          <w:t>etc</w:t>
        </w:r>
        <w:proofErr w:type="spellEnd"/>
        <w:r>
          <w:t xml:space="preserve">, </w:t>
        </w:r>
        <w:proofErr w:type="spellStart"/>
        <w:r>
          <w:t>etc</w:t>
        </w:r>
        <w:proofErr w:type="spellEnd"/>
        <w:r>
          <w:t>).</w:t>
        </w:r>
      </w:ins>
    </w:p>
    <w:p w14:paraId="75410F32" w14:textId="6B8EFAE3" w:rsidR="008A7D94" w:rsidRDefault="008A7D94" w:rsidP="008A7D94">
      <w:pPr>
        <w:rPr>
          <w:b/>
          <w:bCs/>
        </w:rPr>
      </w:pPr>
      <w:r w:rsidRPr="008A7D94">
        <w:rPr>
          <w:b/>
          <w:bCs/>
        </w:rPr>
        <w:t>Distorsiones a hierro duro (</w:t>
      </w:r>
      <w:proofErr w:type="spellStart"/>
      <w:r w:rsidRPr="008A7D94">
        <w:rPr>
          <w:b/>
          <w:bCs/>
        </w:rPr>
        <w:t>hard</w:t>
      </w:r>
      <w:proofErr w:type="spellEnd"/>
      <w:r w:rsidRPr="008A7D94">
        <w:rPr>
          <w:b/>
          <w:bCs/>
        </w:rPr>
        <w:t xml:space="preserve"> </w:t>
      </w:r>
      <w:proofErr w:type="spellStart"/>
      <w:r w:rsidRPr="008A7D94">
        <w:rPr>
          <w:b/>
          <w:bCs/>
        </w:rPr>
        <w:t>iron</w:t>
      </w:r>
      <w:proofErr w:type="spellEnd"/>
      <w:r w:rsidRPr="008A7D94">
        <w:rPr>
          <w:b/>
          <w:bCs/>
        </w:rPr>
        <w:t>).</w:t>
      </w:r>
      <w:ins w:id="445" w:author="JUAN FRANCISCO JIMENEZ CASTELLANOS" w:date="2020-03-21T11:35:00Z">
        <w:r w:rsidR="003833D5">
          <w:rPr>
            <w:b/>
            <w:bCs/>
          </w:rPr>
          <w:t xml:space="preserve"> (yo no le he visto nunca traducido</w:t>
        </w:r>
      </w:ins>
      <w:ins w:id="446" w:author="JUAN FRANCISCO JIMENEZ CASTELLANOS" w:date="2020-03-21T11:36:00Z">
        <w:r w:rsidR="003833D5">
          <w:rPr>
            <w:b/>
            <w:bCs/>
          </w:rPr>
          <w:t>, a mí me suena un poco raro)</w:t>
        </w:r>
      </w:ins>
    </w:p>
    <w:p w14:paraId="3EE18F4B" w14:textId="50ED1342" w:rsidR="008A7D94" w:rsidRPr="008173DD" w:rsidRDefault="008173DD" w:rsidP="008A7D94">
      <w:r>
        <w:t xml:space="preserve">Corresponden a distorsiones producidas por </w:t>
      </w:r>
      <w:r w:rsidR="00AE79E5">
        <w:t xml:space="preserve">el hombre </w:t>
      </w:r>
      <w:ins w:id="447"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7F352259" w:rsidR="008A7D94" w:rsidRDefault="008A7D94" w:rsidP="008A7D94">
      <w:pPr>
        <w:rPr>
          <w:b/>
          <w:bCs/>
        </w:rPr>
      </w:pPr>
      <w:r w:rsidRPr="008A7D94">
        <w:rPr>
          <w:b/>
          <w:bCs/>
        </w:rPr>
        <w:t>Distorsiones a hierro blando (</w:t>
      </w:r>
      <w:proofErr w:type="spellStart"/>
      <w:r w:rsidRPr="008A7D94">
        <w:rPr>
          <w:b/>
          <w:bCs/>
        </w:rPr>
        <w:t>soft</w:t>
      </w:r>
      <w:proofErr w:type="spellEnd"/>
      <w:r w:rsidRPr="008A7D94">
        <w:rPr>
          <w:b/>
          <w:bCs/>
        </w:rPr>
        <w:t xml:space="preserve"> </w:t>
      </w:r>
      <w:proofErr w:type="spellStart"/>
      <w:r w:rsidRPr="008A7D94">
        <w:rPr>
          <w:b/>
          <w:bCs/>
        </w:rPr>
        <w:t>iron</w:t>
      </w:r>
      <w:proofErr w:type="spellEnd"/>
      <w:r w:rsidRPr="008A7D94">
        <w:rPr>
          <w:b/>
          <w:bCs/>
        </w:rPr>
        <w:t>).</w:t>
      </w:r>
    </w:p>
    <w:p w14:paraId="3473B209" w14:textId="00E81564" w:rsidR="00E40D6B" w:rsidRPr="00E40D6B" w:rsidRDefault="00E40D6B" w:rsidP="008A7D94">
      <w:r>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04AE6C22" w:rsidR="006B6377" w:rsidRDefault="00042C8F" w:rsidP="00042C8F">
      <w:pPr>
        <w:pStyle w:val="Ttulo2"/>
      </w:pPr>
      <w:bookmarkStart w:id="448" w:name="_Toc37239155"/>
      <w:r>
        <w:t>Calibración del magnetómetro</w:t>
      </w:r>
      <w:bookmarkEnd w:id="448"/>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449" w:author="JUAN FRANCISCO JIMENEZ CASTELLANOS" w:date="2020-03-21T11:42:00Z">
        <w:r>
          <w:t>Entiend</w:t>
        </w:r>
      </w:ins>
      <w:ins w:id="450" w:author="JUAN FRANCISCO JIMENEZ CASTELLANOS" w:date="2020-03-21T11:43:00Z">
        <w:r>
          <w:t>o que esto está por completar</w:t>
        </w:r>
      </w:ins>
    </w:p>
    <w:p w14:paraId="4E2E7EFE" w14:textId="77777777" w:rsidR="00D0516D" w:rsidRDefault="00D0516D" w:rsidP="00D0516D"/>
    <w:p w14:paraId="68CAC517" w14:textId="4F3BAE0E" w:rsidR="00D0516D" w:rsidRDefault="00CF6286" w:rsidP="00D0516D">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451"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452" w:author="JUAN FRANCISCO JIMENEZ CASTELLANOS" w:date="2020-03-21T11:44:00Z">
        <w:r w:rsidR="003833D5">
          <w:t>e</w:t>
        </w:r>
      </w:ins>
      <w:r w:rsidR="00E43AB0">
        <w:t>n</w:t>
      </w:r>
      <w:del w:id="453" w:author="JUAN FRANCISCO JIMENEZ CASTELLANOS" w:date="2020-03-21T11:44:00Z">
        <w:r w:rsidR="00E43AB0" w:rsidDel="003833D5">
          <w:delText>e</w:delText>
        </w:r>
      </w:del>
      <w:r w:rsidR="00E43AB0">
        <w:t>cia</w:t>
      </w:r>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CF6286" w:rsidRDefault="00CF6286"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52"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" stroked="f">
                <v:textbox style="mso-fit-shape-to-text:t" inset="0,0,0,0">
                  <w:txbxContent>
                    <w:p w14:paraId="67C8B96C" w14:textId="37664692" w:rsidR="00CF6286" w:rsidRDefault="00CF6286"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CF6286" w:rsidRPr="00B4029F" w:rsidRDefault="00CF6286"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53"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6TKbMw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" stroked="f">
                <v:textbox style="mso-fit-shape-to-text:t" inset="0,0,0,0">
                  <w:txbxContent>
                    <w:p w14:paraId="6B2DC616" w14:textId="0E484E31" w:rsidR="00CF6286" w:rsidRPr="00B4029F" w:rsidRDefault="00CF6286"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6AD66139" w:rsidR="00CE6DD9" w:rsidRDefault="00CE6DD9" w:rsidP="00CE6DD9">
      <w:pPr>
        <w:pStyle w:val="Ttulo2"/>
      </w:pPr>
      <w:bookmarkStart w:id="454" w:name="_Toc37239156"/>
      <w:r>
        <w:t>Aplicación práctica</w:t>
      </w:r>
      <w:bookmarkEnd w:id="454"/>
    </w:p>
    <w:p w14:paraId="7AF4821E" w14:textId="35CB7B7B" w:rsidR="00890A7E" w:rsidRDefault="00456515" w:rsidP="005D7E55">
      <w:pPr>
        <w:pStyle w:val="Ttulo1"/>
      </w:pPr>
      <w:bookmarkStart w:id="455" w:name="_Toc37239157"/>
      <w:ins w:id="456" w:author="Juan Carlos de Alfonso Juliá" w:date="2020-04-08T11:48:00Z">
        <w:r>
          <w:t xml:space="preserve">3.3 </w:t>
        </w:r>
      </w:ins>
      <w:r w:rsidR="00F10574">
        <w:t>Sensor barométrico</w:t>
      </w:r>
      <w:bookmarkEnd w:id="455"/>
    </w:p>
    <w:p w14:paraId="3E0666FA" w14:textId="4E2F16B5" w:rsidR="00F86137" w:rsidRDefault="00F86137" w:rsidP="00F86137"/>
    <w:p w14:paraId="7F87054D" w14:textId="11CC781E" w:rsidR="00E85B31" w:rsidRDefault="00E85B31" w:rsidP="00E85B31">
      <w:pPr>
        <w:pStyle w:val="Ttulo2"/>
      </w:pPr>
      <w:bookmarkStart w:id="457" w:name="_Toc37239158"/>
      <w:r>
        <w:t>Vista teórica</w:t>
      </w:r>
      <w:bookmarkEnd w:id="457"/>
    </w:p>
    <w:p w14:paraId="7DB8A73F" w14:textId="3F2020FF" w:rsidR="00E85B31" w:rsidRDefault="00E85B31" w:rsidP="00E85B31"/>
    <w:p w14:paraId="4E9E9A99" w14:textId="08F9402B" w:rsidR="00E85B31" w:rsidRDefault="00E85B31" w:rsidP="00E85B31">
      <w:r>
        <w:t>Un barómetro es un aparato utilizado para medir la presión at</w:t>
      </w:r>
      <w:del w:id="458" w:author="JUAN FRANCISCO JIMENEZ CASTELLANOS" w:date="2020-03-21T11:46:00Z">
        <w:r w:rsidDel="003833D5">
          <w:delText>o</w:delText>
        </w:r>
      </w:del>
      <w:r>
        <w:t>m</w:t>
      </w:r>
      <w:ins w:id="459"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6E48D960" w14:textId="60A7B94B" w:rsidR="00E85B31" w:rsidRDefault="00601A7F" w:rsidP="00E85B31">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DF5E616" w14:textId="77777777" w:rsidR="000976E6" w:rsidRDefault="000976E6" w:rsidP="00E85B31">
      <w:pPr>
        <w:pStyle w:val="Prrafodelista"/>
        <w:numPr>
          <w:ilvl w:val="0"/>
          <w:numId w:val="2"/>
        </w:numPr>
      </w:pPr>
    </w:p>
    <w:p w14:paraId="51CA91FC" w14:textId="5245AADB" w:rsidR="00E85B31" w:rsidRDefault="00E85B31" w:rsidP="0027417A"/>
    <w:p w14:paraId="7D04CFE1" w14:textId="3EF9A221" w:rsidR="00CD08B1" w:rsidRDefault="00D65A3B" w:rsidP="0027417A">
      <w:r w:rsidRPr="00D65A3B">
        <w:t>Se debe tener en cuenta que la fórmula expuesta no va a proporcionar la altura a la que se encuentra el sensor en función del suelo, sino del 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52B02A9B" w:rsidR="00883262" w:rsidRDefault="00CD08B1" w:rsidP="00CD08B1">
      <w:pPr>
        <w:pStyle w:val="Ttulo2"/>
      </w:pPr>
      <w:bookmarkStart w:id="460" w:name="_Toc37239159"/>
      <w:r>
        <w:t>Aplicación práctica</w:t>
      </w:r>
      <w:bookmarkEnd w:id="460"/>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w:t>
      </w:r>
      <w:proofErr w:type="spellStart"/>
      <w:r w:rsidR="00AF36D3">
        <w:t>getAltitud</w:t>
      </w:r>
      <w:proofErr w:type="spellEnd"/>
      <w:r w:rsidR="00AF36D3">
        <w:t>_</w:t>
      </w:r>
      <w:r w:rsidR="005D735C">
        <w:t>”</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461" w:author="JUAN FRANCISCO JIMENEZ CASTELLANOS" w:date="2020-03-21T11:47:00Z">
        <w:r w:rsidR="003833D5">
          <w:t>é</w:t>
        </w:r>
      </w:ins>
      <w:del w:id="462"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3D70D22" w:rsidR="005D7E55" w:rsidRDefault="00456515" w:rsidP="005D7E55">
      <w:pPr>
        <w:pStyle w:val="Ttulo1"/>
      </w:pPr>
      <w:bookmarkStart w:id="463" w:name="_Toc37239160"/>
      <w:ins w:id="464" w:author="Juan Carlos de Alfonso Juliá" w:date="2020-04-08T11:48:00Z">
        <w:r>
          <w:t xml:space="preserve">3.4 </w:t>
        </w:r>
      </w:ins>
      <w:r w:rsidR="005D7E55">
        <w:t>RGB LED</w:t>
      </w:r>
      <w:bookmarkEnd w:id="463"/>
    </w:p>
    <w:p w14:paraId="2A5911FD" w14:textId="77777777" w:rsidR="005E028F" w:rsidRPr="005E028F" w:rsidRDefault="005E028F" w:rsidP="005E028F"/>
    <w:p w14:paraId="03009A9D" w14:textId="77777777" w:rsidR="005E028F" w:rsidRDefault="00D0516D" w:rsidP="00D0516D">
      <w:r>
        <w:t>Módulo implementado en el archivo 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642A12F7" w:rsidR="007A28FA" w:rsidRDefault="00456515" w:rsidP="0043076D">
      <w:pPr>
        <w:pStyle w:val="Ttulo1"/>
      </w:pPr>
      <w:bookmarkStart w:id="465" w:name="_Toc37239161"/>
      <w:ins w:id="466" w:author="Juan Carlos de Alfonso Juliá" w:date="2020-04-08T11:48:00Z">
        <w:r>
          <w:t xml:space="preserve">3.5 </w:t>
        </w:r>
      </w:ins>
      <w:r w:rsidR="007A28FA">
        <w:t>Módulo GPS</w:t>
      </w:r>
      <w:bookmarkEnd w:id="465"/>
    </w:p>
    <w:p w14:paraId="39A05DB8" w14:textId="58383A7A" w:rsidR="007A5A2F" w:rsidRDefault="007A5A2F" w:rsidP="007A5A2F"/>
    <w:p w14:paraId="002843F9" w14:textId="61677192" w:rsidR="007A5A2F" w:rsidRDefault="007A5A2F" w:rsidP="007A5A2F"/>
    <w:p w14:paraId="587CCD32" w14:textId="41622964" w:rsidR="007A5A2F" w:rsidRDefault="007A5A2F" w:rsidP="007A5A2F"/>
    <w:p w14:paraId="6DDABF96" w14:textId="77777777" w:rsidR="007A5A2F" w:rsidRPr="007A5A2F" w:rsidRDefault="007A5A2F" w:rsidP="007A5A2F"/>
    <w:p w14:paraId="74F43A59" w14:textId="27D3BB41" w:rsidR="0043076D" w:rsidRDefault="00456515" w:rsidP="0043076D">
      <w:pPr>
        <w:pStyle w:val="Ttulo1"/>
      </w:pPr>
      <w:bookmarkStart w:id="467" w:name="_Toc37239162"/>
      <w:ins w:id="468" w:author="Juan Carlos de Alfonso Juliá" w:date="2020-04-08T11:48:00Z">
        <w:r>
          <w:lastRenderedPageBreak/>
          <w:t xml:space="preserve">3.6 </w:t>
        </w:r>
      </w:ins>
      <w:r w:rsidR="0043076D">
        <w:t>Controlador PWM</w:t>
      </w:r>
      <w:bookmarkEnd w:id="467"/>
    </w:p>
    <w:p w14:paraId="4258408E" w14:textId="5D956046" w:rsidR="00D0516D" w:rsidRDefault="00013FB1" w:rsidP="00013FB1">
      <w:pPr>
        <w:pStyle w:val="Ttulo2"/>
      </w:pPr>
      <w:bookmarkStart w:id="469" w:name="_Toc37239163"/>
      <w:r>
        <w:t>Vista teórica.</w:t>
      </w:r>
      <w:bookmarkEnd w:id="469"/>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CF6286" w:rsidRDefault="00CF6286"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54"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" fillcolor="white [3201]" strokeweight=".5pt">
                <v:textbox>
                  <w:txbxContent>
                    <w:p w14:paraId="171B8BFF" w14:textId="5C2DFFB0" w:rsidR="00CF6286" w:rsidRDefault="00CF6286"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CF6286" w:rsidRDefault="00CF6286">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55"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" fillcolor="white [3201]" strokeweight=".5pt">
                <v:textbox>
                  <w:txbxContent>
                    <w:p w14:paraId="0C8294A1" w14:textId="60E39ECD" w:rsidR="00CF6286" w:rsidRDefault="00CF6286">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CF6286" w:rsidRDefault="00CF6286"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56"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" stroked="f">
                <v:textbox style="mso-fit-shape-to-text:t" inset="0,0,0,0">
                  <w:txbxContent>
                    <w:p w14:paraId="75455044" w14:textId="70BA8198" w:rsidR="00CF6286" w:rsidRDefault="00CF6286"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CF6286" w:rsidRDefault="00CF6286"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57"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" fillcolor="white [3201]" strokeweight=".5pt">
                <v:textbox>
                  <w:txbxContent>
                    <w:p w14:paraId="28B96ACB" w14:textId="747003A5" w:rsidR="00CF6286" w:rsidRDefault="00CF6286"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CF6286" w:rsidRDefault="00CF6286"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58"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Q1c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ctA/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D3ZQ1c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CF6286" w:rsidRDefault="00CF6286"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CF6286" w:rsidRDefault="00CF6286"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9"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" stroked="f">
                <v:textbox style="mso-fit-shape-to-text:t" inset="0,0,0,0">
                  <w:txbxContent>
                    <w:p w14:paraId="71F7A18A" w14:textId="2E232203" w:rsidR="00CF6286" w:rsidRDefault="00CF6286"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proofErr w:type="gramStart"/>
      <w:r w:rsidR="00141366">
        <w:t>ejemplo</w:t>
      </w:r>
      <w:proofErr w:type="gramEnd"/>
      <w:r>
        <w:t xml:space="preserve"> puede ser que el </w:t>
      </w:r>
      <w:r>
        <w:lastRenderedPageBreak/>
        <w:t xml:space="preserve">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574153C" w:rsidR="00AA60F5" w:rsidRDefault="006A0D35" w:rsidP="00AA60F5">
      <w:pPr>
        <w:pStyle w:val="Ttulo2"/>
      </w:pPr>
      <w:bookmarkStart w:id="470" w:name="_Toc37239164"/>
      <w:r>
        <w:t>Aplicación práctica 1. Calibración de los variadores</w:t>
      </w:r>
      <w:bookmarkEnd w:id="470"/>
      <w:r>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68ADAB72" w:rsidR="00BC1E65" w:rsidRDefault="00456515" w:rsidP="00BC1E65">
      <w:pPr>
        <w:pStyle w:val="TtuloTDC"/>
      </w:pPr>
      <w:bookmarkStart w:id="471" w:name="_Toc37239165"/>
      <w:ins w:id="472" w:author="Juan Carlos de Alfonso Juliá" w:date="2020-04-08T11:49:00Z">
        <w:r>
          <w:t xml:space="preserve">4. </w:t>
        </w:r>
      </w:ins>
      <w:del w:id="473" w:author="Juan Carlos de Alfonso Juliá" w:date="2020-04-08T11:49:00Z">
        <w:r w:rsidR="00BC1E65" w:rsidDel="00456515">
          <w:delText xml:space="preserve">Etapa 4: </w:delText>
        </w:r>
      </w:del>
      <w:r w:rsidR="00BC1E65">
        <w:t>Diseño de una aplicación de control.</w:t>
      </w:r>
      <w:bookmarkEnd w:id="471"/>
    </w:p>
    <w:p w14:paraId="207A2D31" w14:textId="2D2FB4D6" w:rsidR="008F6737" w:rsidRDefault="00456515" w:rsidP="008F6737">
      <w:pPr>
        <w:pStyle w:val="Ttulo1"/>
      </w:pPr>
      <w:bookmarkStart w:id="474" w:name="_Toc37239166"/>
      <w:ins w:id="475" w:author="Juan Carlos de Alfonso Juliá" w:date="2020-04-08T11:49:00Z">
        <w:r>
          <w:t xml:space="preserve">4.1 </w:t>
        </w:r>
      </w:ins>
      <w:r w:rsidR="008F6737">
        <w:t>Introducción.</w:t>
      </w:r>
      <w:bookmarkEnd w:id="474"/>
    </w:p>
    <w:p w14:paraId="0A2475AA" w14:textId="77777777" w:rsidR="00B67008" w:rsidRDefault="00B67008" w:rsidP="00B67008"/>
    <w:p w14:paraId="33C2AB76" w14:textId="4E6DED81"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43E9B1C" w:rsidR="008F6737" w:rsidRDefault="00456515" w:rsidP="008F6737">
      <w:pPr>
        <w:pStyle w:val="Ttulo1"/>
      </w:pPr>
      <w:bookmarkStart w:id="476" w:name="_Toc37239167"/>
      <w:ins w:id="477" w:author="Juan Carlos de Alfonso Juliá" w:date="2020-04-08T11:49:00Z">
        <w:r>
          <w:lastRenderedPageBreak/>
          <w:t xml:space="preserve">4.2 </w:t>
        </w:r>
      </w:ins>
      <w:r w:rsidR="008F6737">
        <w:t>Protocolo de comunicación.</w:t>
      </w:r>
      <w:bookmarkEnd w:id="476"/>
    </w:p>
    <w:p w14:paraId="60D97047" w14:textId="3E906F4A" w:rsidR="00FA1520" w:rsidRDefault="00456515" w:rsidP="00FA1520">
      <w:pPr>
        <w:pStyle w:val="Ttulo2"/>
      </w:pPr>
      <w:bookmarkStart w:id="478" w:name="_Toc37239168"/>
      <w:ins w:id="479" w:author="Juan Carlos de Alfonso Juliá" w:date="2020-04-08T11:49:00Z">
        <w:r>
          <w:t xml:space="preserve">4.2.1 </w:t>
        </w:r>
      </w:ins>
      <w:r w:rsidR="00FA1520">
        <w:t>Modelo cliente servidor.</w:t>
      </w:r>
      <w:bookmarkEnd w:id="478"/>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3A746EB3" w:rsidR="008F6737" w:rsidRDefault="00456515" w:rsidP="008F6737">
      <w:pPr>
        <w:pStyle w:val="Ttulo2"/>
      </w:pPr>
      <w:bookmarkStart w:id="480" w:name="_Toc37239169"/>
      <w:ins w:id="481" w:author="Juan Carlos de Alfonso Juliá" w:date="2020-04-08T11:50:00Z">
        <w:r>
          <w:t xml:space="preserve">4.2.2 </w:t>
        </w:r>
      </w:ins>
      <w:r w:rsidR="0079031C">
        <w:t>Protocolo TCP</w:t>
      </w:r>
      <w:r w:rsidR="008F6737">
        <w:t>.</w:t>
      </w:r>
      <w:ins w:id="482" w:author="Juan Carlos de Alfonso Juliá" w:date="2020-04-08T10:37:00Z">
        <w:r w:rsidR="00EF43E8">
          <w:t xml:space="preserve"> (explicar)</w:t>
        </w:r>
      </w:ins>
      <w:bookmarkEnd w:id="480"/>
    </w:p>
    <w:p w14:paraId="51B3C603" w14:textId="49E7E6FB" w:rsidR="00930E80" w:rsidRDefault="00456515" w:rsidP="00930E80">
      <w:pPr>
        <w:pStyle w:val="Ttulo2"/>
      </w:pPr>
      <w:bookmarkStart w:id="483" w:name="_Toc37239170"/>
      <w:ins w:id="484" w:author="Juan Carlos de Alfonso Juliá" w:date="2020-04-08T11:50:00Z">
        <w:r>
          <w:t xml:space="preserve">4.2.3 </w:t>
        </w:r>
      </w:ins>
      <w:r w:rsidR="00930E80">
        <w:t>Funcionamiento interno.</w:t>
      </w:r>
      <w:bookmarkEnd w:id="483"/>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2C83F069" w14:textId="7D387B1E" w:rsidR="00774D70" w:rsidRDefault="00456515" w:rsidP="00EF43E8">
      <w:pPr>
        <w:pStyle w:val="Ttulo1"/>
      </w:pPr>
      <w:bookmarkStart w:id="485" w:name="_Toc37239171"/>
      <w:ins w:id="486" w:author="Juan Carlos de Alfonso Juliá" w:date="2020-04-08T11:50:00Z">
        <w:r>
          <w:t xml:space="preserve">4.3 </w:t>
        </w:r>
      </w:ins>
      <w:r w:rsidR="00EF43E8">
        <w:t>Estructura del servidor.</w:t>
      </w:r>
      <w:bookmarkEnd w:id="485"/>
    </w:p>
    <w:p w14:paraId="6AD6475D" w14:textId="55B52F30" w:rsidR="00EF43E8" w:rsidRPr="00EF43E8" w:rsidRDefault="00456515" w:rsidP="00ED67E4">
      <w:pPr>
        <w:pStyle w:val="Ttulo2"/>
      </w:pPr>
      <w:bookmarkStart w:id="487" w:name="_Toc37239172"/>
      <w:ins w:id="488" w:author="Juan Carlos de Alfonso Juliá" w:date="2020-04-08T11:50:00Z">
        <w:r>
          <w:t xml:space="preserve">4.3.1 </w:t>
        </w:r>
      </w:ins>
      <w:r w:rsidR="00EF43E8">
        <w:t>Estructura interna</w:t>
      </w:r>
      <w:bookmarkEnd w:id="487"/>
    </w:p>
    <w:p w14:paraId="283FAD91" w14:textId="509578DB" w:rsidR="00CF6286" w:rsidRDefault="00EF43E8" w:rsidP="00EF43E8">
      <w:pPr>
        <w:rPr>
          <w:ins w:id="489" w:author="Juan Carlos de Alfonso Juliá" w:date="2020-04-08T11:05:00Z"/>
        </w:rPr>
      </w:pPr>
      <w:r>
        <w:t>Como se ha mencionado anteriormente el servidor se aloja en la Raspberry, todo el código de este se encuentra en el archivo “/sensores/serv_socket.py”.</w:t>
      </w:r>
    </w:p>
    <w:p w14:paraId="114A4E91" w14:textId="77777777" w:rsidR="00ED67E4" w:rsidRDefault="00ED67E4" w:rsidP="00EF43E8">
      <w:pPr>
        <w:rPr>
          <w:ins w:id="490" w:author="Juan Carlos de Alfonso Juliá" w:date="2020-04-08T10:40:00Z"/>
        </w:rPr>
      </w:pPr>
    </w:p>
    <w:p w14:paraId="6392DD32" w14:textId="75E74BD2" w:rsidR="003636BC" w:rsidRDefault="00CF6286" w:rsidP="00EF43E8">
      <w:pPr>
        <w:rPr>
          <w:ins w:id="491"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492"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493" w:author="Juan Carlos de Alfonso Juliá" w:date="2020-04-08T11:07:00Z">
        <w:r w:rsidR="00C613EA">
          <w:t>,</w:t>
        </w:r>
      </w:ins>
      <w:r>
        <w:t xml:space="preserve"> </w:t>
      </w:r>
      <w:ins w:id="494"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lastRenderedPageBreak/>
        <w:t>Ip</w:t>
      </w:r>
      <w:proofErr w:type="spellEnd"/>
      <w:r>
        <w:t xml:space="preserve"> del servidor(estática): </w:t>
      </w:r>
      <w:r w:rsidRPr="003636BC">
        <w:t>192.168.1.52</w:t>
      </w:r>
      <w:ins w:id="495"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496" w:author="Juan Carlos de Alfonso Juliá" w:date="2020-04-08T11:07:00Z">
        <w:r w:rsidR="00C613EA">
          <w:t>.</w:t>
        </w:r>
      </w:ins>
    </w:p>
    <w:p w14:paraId="13BE4D71" w14:textId="1753FF66" w:rsidR="003636BC" w:rsidRDefault="003636BC" w:rsidP="003636BC">
      <w:pPr>
        <w:pStyle w:val="Prrafodelista"/>
        <w:numPr>
          <w:ilvl w:val="1"/>
          <w:numId w:val="2"/>
        </w:numPr>
        <w:rPr>
          <w:ins w:id="497" w:author="Juan Carlos de Alfonso Juliá" w:date="2020-04-08T11:07:00Z"/>
        </w:rPr>
      </w:pPr>
      <w:r>
        <w:t>Tamaño del buffer: 1024 bytes</w:t>
      </w:r>
      <w:ins w:id="498"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eastAsia="Times New Roman" w:hAnsi="Consolas" w:cs="Consolas"/>
          <w:color w:val="24292E"/>
          <w:sz w:val="18"/>
          <w:szCs w:val="18"/>
          <w:shd w:val="clear" w:color="auto" w:fill="FFFFFF"/>
        </w:rPr>
      </w:pPr>
      <w:proofErr w:type="spellStart"/>
      <w:proofErr w:type="gramStart"/>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bind</w:t>
      </w:r>
      <w:proofErr w:type="spellEnd"/>
      <w:proofErr w:type="gramEnd"/>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TCP_IP</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E36209"/>
          <w:sz w:val="18"/>
          <w:szCs w:val="18"/>
        </w:rPr>
        <w:t>TCP_PORT</w:t>
      </w:r>
      <w:r w:rsidRPr="003364A1">
        <w:rPr>
          <w:rFonts w:ascii="Consolas" w:eastAsia="Times New Roman" w:hAnsi="Consolas" w:cs="Consolas"/>
          <w:color w:val="24292E"/>
          <w:sz w:val="18"/>
          <w:szCs w:val="18"/>
          <w:shd w:val="clear" w:color="auto" w:fill="FFFFFF"/>
        </w:rPr>
        <w:t>))</w:t>
      </w:r>
    </w:p>
    <w:p w14:paraId="13247B51" w14:textId="130E4638" w:rsidR="003364A1" w:rsidRDefault="003364A1" w:rsidP="00851FAA">
      <w:pPr>
        <w:ind w:firstLine="708"/>
        <w:rPr>
          <w:rFonts w:ascii="Consolas" w:eastAsia="Times New Roman" w:hAnsi="Consolas" w:cs="Consolas"/>
          <w:color w:val="24292E"/>
          <w:sz w:val="18"/>
          <w:szCs w:val="18"/>
          <w:shd w:val="clear" w:color="auto" w:fill="FFFFFF"/>
        </w:rPr>
      </w:pPr>
      <w:proofErr w:type="spellStart"/>
      <w:proofErr w:type="gramStart"/>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listen</w:t>
      </w:r>
      <w:proofErr w:type="spellEnd"/>
      <w:proofErr w:type="gramEnd"/>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005CC5"/>
          <w:sz w:val="18"/>
          <w:szCs w:val="18"/>
        </w:rPr>
        <w:t>1</w:t>
      </w:r>
      <w:r w:rsidRPr="003364A1">
        <w:rPr>
          <w:rFonts w:ascii="Consolas" w:eastAsia="Times New Roman" w:hAnsi="Consolas" w:cs="Consolas"/>
          <w:color w:val="24292E"/>
          <w:sz w:val="18"/>
          <w:szCs w:val="18"/>
          <w:shd w:val="clear" w:color="auto" w:fill="FFFFFF"/>
        </w:rPr>
        <w:t>)</w:t>
      </w:r>
    </w:p>
    <w:p w14:paraId="5423FA62" w14:textId="1C8BAE0E" w:rsidR="003364A1" w:rsidRDefault="003364A1" w:rsidP="00851FAA">
      <w:pPr>
        <w:ind w:firstLine="708"/>
        <w:rPr>
          <w:rFonts w:ascii="Consolas" w:eastAsia="Times New Roman" w:hAnsi="Consolas" w:cs="Consolas"/>
          <w:color w:val="24292E"/>
          <w:sz w:val="18"/>
          <w:szCs w:val="18"/>
          <w:shd w:val="clear" w:color="auto" w:fill="FFFFFF"/>
        </w:rPr>
      </w:pPr>
      <w:proofErr w:type="gramStart"/>
      <w:r w:rsidRPr="003364A1">
        <w:rPr>
          <w:rFonts w:ascii="Consolas" w:eastAsia="Times New Roman" w:hAnsi="Consolas" w:cs="Consolas"/>
          <w:color w:val="24292E"/>
          <w:sz w:val="18"/>
          <w:szCs w:val="18"/>
        </w:rPr>
        <w:t>time</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sleep</w:t>
      </w:r>
      <w:proofErr w:type="gramEnd"/>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005CC5"/>
          <w:sz w:val="18"/>
          <w:szCs w:val="18"/>
        </w:rPr>
        <w:t>1</w:t>
      </w:r>
      <w:r w:rsidRPr="003364A1">
        <w:rPr>
          <w:rFonts w:ascii="Consolas" w:eastAsia="Times New Roman" w:hAnsi="Consolas" w:cs="Consolas"/>
          <w:color w:val="24292E"/>
          <w:sz w:val="18"/>
          <w:szCs w:val="18"/>
          <w:shd w:val="clear" w:color="auto" w:fill="FFFFFF"/>
        </w:rPr>
        <w:t>)</w:t>
      </w:r>
    </w:p>
    <w:p w14:paraId="42735AC5" w14:textId="78D63C6F" w:rsidR="003364A1" w:rsidRDefault="003364A1" w:rsidP="003364A1">
      <w:pPr>
        <w:ind w:firstLine="708"/>
        <w:rPr>
          <w:rFonts w:ascii="Consolas" w:eastAsia="Times New Roman" w:hAnsi="Consolas" w:cs="Consolas"/>
          <w:color w:val="24292E"/>
          <w:sz w:val="18"/>
          <w:szCs w:val="18"/>
          <w:shd w:val="clear" w:color="auto" w:fill="FFFFFF"/>
        </w:rPr>
      </w:pPr>
      <w:proofErr w:type="spellStart"/>
      <w:proofErr w:type="gramStart"/>
      <w:r w:rsidRPr="003364A1">
        <w:rPr>
          <w:rFonts w:ascii="Consolas" w:eastAsia="Times New Roman" w:hAnsi="Consolas" w:cs="Consolas"/>
          <w:color w:val="24292E"/>
          <w:sz w:val="18"/>
          <w:szCs w:val="18"/>
        </w:rPr>
        <w:t>c</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24292E"/>
          <w:sz w:val="18"/>
          <w:szCs w:val="18"/>
        </w:rPr>
        <w:t>d</w:t>
      </w:r>
      <w:proofErr w:type="spellEnd"/>
      <w:proofErr w:type="gramEnd"/>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accept</w:t>
      </w:r>
      <w:proofErr w:type="spellEnd"/>
      <w:r w:rsidRPr="003364A1">
        <w:rPr>
          <w:rFonts w:ascii="Consolas" w:eastAsia="Times New Roman" w:hAnsi="Consolas" w:cs="Consolas"/>
          <w:color w:val="24292E"/>
          <w:sz w:val="18"/>
          <w:szCs w:val="18"/>
          <w:shd w:val="clear" w:color="auto" w:fill="FFFFFF"/>
        </w:rPr>
        <w:t>()</w:t>
      </w:r>
    </w:p>
    <w:p w14:paraId="76EB0B0E" w14:textId="3775D2D0" w:rsidR="00BC600E" w:rsidRDefault="00BC600E" w:rsidP="003364A1">
      <w:pPr>
        <w:ind w:firstLine="708"/>
        <w:rPr>
          <w:rFonts w:ascii="Consolas" w:eastAsia="Times New Roman" w:hAnsi="Consolas" w:cs="Consolas"/>
          <w:color w:val="24292E"/>
          <w:sz w:val="18"/>
          <w:szCs w:val="18"/>
          <w:shd w:val="clear" w:color="auto" w:fill="FFFFFF"/>
        </w:rPr>
      </w:pPr>
    </w:p>
    <w:p w14:paraId="3E254596" w14:textId="6E22CC3D" w:rsidR="00BC600E" w:rsidRDefault="00BC600E" w:rsidP="00851FAA">
      <w:pPr>
        <w:ind w:left="708"/>
      </w:pPr>
      <w:r>
        <w:t xml:space="preserve">La línea más importante de este fragmento de código es la última, en concreto la función </w:t>
      </w:r>
      <w:ins w:id="499" w:author="Juan Carlos de Alfonso Juliá" w:date="2020-04-08T11:08:00Z">
        <w:r w:rsidR="00A3696D">
          <w:t>“</w:t>
        </w:r>
      </w:ins>
      <w:proofErr w:type="spellStart"/>
      <w:r>
        <w:t>s.accept</w:t>
      </w:r>
      <w:proofErr w:type="spellEnd"/>
      <w:r>
        <w:t>()</w:t>
      </w:r>
      <w:ins w:id="500" w:author="Juan Carlos de Alfonso Juliá" w:date="2020-04-08T11:08:00Z">
        <w:r w:rsidR="00A3696D">
          <w:t>”</w:t>
        </w:r>
      </w:ins>
      <w:r>
        <w:t xml:space="preserve"> que como el propio nombre ind</w:t>
      </w:r>
      <w:ins w:id="501" w:author="Juan Carlos de Alfonso Juliá" w:date="2020-04-08T11:08:00Z">
        <w:r w:rsidR="00A3696D">
          <w:t>i</w:t>
        </w:r>
      </w:ins>
      <w:r>
        <w:t>ca es la encargada de aceptar la conexión de un cliente, además la función también tiene un papel bloqueante puesto que si no hay ningún cliente a la espera de conexión bloqueará la ejecución esperando hasta que haya algún cliente, esto permite que el dron al ejecutar dicho código pueda ejecutar una única vez este script y permanecer en modo de espera a que el cliente mande los datos mediante el teléfono móvil.</w:t>
      </w:r>
    </w:p>
    <w:p w14:paraId="76EDDBE5" w14:textId="77777777" w:rsidR="003364A1" w:rsidRPr="00851FAA" w:rsidRDefault="003364A1" w:rsidP="00851FAA">
      <w:pPr>
        <w:rPr>
          <w:rFonts w:ascii="Times New Roman" w:eastAsia="Times New Roman" w:hAnsi="Times New Roman" w:cs="Times New Roman"/>
        </w:rPr>
      </w:pPr>
    </w:p>
    <w:p w14:paraId="58693D57" w14:textId="32A19BC5" w:rsidR="003636BC" w:rsidRDefault="00BC600E" w:rsidP="00851FAA">
      <w:pPr>
        <w:pStyle w:val="Prrafodelista"/>
        <w:numPr>
          <w:ilvl w:val="0"/>
          <w:numId w:val="2"/>
        </w:numPr>
      </w:pPr>
      <w:r>
        <w:t xml:space="preserve">Por </w:t>
      </w:r>
      <w:del w:id="502" w:author="Juan Carlos de Alfonso Juliá" w:date="2020-04-08T11:11:00Z">
        <w:r w:rsidDel="007C1FB2">
          <w:delText>último</w:delText>
        </w:r>
      </w:del>
      <w:ins w:id="503"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t>convertStr</w:t>
      </w:r>
      <w:proofErr w:type="spellEnd"/>
      <w:r>
        <w:t>”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569EB730" w:rsidR="00CF6286" w:rsidRPr="00EF43E8" w:rsidRDefault="00CF6286" w:rsidP="00851FAA">
      <w:r>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que se menciona en el apartado anterior devolviendo la altura en formato </w:t>
      </w:r>
      <w:r w:rsidR="00A3696D">
        <w:t>decimal,</w:t>
      </w:r>
      <w:r w:rsidR="003636BC">
        <w:t xml:space="preserve"> así como una </w:t>
      </w:r>
      <w:proofErr w:type="spellStart"/>
      <w:r w:rsidR="003636BC">
        <w:t>tupla</w:t>
      </w:r>
      <w:proofErr w:type="spellEnd"/>
      <w:r w:rsidR="003636BC">
        <w:t xml:space="preserve"> de decimales con los pares de coordenadas a recorrer.</w:t>
      </w:r>
    </w:p>
    <w:p w14:paraId="5CAAA4A4" w14:textId="7DC37A63" w:rsidR="00721DB0" w:rsidRDefault="00456515" w:rsidP="0050680A">
      <w:pPr>
        <w:pStyle w:val="Ttulo1"/>
      </w:pPr>
      <w:bookmarkStart w:id="504" w:name="_Toc37239173"/>
      <w:ins w:id="505" w:author="Juan Carlos de Alfonso Juliá" w:date="2020-04-08T11:50:00Z">
        <w:r>
          <w:t xml:space="preserve">4.4 </w:t>
        </w:r>
      </w:ins>
      <w:r w:rsidR="00721DB0">
        <w:t>Estructura de la aplicación</w:t>
      </w:r>
      <w:r w:rsidR="00EF43E8">
        <w:t xml:space="preserve"> del cliente</w:t>
      </w:r>
      <w:r w:rsidR="00721DB0">
        <w:t>.</w:t>
      </w:r>
      <w:bookmarkEnd w:id="504"/>
    </w:p>
    <w:p w14:paraId="197AFFC5" w14:textId="548E87EE" w:rsidR="009A737A" w:rsidRDefault="00456515" w:rsidP="009A737A">
      <w:pPr>
        <w:pStyle w:val="Ttulo2"/>
      </w:pPr>
      <w:bookmarkStart w:id="506" w:name="_Toc37239174"/>
      <w:ins w:id="507" w:author="Juan Carlos de Alfonso Juliá" w:date="2020-04-08T11:50:00Z">
        <w:r>
          <w:t xml:space="preserve">4.4.1 </w:t>
        </w:r>
      </w:ins>
      <w:r w:rsidR="009A737A">
        <w:t>Logo de la aplicación.</w:t>
      </w:r>
      <w:bookmarkEnd w:id="506"/>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26E307D7" w:rsidR="00721DB0" w:rsidRDefault="00456515" w:rsidP="00721DB0">
      <w:pPr>
        <w:pStyle w:val="Ttulo2"/>
      </w:pPr>
      <w:bookmarkStart w:id="508" w:name="_Toc37239175"/>
      <w:ins w:id="509" w:author="Juan Carlos de Alfonso Juliá" w:date="2020-04-08T11:50:00Z">
        <w:r>
          <w:t xml:space="preserve">4.4.2 </w:t>
        </w:r>
      </w:ins>
      <w:r w:rsidR="003C363F">
        <w:t>Ventanas</w:t>
      </w:r>
      <w:r w:rsidR="00721DB0">
        <w:t xml:space="preserve"> de la aplicación.</w:t>
      </w:r>
      <w:bookmarkEnd w:id="508"/>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lastRenderedPageBreak/>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075953D" w:rsidR="008D3559" w:rsidRDefault="008D3559" w:rsidP="008D3559">
      <w:r>
        <w:t xml:space="preserve">La última ventana es meramente informativa pues dado que cuando se inicia, gráficamente no realiza ninguna acción, el código de </w:t>
      </w:r>
      <w:ins w:id="510"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CF6286" w:rsidRDefault="00CF6286"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60"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" stroked="f">
                <v:textbox style="mso-fit-shape-to-text:t" inset="0,0,0,0">
                  <w:txbxContent>
                    <w:p w14:paraId="6925C16F" w14:textId="77777777" w:rsidR="00CF6286" w:rsidRDefault="00CF6286"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CF6286" w:rsidRDefault="00CF6286"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61"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" stroked="f">
                <v:textbox style="mso-fit-shape-to-text:t" inset="0,0,0,0">
                  <w:txbxContent>
                    <w:p w14:paraId="0539BFAC" w14:textId="77777777" w:rsidR="00CF6286" w:rsidRDefault="00CF6286"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CF6286" w:rsidRDefault="00CF6286"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62"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" stroked="f">
                <v:textbox style="mso-fit-shape-to-text:t" inset="0,0,0,0">
                  <w:txbxContent>
                    <w:p w14:paraId="22E32562" w14:textId="5EF22926" w:rsidR="00CF6286" w:rsidRDefault="00CF6286"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CF6286" w:rsidRDefault="00CF6286"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63"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" stroked="f">
                <v:textbox style="mso-fit-shape-to-text:t" inset="0,0,0,0">
                  <w:txbxContent>
                    <w:p w14:paraId="3F4A4560" w14:textId="77777777" w:rsidR="00CF6286" w:rsidRDefault="00CF6286"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CF6286" w:rsidRDefault="00CF6286"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64"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O+UV8I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CF6286" w:rsidRDefault="00CF6286"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511" w:name="_Toc37239176"/>
      <w:ins w:id="512" w:author="Juan Carlos de Alfonso Juliá" w:date="2020-04-08T11:50:00Z">
        <w:r>
          <w:lastRenderedPageBreak/>
          <w:t xml:space="preserve">4.4.3 </w:t>
        </w:r>
      </w:ins>
      <w:r w:rsidR="00E63A5A">
        <w:t>Estructura interna.</w:t>
      </w:r>
      <w:bookmarkEnd w:id="511"/>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22DCD41A" w:rsidR="0003545C" w:rsidRDefault="0003545C" w:rsidP="00E63A5A">
      <w:r>
        <w:t xml:space="preserve">Es la clase principal llamada al inicio de la aplicación, está formada por varios métodos que actúan como </w:t>
      </w:r>
      <w:proofErr w:type="spellStart"/>
      <w:r>
        <w:t>lis</w:t>
      </w:r>
      <w:ins w:id="513" w:author="JUAN FRANCISCO JIMENEZ CASTELLANOS" w:date="2020-03-21T12:32:00Z">
        <w:r w:rsidR="003833D5">
          <w:t>t</w:t>
        </w:r>
      </w:ins>
      <w:r>
        <w:t>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68185BA9" w:rsidR="00BC1E65" w:rsidRDefault="00BC1E65" w:rsidP="00456515">
      <w:pPr>
        <w:pStyle w:val="TtuloTDC"/>
        <w:numPr>
          <w:ilvl w:val="0"/>
          <w:numId w:val="8"/>
        </w:numPr>
        <w:pPrChange w:id="514" w:author="Juan Carlos de Alfonso Juliá" w:date="2020-04-08T11:50:00Z">
          <w:pPr>
            <w:pStyle w:val="TtuloTDC"/>
          </w:pPr>
        </w:pPrChange>
      </w:pPr>
      <w:del w:id="515" w:author="Juan Carlos de Alfonso Juliá" w:date="2020-04-08T11:50:00Z">
        <w:r w:rsidDel="00456515">
          <w:delText xml:space="preserve">Etapa 5: </w:delText>
        </w:r>
      </w:del>
      <w:bookmarkStart w:id="516" w:name="_Toc37239177"/>
      <w:r>
        <w:t>Diseño del reconocedor basado en IA.</w:t>
      </w:r>
      <w:bookmarkEnd w:id="516"/>
    </w:p>
    <w:p w14:paraId="57A50D98" w14:textId="23927088" w:rsidR="00D432F8" w:rsidRDefault="00456515" w:rsidP="00CF6E94">
      <w:pPr>
        <w:pStyle w:val="Ttulo1"/>
      </w:pPr>
      <w:bookmarkStart w:id="517" w:name="_Toc37239178"/>
      <w:ins w:id="518" w:author="Juan Carlos de Alfonso Juliá" w:date="2020-04-08T11:51:00Z">
        <w:r>
          <w:t xml:space="preserve">5.1 </w:t>
        </w:r>
      </w:ins>
      <w:r w:rsidR="00D432F8">
        <w:t>Introducción</w:t>
      </w:r>
      <w:bookmarkEnd w:id="517"/>
    </w:p>
    <w:p w14:paraId="720760E0" w14:textId="0CC1B20E"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ins w:id="519" w:author="JUAN FRANCISCO JIMENEZ CASTELLANOS" w:date="2020-03-21T12:34:00Z">
        <w:r w:rsidR="003833D5">
          <w:t>é</w:t>
        </w:r>
      </w:ins>
      <w:del w:id="520" w:author="JUAN FRANCISCO JIMENEZ CASTELLANOS" w:date="2020-03-21T12:34:00Z">
        <w:r w:rsidDel="003833D5">
          <w:delText>e</w:delText>
        </w:r>
      </w:del>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6E03D071" w:rsidR="00E813DA" w:rsidRDefault="00456515" w:rsidP="00496715">
      <w:pPr>
        <w:pStyle w:val="Ttulo1"/>
      </w:pPr>
      <w:bookmarkStart w:id="521" w:name="_Toc37239179"/>
      <w:ins w:id="522" w:author="Juan Carlos de Alfonso Juliá" w:date="2020-04-08T11:51:00Z">
        <w:r>
          <w:t xml:space="preserve">5.2 </w:t>
        </w:r>
      </w:ins>
      <w:r w:rsidR="002B62F4">
        <w:t>Vista teóric</w:t>
      </w:r>
      <w:r w:rsidR="00496715">
        <w:t>a</w:t>
      </w:r>
      <w:bookmarkEnd w:id="521"/>
    </w:p>
    <w:p w14:paraId="692E1837" w14:textId="7540D2E6" w:rsidR="00E813DA" w:rsidRDefault="00456515" w:rsidP="00E813DA">
      <w:pPr>
        <w:pStyle w:val="Ttulo2"/>
      </w:pPr>
      <w:bookmarkStart w:id="523" w:name="_Toc37239180"/>
      <w:ins w:id="524" w:author="Juan Carlos de Alfonso Juliá" w:date="2020-04-08T11:51:00Z">
        <w:r>
          <w:t xml:space="preserve">5.2.1 </w:t>
        </w:r>
      </w:ins>
      <w:r w:rsidR="00E813DA">
        <w:t>Clasificación vs detección</w:t>
      </w:r>
      <w:bookmarkEnd w:id="523"/>
    </w:p>
    <w:p w14:paraId="2863D66A" w14:textId="7DD876EF" w:rsidR="00E813DA" w:rsidRDefault="00E813DA" w:rsidP="00E813DA">
      <w:r>
        <w:t>Dentro del paradigma de la identificación de objetos tenemos dos alternativas, la clasificación y la detección. El primero como su nombre indica permite dada una imagen saber qu</w:t>
      </w:r>
      <w:ins w:id="525" w:author="JUAN FRANCISCO JIMENEZ CASTELLANOS" w:date="2020-03-21T12:35:00Z">
        <w:r w:rsidR="003833D5">
          <w:t>é</w:t>
        </w:r>
      </w:ins>
      <w:del w:id="526" w:author="JUAN FRANCISCO JIMENEZ CASTELLANOS" w:date="2020-03-21T12:35:00Z">
        <w:r w:rsidDel="003833D5">
          <w:delText>e</w:delText>
        </w:r>
      </w:del>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1F2E88DE" w:rsidR="00E813DA" w:rsidRDefault="00E813DA" w:rsidP="00E813DA">
      <w:r>
        <w:lastRenderedPageBreak/>
        <w:t xml:space="preserve">En </w:t>
      </w:r>
      <w:r w:rsidR="007B7B4F">
        <w:t>cambio,</w:t>
      </w:r>
      <w:r>
        <w:t xml:space="preserve"> en un algoritmo de detección no solo buscamos clasificar una imagen según el tipo de esta</w:t>
      </w:r>
      <w:ins w:id="527" w:author="JUAN FRANCISCO JIMENEZ CASTELLANOS" w:date="2020-03-21T12:36:00Z">
        <w:r w:rsidR="003833D5">
          <w:t xml:space="preserve"> o</w:t>
        </w:r>
      </w:ins>
      <w:r>
        <w:t xml:space="preserve">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9B0EEC5" w14:textId="1C8FDA94" w:rsidR="00A13AC7" w:rsidRDefault="002B62F4" w:rsidP="00A13AC7">
      <w:pPr>
        <w:keepNext/>
      </w:pPr>
      <w:r w:rsidRPr="002B62F4">
        <w:rPr>
          <w:rFonts w:ascii="Times New Roman" w:eastAsia="Times New Roman" w:hAnsi="Times New Roman" w:cs="Times New Roman"/>
        </w:rPr>
        <w:fldChar w:fldCharType="begin"/>
      </w:r>
      <w:r w:rsidR="00216CEA">
        <w:rPr>
          <w:rFonts w:ascii="Times New Roman" w:eastAsia="Times New Roman" w:hAnsi="Times New Roman" w:cs="Times New Roman"/>
        </w:rPr>
        <w:instrText xml:space="preserve"> INCLUDEPICTURE "C:\\var\\folders\\f9\\g2h78njx30sdg7mmyn9f5cm80000gn\\T\\com.microsoft.Word\\WebArchiveCopyPasteTempFiles\\image-classification-vs-object-detection.png" \* MERGEFORMAT </w:instrText>
      </w:r>
      <w:r w:rsidRPr="002B62F4">
        <w:rPr>
          <w:rFonts w:ascii="Times New Roman" w:eastAsia="Times New Roman" w:hAnsi="Times New Roman" w:cs="Times New Roman"/>
        </w:rPr>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CF6286" w:rsidRPr="0065747A" w:rsidRDefault="00CF6286"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65"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GRjM58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CF6286" w:rsidRPr="0065747A" w:rsidRDefault="00CF6286"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rFonts w:ascii="Times New Roman" w:eastAsia="Times New Roman" w:hAnsi="Times New Roman" w:cs="Times New Roman"/>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CF6286" w:rsidP="00E813DA">
      <w:hyperlink r:id="rId33"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288A1C0B" w:rsidR="002B62F4" w:rsidRDefault="00456515" w:rsidP="002B62F4">
      <w:pPr>
        <w:pStyle w:val="Ttulo2"/>
      </w:pPr>
      <w:bookmarkStart w:id="528" w:name="_Toc37239181"/>
      <w:ins w:id="529" w:author="Juan Carlos de Alfonso Juliá" w:date="2020-04-08T11:51:00Z">
        <w:r>
          <w:t xml:space="preserve">5.2.2 </w:t>
        </w:r>
      </w:ins>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detector</w:t>
      </w:r>
      <w:bookmarkEnd w:id="528"/>
    </w:p>
    <w:p w14:paraId="523A69E2" w14:textId="616F4ACB"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ins w:id="530" w:author="JUAN FRANCISCO JIMENEZ CASTELLANOS" w:date="2020-03-21T12:38:00Z">
        <w:r w:rsidR="00BF3B12">
          <w:t>é</w:t>
        </w:r>
      </w:ins>
      <w:del w:id="531" w:author="JUAN FRANCISCO JIMENEZ CASTELLANOS" w:date="2020-03-21T12:38:00Z">
        <w:r w:rsidR="00457C23" w:rsidDel="00BF3B12">
          <w:delText>e</w:delText>
        </w:r>
      </w:del>
      <w:r w:rsidR="00457C23">
        <w:t xml:space="preserv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532" w:name="_Toc37239182"/>
      <w:proofErr w:type="spellStart"/>
      <w:r>
        <w:t>TensorFlow</w:t>
      </w:r>
      <w:proofErr w:type="spellEnd"/>
      <w:r>
        <w:t xml:space="preserve"> API</w:t>
      </w:r>
      <w:bookmarkEnd w:id="532"/>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533" w:name="_Toc37239183"/>
      <w:r>
        <w:t>Comparación de m</w:t>
      </w:r>
      <w:r w:rsidR="005B473F">
        <w:t>odelos pre-entrenados</w:t>
      </w:r>
      <w:bookmarkEnd w:id="533"/>
    </w:p>
    <w:p w14:paraId="262E9C2D" w14:textId="05954556"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534" w:author="JUAN FRANCISCO JIMENEZ CASTELLANOS" w:date="2020-03-21T12:39:00Z">
        <w:r w:rsidR="00BF3B12">
          <w:t>ú</w:t>
        </w:r>
      </w:ins>
      <w:del w:id="535" w:author="JUAN FRANCISCO JIMENEZ CASTELLANOS" w:date="2020-03-21T12:39:00Z">
        <w:r w:rsidR="009B3335" w:rsidDel="00BF3B12">
          <w:delText>u</w:delText>
        </w:r>
      </w:del>
      <w:r w:rsidR="009B3335">
        <w:t>ltiples objetos con lo que su eficacia es notable.</w:t>
      </w:r>
      <w:r>
        <w:t xml:space="preserve"> </w:t>
      </w:r>
    </w:p>
    <w:p w14:paraId="652A27C9" w14:textId="77777777" w:rsidR="009B3335" w:rsidRDefault="00CF6286" w:rsidP="00D432F8">
      <w:hyperlink r:id="rId34"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w:t>
      </w:r>
      <w:proofErr w:type="gramStart"/>
      <w:r>
        <w:t>poca pote</w:t>
      </w:r>
      <w:proofErr w:type="gramEnd"/>
      <w:del w:id="536" w:author="JUAN FRANCISCO JIMENEZ CASTELLANOS" w:date="2020-03-21T12:40:00Z">
        <w:r w:rsidDel="00BF3B12">
          <w:delText>a</w:delText>
        </w:r>
      </w:del>
      <w:r>
        <w:t>ncia recomienda el uso de los modelos especificados como “</w:t>
      </w:r>
      <w:proofErr w:type="spellStart"/>
      <w:r>
        <w:t>mobilenet</w:t>
      </w:r>
      <w:proofErr w:type="spellEnd"/>
      <w:r>
        <w:t xml:space="preserve">” que son modelos cuyos requisitos de ejecución son notablemente más bajos en relación al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w:lastRenderedPageBreak/>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CF6286" w:rsidRDefault="00CF6286"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CF6286" w:rsidRDefault="00CF6286"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66"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" stroked="f">
                <v:textbox inset="0,0,0,0">
                  <w:txbxContent>
                    <w:p w14:paraId="7CE63D4D" w14:textId="77777777" w:rsidR="00CF6286" w:rsidRDefault="00CF6286"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CF6286" w:rsidRDefault="00CF6286"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7"/>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537" w:name="_Toc37239184"/>
      <w:r>
        <w:t>Funcionamiento interno.</w:t>
      </w:r>
      <w:bookmarkEnd w:id="537"/>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538" w:name="_Ref32388720"/>
      <w:r>
        <w:t>Inicialización y carga:</w:t>
      </w:r>
      <w:bookmarkEnd w:id="538"/>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5046963D" w:rsidR="00756334" w:rsidRDefault="00756334" w:rsidP="00756334">
      <w:pPr>
        <w:pStyle w:val="Prrafodelista"/>
        <w:numPr>
          <w:ilvl w:val="2"/>
          <w:numId w:val="5"/>
        </w:numPr>
      </w:pPr>
      <w:r>
        <w:t xml:space="preserve">Requisitos de </w:t>
      </w:r>
      <w:proofErr w:type="gramStart"/>
      <w:r>
        <w:t>umbra</w:t>
      </w:r>
      <w:ins w:id="539" w:author="JUAN FRANCISCO JIMENEZ CASTELLANOS" w:date="2020-03-21T12:41:00Z">
        <w:r w:rsidR="00BF3B12">
          <w:t>l?</w:t>
        </w:r>
      </w:ins>
      <w:r>
        <w:t>.</w:t>
      </w:r>
      <w:proofErr w:type="gramEnd"/>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CF6286" w:rsidRDefault="00CF6286"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67"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GEAwrI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CF6286" w:rsidRDefault="00CF6286"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540" w:name="_Toc37239185"/>
      <w:r>
        <w:t>Etapa 6: Controlador y flujo de funcionamiento</w:t>
      </w:r>
      <w:r w:rsidR="00CC3BFB">
        <w:t>.</w:t>
      </w:r>
      <w:bookmarkEnd w:id="540"/>
    </w:p>
    <w:p w14:paraId="35345770" w14:textId="70023CE5" w:rsidR="00D93B14" w:rsidRDefault="00D93B14" w:rsidP="00D93B14">
      <w:r>
        <w:t xml:space="preserve">Una vez explicados los tres bloques principales en los que se divide el funcionamiento del </w:t>
      </w:r>
      <w:r w:rsidR="00DC056E">
        <w:t>aparato</w:t>
      </w:r>
      <w:r>
        <w:t xml:space="preserve"> es necesario hacer mención </w:t>
      </w:r>
      <w:proofErr w:type="gramStart"/>
      <w:r>
        <w:t>a</w:t>
      </w:r>
      <w:proofErr w:type="gramEnd"/>
      <w:r>
        <w:t xml:space="preserve"> como se </w:t>
      </w:r>
      <w:r w:rsidR="00DC056E">
        <w:t>inter</w:t>
      </w:r>
      <w:r>
        <w:t>conectan para poder llegar a funcionar, esta medida la lleva a cabo el controlador.</w:t>
      </w:r>
    </w:p>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541" w:name="_Toc37239186"/>
      <w:r>
        <w:t>Ejecución del controlador</w:t>
      </w:r>
      <w:bookmarkEnd w:id="541"/>
    </w:p>
    <w:p w14:paraId="6EDD63F4" w14:textId="77777777" w:rsidR="007F12F4" w:rsidRDefault="007F12F4" w:rsidP="007F12F4"/>
    <w:p w14:paraId="3E5078B5" w14:textId="10DFC70D" w:rsidR="007F12F4" w:rsidRDefault="007F12F4" w:rsidP="007F12F4">
      <w:r>
        <w:t xml:space="preserve">Dado que este script va a ser el encargado de ejecutar el resto de </w:t>
      </w:r>
      <w:proofErr w:type="gramStart"/>
      <w:r>
        <w:t>archivos</w:t>
      </w:r>
      <w:proofErr w:type="gramEnd"/>
      <w:r w:rsidR="00C71B12">
        <w:t>,</w:t>
      </w:r>
      <w:r>
        <w:t xml:space="preserve"> es esperable que sea el primero en ejecutarse, para poder realizar esta tarea </w:t>
      </w:r>
      <w:r w:rsidR="00F11B71">
        <w:t xml:space="preserve">se </w:t>
      </w:r>
      <w:r w:rsidR="00C71B12">
        <w:t>ha especificado</w:t>
      </w:r>
      <w:r>
        <w:t xml:space="preserve"> dicho programa como </w:t>
      </w:r>
      <w:proofErr w:type="spellStart"/>
      <w:r>
        <w:t>daemon</w:t>
      </w:r>
      <w:proofErr w:type="spellEnd"/>
      <w:r>
        <w:rPr>
          <w:rStyle w:val="Refdenotaalpie"/>
        </w:rPr>
        <w:footnoteReference w:id="8"/>
      </w:r>
      <w:r w:rsidR="00C71B12">
        <w:t>,</w:t>
      </w:r>
      <w:r>
        <w:t xml:space="preserve"> que es un proceso </w:t>
      </w:r>
      <w:ins w:id="542" w:author="JUAN FRANCISCO JIMENEZ CASTELLANOS" w:date="2020-03-21T13:41:00Z">
        <w:r w:rsidR="008F5620">
          <w:t>qu</w:t>
        </w:r>
      </w:ins>
      <w:ins w:id="543" w:author="JUAN FRANCISCO JIMENEZ CASTELLANOS" w:date="2020-03-21T13:42:00Z">
        <w:r w:rsidR="008F5620">
          <w:t>e</w:t>
        </w:r>
      </w:ins>
      <w:del w:id="544" w:author="JUAN FRANCISCO JIMENEZ CASTELLANOS" w:date="2020-03-21T13:41:00Z">
        <w:r w:rsidDel="008F5620">
          <w:delText>el cual</w:delText>
        </w:r>
      </w:del>
      <w:r>
        <w:t xml:space="preserve"> se ejecuta de forma autónoma</w:t>
      </w:r>
      <w:ins w:id="545" w:author="JUAN FRANCISCO JIMENEZ CASTELLANOS" w:date="2020-03-21T13:42:00Z">
        <w:r w:rsidR="008F5620">
          <w:t>,</w:t>
        </w:r>
      </w:ins>
      <w:r>
        <w:t xml:space="preserve"> en nuestro caso al encenderse la </w:t>
      </w:r>
      <w:r w:rsidR="00F11B71">
        <w:t>R</w:t>
      </w:r>
      <w:r>
        <w:t>aspberry y que no requiere una interacción humana para funcionar.</w:t>
      </w:r>
      <w:ins w:id="546" w:author="JUAN FRANCISCO JIMENEZ CASTELLANOS" w:date="2020-03-21T13:42:00Z">
        <w:r w:rsidR="008F5620">
          <w:t xml:space="preserve"> No se si hace falta explicar lo que es demonio…</w:t>
        </w:r>
      </w:ins>
    </w:p>
    <w:p w14:paraId="30339557" w14:textId="77777777" w:rsidR="007F12F4" w:rsidRDefault="007F12F4" w:rsidP="007F12F4"/>
    <w:p w14:paraId="45F4FF6D" w14:textId="77777777" w:rsidR="007F12F4" w:rsidRPr="007F12F4" w:rsidRDefault="007F12F4" w:rsidP="007F12F4">
      <w:r>
        <w:t>Para poder ejecutar este archivo se ha reconfigurado</w:t>
      </w:r>
      <w:commentRangeStart w:id="547"/>
      <w:r>
        <w:t>…</w:t>
      </w:r>
      <w:commentRangeEnd w:id="547"/>
      <w:r w:rsidR="00C71B12">
        <w:rPr>
          <w:rStyle w:val="Refdecomentario"/>
        </w:rPr>
        <w:commentReference w:id="547"/>
      </w:r>
    </w:p>
    <w:p w14:paraId="62F7C3C0" w14:textId="77777777" w:rsidR="00D93B14" w:rsidRDefault="00D93B14" w:rsidP="00D93B14"/>
    <w:p w14:paraId="561D7DB5" w14:textId="77777777" w:rsidR="00D93B14" w:rsidRPr="00D93B14" w:rsidRDefault="00D93B14" w:rsidP="00D93B14"/>
    <w:p w14:paraId="446C643E" w14:textId="61E0B4D9" w:rsidR="00D93B14" w:rsidRDefault="00D93B14" w:rsidP="00D93B14">
      <w:pPr>
        <w:pStyle w:val="Ttulo2"/>
      </w:pPr>
      <w:bookmarkStart w:id="548" w:name="_Toc37239187"/>
      <w:r>
        <w:t>Estructura interna</w:t>
      </w:r>
      <w:bookmarkEnd w:id="548"/>
      <w:r>
        <w:t xml:space="preserve"> </w:t>
      </w:r>
    </w:p>
    <w:p w14:paraId="0486D5DB" w14:textId="77777777" w:rsidR="00B6725E" w:rsidRPr="00B6725E" w:rsidRDefault="00B6725E" w:rsidP="00B6725E"/>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w:t>
      </w:r>
      <w:del w:id="549" w:author="JUAN FRANCISCO JIMENEZ CASTELLANOS" w:date="2020-03-21T13:43:00Z">
        <w:r w:rsidDel="008F5620">
          <w:delText xml:space="preserve"> e</w:delText>
        </w:r>
      </w:del>
      <w:r>
        <w:t>l programa comienza por la llamada a la función principal “</w:t>
      </w:r>
      <w:proofErr w:type="spellStart"/>
      <w:r>
        <w:t>autorun</w:t>
      </w:r>
      <w:proofErr w:type="spellEnd"/>
      <w:r>
        <w:t>” cuyas funciones son las siguientes:</w:t>
      </w:r>
    </w:p>
    <w:p w14:paraId="0528CD09" w14:textId="670FA02B"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ins w:id="550" w:author="JUAN FRANCISCO JIMENEZ CASTELLANOS" w:date="2020-03-21T13:43:00Z">
        <w:r w:rsidR="008F5620">
          <w:t>, NO, no se conecta a un satélite, para t</w:t>
        </w:r>
      </w:ins>
      <w:ins w:id="551" w:author="JUAN FRANCISCO JIMENEZ CASTELLANOS" w:date="2020-03-21T13:44:00Z">
        <w:r w:rsidR="008F5620">
          <w:t>ener telemetría (posición) necesita al menos conectarse a 3</w:t>
        </w:r>
      </w:ins>
      <w:ins w:id="552" w:author="JUAN FRANCISCO JIMENEZ CASTELLANOS" w:date="2020-03-21T13:45:00Z">
        <w:r w:rsidR="008F5620">
          <w:t>, pero si no me equivoco no suelen trabajar con meno</w:t>
        </w:r>
      </w:ins>
      <w:ins w:id="553" w:author="JUAN FRANCISCO JIMENEZ CASTELLANOS" w:date="2020-03-21T13:46:00Z">
        <w:r w:rsidR="008F5620">
          <w:t>s de cuatro</w:t>
        </w:r>
      </w:ins>
      <w:ins w:id="554" w:author="JUAN FRANCISCO JIMENEZ CASTELLANOS" w:date="2020-03-21T13:44:00Z">
        <w:r w:rsidR="008F5620">
          <w:t xml:space="preserve"> y es bastante frecuente que trabajen con 6 o 9. Mira el </w:t>
        </w:r>
      </w:ins>
      <w:proofErr w:type="spellStart"/>
      <w:ins w:id="555" w:author="JUAN FRANCISCO JIMENEZ CASTELLANOS" w:date="2020-03-21T13:45:00Z">
        <w:r w:rsidR="008F5620">
          <w:t>datasheet</w:t>
        </w:r>
        <w:proofErr w:type="spellEnd"/>
        <w:r w:rsidR="008F5620">
          <w:t xml:space="preserve"> de tu </w:t>
        </w:r>
        <w:proofErr w:type="spellStart"/>
        <w:r w:rsidR="008F5620">
          <w:t>gps</w:t>
        </w:r>
        <w:proofErr w:type="spellEnd"/>
        <w:r w:rsidR="008F5620">
          <w:t xml:space="preserve"> y podrás ver con precisión como trabaja</w:t>
        </w:r>
      </w:ins>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556" w:name="_Toc37239188"/>
      <w:r>
        <w:t xml:space="preserve">Etapa </w:t>
      </w:r>
      <w:r w:rsidR="0010444D">
        <w:t>7</w:t>
      </w:r>
      <w:r>
        <w:t>: Pruebas finales.</w:t>
      </w:r>
      <w:bookmarkEnd w:id="556"/>
    </w:p>
    <w:p w14:paraId="009A0830" w14:textId="77777777" w:rsidR="00544F48" w:rsidRPr="00544F48" w:rsidRDefault="00544F48" w:rsidP="00544F48">
      <w:pPr>
        <w:pStyle w:val="TtuloTDC"/>
      </w:pPr>
      <w:bookmarkStart w:id="557" w:name="_Toc37239189"/>
      <w:r>
        <w:t>Conclusiones.</w:t>
      </w:r>
      <w:bookmarkEnd w:id="557"/>
    </w:p>
    <w:p w14:paraId="3038C592" w14:textId="77777777" w:rsidR="00890A7E" w:rsidRDefault="00544F48" w:rsidP="00544F48">
      <w:pPr>
        <w:pStyle w:val="TtuloTDC"/>
      </w:pPr>
      <w:bookmarkStart w:id="558" w:name="_Toc37239190"/>
      <w:r>
        <w:t>Bibliografía.</w:t>
      </w:r>
      <w:bookmarkEnd w:id="558"/>
    </w:p>
    <w:sdt>
      <w:sdtPr>
        <w:id w:val="2103677614"/>
        <w:docPartObj>
          <w:docPartGallery w:val="Bibliographies"/>
          <w:docPartUnique/>
        </w:docPartObj>
      </w:sdtPr>
      <w:sdtContent>
        <w:p w14:paraId="0D004B5C" w14:textId="77777777" w:rsidR="00245AFB" w:rsidRDefault="00CF6286" w:rsidP="00482E23">
          <w:pPr>
            <w:pStyle w:val="Prrafodelista"/>
            <w:numPr>
              <w:ilvl w:val="0"/>
              <w:numId w:val="6"/>
            </w:numPr>
          </w:pPr>
          <w:hyperlink r:id="rId37" w:history="1">
            <w:bookmarkStart w:id="559" w:name="_Ref33428779"/>
            <w:r w:rsidR="00245AFB" w:rsidRPr="00336408">
              <w:rPr>
                <w:rStyle w:val="Hipervnculo"/>
              </w:rPr>
              <w:t>https://github.com/juancalf/TFG</w:t>
            </w:r>
            <w:bookmarkEnd w:id="559"/>
          </w:hyperlink>
        </w:p>
        <w:p w14:paraId="5F57B4D1" w14:textId="77777777" w:rsidR="00245AFB" w:rsidRDefault="00245AFB" w:rsidP="00245AFB"/>
        <w:p w14:paraId="42C09473" w14:textId="718DF2CC" w:rsidR="0003617F" w:rsidRPr="00875DEB" w:rsidRDefault="00CF6286" w:rsidP="00482E23">
          <w:pPr>
            <w:pStyle w:val="Prrafodelista"/>
            <w:numPr>
              <w:ilvl w:val="0"/>
              <w:numId w:val="6"/>
            </w:numPr>
            <w:rPr>
              <w:rStyle w:val="Hipervnculo"/>
              <w:color w:val="auto"/>
              <w:u w:val="none"/>
            </w:rPr>
          </w:pPr>
          <w:hyperlink r:id="rId38" w:history="1">
            <w:bookmarkStart w:id="560" w:name="_Ref32388321"/>
            <w:r w:rsidR="00482E23" w:rsidRPr="008B2CAC">
              <w:rPr>
                <w:rStyle w:val="Hipervnculo"/>
              </w:rPr>
              <w:t>https://github.com/emlid/emlid-docs/blob/master/docs/autopilots/navio2/img/Navio2WithPaspberryPi.png?raw=true</w:t>
            </w:r>
            <w:bookmarkEnd w:id="560"/>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CF6286" w:rsidP="00875DEB">
          <w:pPr>
            <w:pStyle w:val="Prrafodelista"/>
            <w:numPr>
              <w:ilvl w:val="0"/>
              <w:numId w:val="6"/>
            </w:numPr>
            <w:rPr>
              <w:rStyle w:val="Hipervnculo"/>
              <w:color w:val="auto"/>
              <w:u w:val="none"/>
            </w:rPr>
          </w:pPr>
          <w:hyperlink r:id="rId39" w:anchor="navio-specs" w:history="1">
            <w:bookmarkStart w:id="561" w:name="_Ref33512684"/>
            <w:r w:rsidR="00875DEB" w:rsidRPr="00946E3D">
              <w:rPr>
                <w:rStyle w:val="Hipervnculo"/>
              </w:rPr>
              <w:t>https://emlid.com/navio/#navio-specs</w:t>
            </w:r>
            <w:bookmarkEnd w:id="561"/>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CF6286" w:rsidP="00482E23">
          <w:pPr>
            <w:pStyle w:val="Prrafodelista"/>
            <w:numPr>
              <w:ilvl w:val="0"/>
              <w:numId w:val="6"/>
            </w:numPr>
            <w:rPr>
              <w:rStyle w:val="Hipervnculo"/>
              <w:color w:val="auto"/>
              <w:u w:val="none"/>
            </w:rPr>
          </w:pPr>
          <w:hyperlink r:id="rId40" w:history="1">
            <w:bookmarkStart w:id="562" w:name="_Ref33425177"/>
            <w:r w:rsidR="00AC09A3" w:rsidRPr="00336408">
              <w:rPr>
                <w:rStyle w:val="Hipervnculo"/>
              </w:rPr>
              <w:t>https://www.prusa3d.es/original-prusa-i3-mk3-spa/</w:t>
            </w:r>
            <w:bookmarkEnd w:id="562"/>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CF6286" w:rsidP="00E91B3A">
          <w:pPr>
            <w:pStyle w:val="Prrafodelista"/>
            <w:numPr>
              <w:ilvl w:val="0"/>
              <w:numId w:val="6"/>
            </w:numPr>
            <w:rPr>
              <w:rStyle w:val="Hipervnculo"/>
              <w:color w:val="auto"/>
              <w:u w:val="none"/>
            </w:rPr>
          </w:pPr>
          <w:hyperlink r:id="rId41" w:history="1">
            <w:bookmarkStart w:id="563" w:name="_Ref33427654"/>
            <w:r w:rsidR="00E91B3A" w:rsidRPr="00336408">
              <w:rPr>
                <w:rStyle w:val="Hipervnculo"/>
              </w:rPr>
              <w:t>https://github.com/juancalf/TFG/tree/master/archivos%203d</w:t>
            </w:r>
            <w:bookmarkEnd w:id="563"/>
          </w:hyperlink>
        </w:p>
        <w:p w14:paraId="265D3130" w14:textId="77777777" w:rsidR="004C6576" w:rsidRPr="00E91B3A" w:rsidRDefault="004C6576" w:rsidP="00E91B3A">
          <w:pPr>
            <w:rPr>
              <w:rStyle w:val="Hipervnculo"/>
              <w:color w:val="auto"/>
              <w:u w:val="none"/>
            </w:rPr>
          </w:pPr>
        </w:p>
        <w:p w14:paraId="6034D4AE" w14:textId="77777777" w:rsidR="004C6576" w:rsidRDefault="00CF6286" w:rsidP="00482E23">
          <w:pPr>
            <w:pStyle w:val="Prrafodelista"/>
            <w:numPr>
              <w:ilvl w:val="0"/>
              <w:numId w:val="6"/>
            </w:numPr>
          </w:pPr>
          <w:hyperlink r:id="rId42" w:history="1">
            <w:bookmarkStart w:id="564" w:name="_Ref33425284"/>
            <w:r w:rsidR="004C6576" w:rsidRPr="00336408">
              <w:rPr>
                <w:rStyle w:val="Hipervnculo"/>
              </w:rPr>
              <w:t>https://www.thingiverse.com/thing:3723178</w:t>
            </w:r>
            <w:bookmarkEnd w:id="564"/>
          </w:hyperlink>
        </w:p>
        <w:p w14:paraId="65CFF3AC" w14:textId="77777777" w:rsidR="004C6576" w:rsidRDefault="004C6576" w:rsidP="004C6576">
          <w:pPr>
            <w:pStyle w:val="Prrafodelista"/>
          </w:pPr>
        </w:p>
        <w:p w14:paraId="75C3ECDD" w14:textId="2A99C3A8" w:rsidR="004C6576" w:rsidRPr="00C456DB" w:rsidRDefault="00CF6286" w:rsidP="00482E23">
          <w:pPr>
            <w:pStyle w:val="Prrafodelista"/>
            <w:numPr>
              <w:ilvl w:val="0"/>
              <w:numId w:val="6"/>
            </w:numPr>
            <w:rPr>
              <w:rStyle w:val="Hipervnculo"/>
              <w:color w:val="auto"/>
              <w:u w:val="none"/>
            </w:rPr>
          </w:pPr>
          <w:hyperlink r:id="rId43" w:history="1">
            <w:bookmarkStart w:id="565" w:name="_Ref33425379"/>
            <w:r w:rsidR="004C6576" w:rsidRPr="00336408">
              <w:rPr>
                <w:rStyle w:val="Hipervnculo"/>
              </w:rPr>
              <w:t>https://www.thingiverse.com/thing:92208</w:t>
            </w:r>
            <w:bookmarkEnd w:id="565"/>
          </w:hyperlink>
        </w:p>
        <w:p w14:paraId="10125704" w14:textId="77777777" w:rsidR="00C456DB" w:rsidRPr="00C456DB" w:rsidRDefault="00C456DB" w:rsidP="00C456DB">
          <w:pPr>
            <w:pStyle w:val="Prrafodelista"/>
            <w:rPr>
              <w:rStyle w:val="Hipervnculo"/>
              <w:color w:val="auto"/>
              <w:u w:val="none"/>
            </w:rPr>
          </w:pPr>
        </w:p>
        <w:p w14:paraId="6CFB17E4" w14:textId="2D342811" w:rsidR="00C456DB" w:rsidRDefault="00CF6286" w:rsidP="00C456DB">
          <w:pPr>
            <w:pStyle w:val="Prrafodelista"/>
            <w:numPr>
              <w:ilvl w:val="0"/>
              <w:numId w:val="6"/>
            </w:numPr>
          </w:pPr>
          <w:hyperlink r:id="rId44" w:history="1">
            <w:bookmarkStart w:id="566" w:name="_Ref34068711"/>
            <w:r w:rsidR="00C456DB" w:rsidRPr="004E73D3">
              <w:rPr>
                <w:rStyle w:val="Hipervnculo"/>
              </w:rPr>
              <w:t>https://www.fierceelectronics.com/components/compensating-for-tilt-hard-iron-and-soft-iron-effects</w:t>
            </w:r>
            <w:bookmarkEnd w:id="566"/>
          </w:hyperlink>
        </w:p>
        <w:p w14:paraId="0CFD86E4" w14:textId="77777777" w:rsidR="0002230F" w:rsidRDefault="0002230F" w:rsidP="0002230F">
          <w:pPr>
            <w:pStyle w:val="Prrafodelista"/>
          </w:pPr>
        </w:p>
        <w:p w14:paraId="325AB230" w14:textId="234672DD" w:rsidR="0002230F" w:rsidRPr="00FC20D3" w:rsidRDefault="00CF6286" w:rsidP="0002230F">
          <w:pPr>
            <w:pStyle w:val="Prrafodelista"/>
            <w:numPr>
              <w:ilvl w:val="0"/>
              <w:numId w:val="6"/>
            </w:numPr>
            <w:rPr>
              <w:rStyle w:val="Hipervnculo"/>
              <w:color w:val="auto"/>
              <w:u w:val="none"/>
            </w:rPr>
          </w:pPr>
          <w:hyperlink r:id="rId45" w:history="1">
            <w:bookmarkStart w:id="567" w:name="_Ref34068816"/>
            <w:r w:rsidR="0002230F" w:rsidRPr="004E73D3">
              <w:rPr>
                <w:rStyle w:val="Hipervnculo"/>
              </w:rPr>
              <w:t>https://www.meteorologiaenred.com/barometro.html</w:t>
            </w:r>
            <w:bookmarkEnd w:id="567"/>
          </w:hyperlink>
        </w:p>
        <w:p w14:paraId="0CCC9CCE" w14:textId="77777777" w:rsidR="00FC20D3" w:rsidRDefault="00FC20D3" w:rsidP="00FC20D3">
          <w:pPr>
            <w:pStyle w:val="Prrafodelista"/>
          </w:pPr>
        </w:p>
        <w:p w14:paraId="1C49A039" w14:textId="77777777" w:rsidR="00FC20D3" w:rsidRDefault="00CF6286" w:rsidP="00FC20D3">
          <w:pPr>
            <w:pStyle w:val="Prrafodelista"/>
            <w:numPr>
              <w:ilvl w:val="0"/>
              <w:numId w:val="6"/>
            </w:numPr>
          </w:pPr>
          <w:hyperlink r:id="rId46" w:history="1">
            <w:bookmarkStart w:id="568" w:name="_Ref34068864"/>
            <w:r w:rsidR="00FC20D3" w:rsidRPr="004E73D3">
              <w:rPr>
                <w:rStyle w:val="Hipervnculo"/>
              </w:rPr>
              <w:t>https://www.ugr.es/~andyk/Docencia/Metclim/Constantes.pdf</w:t>
            </w:r>
            <w:bookmarkEnd w:id="568"/>
          </w:hyperlink>
        </w:p>
        <w:p w14:paraId="594EA3F2" w14:textId="77777777" w:rsidR="002C3BDD" w:rsidRPr="00C456DB" w:rsidRDefault="002C3BDD" w:rsidP="00C456DB">
          <w:pPr>
            <w:rPr>
              <w:rStyle w:val="Hipervnculo"/>
              <w:color w:val="auto"/>
              <w:u w:val="none"/>
            </w:rPr>
          </w:pPr>
        </w:p>
        <w:p w14:paraId="1E8E6F40" w14:textId="32251E2A" w:rsidR="002C3BDD" w:rsidRDefault="00CF6286" w:rsidP="00482E23">
          <w:pPr>
            <w:pStyle w:val="Prrafodelista"/>
            <w:numPr>
              <w:ilvl w:val="0"/>
              <w:numId w:val="6"/>
            </w:numPr>
            <w:rPr>
              <w:rStyle w:val="Hipervnculo"/>
              <w:color w:val="auto"/>
              <w:u w:val="none"/>
            </w:rPr>
          </w:pPr>
          <w:hyperlink r:id="rId47" w:history="1">
            <w:bookmarkStart w:id="569" w:name="_Ref33688866"/>
            <w:r w:rsidR="002C3BDD" w:rsidRPr="00D8477B">
              <w:rPr>
                <w:rStyle w:val="Hipervnculo"/>
              </w:rPr>
              <w:t>http://dl.djicdn.com/downloads/flamewheel/en/F450_User_Manual_v2.2_en.pdf</w:t>
            </w:r>
            <w:bookmarkEnd w:id="569"/>
          </w:hyperlink>
        </w:p>
        <w:p w14:paraId="515346F7" w14:textId="77777777" w:rsidR="00853391" w:rsidRPr="002C3BDD" w:rsidRDefault="00853391" w:rsidP="002C3BDD">
          <w:pPr>
            <w:rPr>
              <w:rStyle w:val="Hipervnculo"/>
              <w:color w:val="auto"/>
              <w:u w:val="none"/>
            </w:rPr>
          </w:pPr>
        </w:p>
        <w:p w14:paraId="772E9692" w14:textId="7E23C298" w:rsidR="00853391" w:rsidRPr="00793CCF" w:rsidRDefault="00CF6286" w:rsidP="00482E23">
          <w:pPr>
            <w:pStyle w:val="Prrafodelista"/>
            <w:numPr>
              <w:ilvl w:val="0"/>
              <w:numId w:val="6"/>
            </w:numPr>
            <w:rPr>
              <w:rStyle w:val="Hipervnculo"/>
              <w:color w:val="auto"/>
              <w:u w:val="none"/>
            </w:rPr>
          </w:pPr>
          <w:hyperlink r:id="rId48" w:history="1">
            <w:bookmarkStart w:id="570" w:name="_Ref33652366"/>
            <w:r w:rsidR="00853391" w:rsidRPr="00055B4B">
              <w:rPr>
                <w:rStyle w:val="Hipervnculo"/>
              </w:rPr>
              <w:t>https://www.comprardrones.online/como-funcionan-las-helices-de-un-drone/</w:t>
            </w:r>
            <w:bookmarkEnd w:id="570"/>
          </w:hyperlink>
        </w:p>
        <w:p w14:paraId="1948B01C" w14:textId="77777777" w:rsidR="00793CCF" w:rsidRDefault="00793CCF" w:rsidP="00793CCF">
          <w:pPr>
            <w:pStyle w:val="Prrafodelista"/>
          </w:pPr>
        </w:p>
        <w:p w14:paraId="7A9AA213" w14:textId="4250DC86" w:rsidR="00793CCF" w:rsidRPr="00BA3321" w:rsidRDefault="00CF6286" w:rsidP="00482E23">
          <w:pPr>
            <w:pStyle w:val="Prrafodelista"/>
            <w:numPr>
              <w:ilvl w:val="0"/>
              <w:numId w:val="6"/>
            </w:numPr>
            <w:rPr>
              <w:rStyle w:val="Hipervnculo"/>
              <w:color w:val="auto"/>
              <w:u w:val="none"/>
            </w:rPr>
          </w:pPr>
          <w:hyperlink r:id="rId49" w:history="1">
            <w:bookmarkStart w:id="571" w:name="_Ref33552975"/>
            <w:r w:rsidR="00793CCF" w:rsidRPr="00946E3D">
              <w:rPr>
                <w:rStyle w:val="Hipervnculo"/>
              </w:rPr>
              <w:t>http://blascarr.com/lessons/introduccion-al-imu-sistemas-de-navegacion-inercial/</w:t>
            </w:r>
            <w:bookmarkEnd w:id="571"/>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CF6286" w:rsidP="00482E23">
          <w:pPr>
            <w:pStyle w:val="Prrafodelista"/>
            <w:numPr>
              <w:ilvl w:val="0"/>
              <w:numId w:val="6"/>
            </w:numPr>
            <w:rPr>
              <w:rStyle w:val="Hipervnculo"/>
              <w:color w:val="auto"/>
              <w:u w:val="none"/>
            </w:rPr>
          </w:pPr>
          <w:hyperlink r:id="rId50" w:history="1">
            <w:bookmarkStart w:id="572" w:name="_Ref33597480"/>
            <w:r w:rsidR="00BA3321" w:rsidRPr="00055B4B">
              <w:rPr>
                <w:rStyle w:val="Hipervnculo"/>
              </w:rPr>
              <w:t>http://xybernetics.com/2016/04/08/tech-talk-quadcopter-basics/</w:t>
            </w:r>
            <w:bookmarkEnd w:id="572"/>
          </w:hyperlink>
        </w:p>
        <w:p w14:paraId="13C3D6B2" w14:textId="77777777" w:rsidR="0025226C" w:rsidRDefault="0025226C" w:rsidP="00BA3321"/>
        <w:p w14:paraId="630A0DE4" w14:textId="308A2C06" w:rsidR="0025226C" w:rsidRDefault="00CF6286" w:rsidP="00482E23">
          <w:pPr>
            <w:pStyle w:val="Prrafodelista"/>
            <w:numPr>
              <w:ilvl w:val="0"/>
              <w:numId w:val="6"/>
            </w:numPr>
          </w:pPr>
          <w:hyperlink r:id="rId51" w:history="1">
            <w:bookmarkStart w:id="573" w:name="_Ref33561973"/>
            <w:r w:rsidR="0025226C" w:rsidRPr="00946E3D">
              <w:rPr>
                <w:rStyle w:val="Hipervnculo"/>
              </w:rPr>
              <w:t>http://www.gnuplot.info</w:t>
            </w:r>
            <w:bookmarkEnd w:id="573"/>
          </w:hyperlink>
        </w:p>
        <w:p w14:paraId="57C4170F" w14:textId="77777777" w:rsidR="00793CCF" w:rsidRDefault="00793CCF" w:rsidP="0025226C"/>
        <w:p w14:paraId="78DECC80" w14:textId="06862467" w:rsidR="00697918" w:rsidRDefault="00CF6286" w:rsidP="00697918">
          <w:pPr>
            <w:pStyle w:val="Prrafodelista"/>
            <w:numPr>
              <w:ilvl w:val="0"/>
              <w:numId w:val="6"/>
            </w:numPr>
          </w:pPr>
          <w:hyperlink r:id="rId52" w:history="1">
            <w:bookmarkStart w:id="574" w:name="_Ref33429135"/>
            <w:r w:rsidR="00697918" w:rsidRPr="00336408">
              <w:rPr>
                <w:rStyle w:val="Hipervnculo"/>
              </w:rPr>
              <w:t>https://docs.emlid.com/navio2/common/ardupilot/configuring-raspberry-pi/</w:t>
            </w:r>
            <w:bookmarkEnd w:id="574"/>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CF6286" w:rsidP="00482E23">
          <w:pPr>
            <w:pStyle w:val="Prrafodelista"/>
            <w:numPr>
              <w:ilvl w:val="0"/>
              <w:numId w:val="6"/>
            </w:numPr>
            <w:rPr>
              <w:rStyle w:val="Hipervnculo"/>
              <w:color w:val="auto"/>
              <w:u w:val="none"/>
            </w:rPr>
          </w:pPr>
          <w:hyperlink r:id="rId53" w:history="1">
            <w:bookmarkStart w:id="575" w:name="_Ref33083638"/>
            <w:r w:rsidR="006D748A" w:rsidRPr="00691C9F">
              <w:rPr>
                <w:rStyle w:val="Hipervnculo"/>
              </w:rPr>
              <w:t>https://es.freelogodesign.org/terms-of-use</w:t>
            </w:r>
            <w:bookmarkEnd w:id="575"/>
          </w:hyperlink>
        </w:p>
        <w:p w14:paraId="08862A42" w14:textId="77777777" w:rsidR="00C849D5" w:rsidRDefault="00C849D5" w:rsidP="00C849D5">
          <w:pPr>
            <w:pStyle w:val="Prrafodelista"/>
          </w:pPr>
        </w:p>
        <w:p w14:paraId="35CA7B67" w14:textId="77777777" w:rsidR="00C849D5" w:rsidRDefault="00CF6286" w:rsidP="00C849D5">
          <w:pPr>
            <w:pStyle w:val="Prrafodelista"/>
            <w:numPr>
              <w:ilvl w:val="0"/>
              <w:numId w:val="6"/>
            </w:numPr>
          </w:pPr>
          <w:hyperlink r:id="rId54" w:history="1">
            <w:bookmarkStart w:id="576" w:name="_Ref33513975"/>
            <w:r w:rsidR="00C849D5" w:rsidRPr="00434624">
              <w:rPr>
                <w:rStyle w:val="Hipervnculo"/>
              </w:rPr>
              <w:t>https://developer.android.com/guide/topics/manifest/manifest-intro?hl=es</w:t>
            </w:r>
            <w:bookmarkEnd w:id="576"/>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4" w:author="Juan Carlos de Alfonso Juliá" w:date="2020-02-27T11:42:00Z" w:initials="JCdAJ">
    <w:p w14:paraId="2F4A54A4" w14:textId="6679A883" w:rsidR="00CF6286" w:rsidRDefault="00CF6286">
      <w:pPr>
        <w:pStyle w:val="Textocomentario"/>
      </w:pPr>
      <w:r>
        <w:rPr>
          <w:rStyle w:val="Refdecomentario"/>
        </w:rPr>
        <w:annotationRef/>
      </w:r>
      <w:r>
        <w:t>Incluir foto del dron terminado debajo del párrafo.</w:t>
      </w:r>
    </w:p>
  </w:comment>
  <w:comment w:id="547" w:author="Juan Carlos de Alfonso Juliá" w:date="2020-02-27T12:26:00Z" w:initials="JCdAJ">
    <w:p w14:paraId="4FDED4F9" w14:textId="4B54F04D" w:rsidR="00CF6286" w:rsidRDefault="00CF6286">
      <w:pPr>
        <w:pStyle w:val="Textocomentario"/>
      </w:pPr>
      <w:r>
        <w:rPr>
          <w:rStyle w:val="Refdecomentario"/>
        </w:rPr>
        <w:annotationRef/>
      </w:r>
      <w:r>
        <w:t xml:space="preserve">Modificaciones del so para que el </w:t>
      </w:r>
      <w:proofErr w:type="spellStart"/>
      <w:r>
        <w:t>autorun</w:t>
      </w:r>
      <w:proofErr w:type="spellEnd"/>
      <w:r>
        <w:t xml:space="preserve"> se ejecute al encenderse la Raspberry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4A54A4" w15:done="0"/>
  <w15:commentEx w15:paraId="4FDED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54A4" w16cid:durableId="220229BE"/>
  <w16cid:commentId w16cid:paraId="4FDED4F9" w16cid:durableId="220233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F7922" w14:textId="77777777" w:rsidR="00E23013" w:rsidRDefault="00E23013" w:rsidP="0027462E">
      <w:r>
        <w:separator/>
      </w:r>
    </w:p>
  </w:endnote>
  <w:endnote w:type="continuationSeparator" w:id="0">
    <w:p w14:paraId="1ECAF85F" w14:textId="77777777" w:rsidR="00E23013" w:rsidRDefault="00E23013"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17EAB" w14:textId="77777777" w:rsidR="00E23013" w:rsidRDefault="00E23013" w:rsidP="0027462E">
      <w:r>
        <w:separator/>
      </w:r>
    </w:p>
  </w:footnote>
  <w:footnote w:type="continuationSeparator" w:id="0">
    <w:p w14:paraId="50280E4E" w14:textId="77777777" w:rsidR="00E23013" w:rsidRDefault="00E23013" w:rsidP="0027462E">
      <w:r>
        <w:continuationSeparator/>
      </w:r>
    </w:p>
  </w:footnote>
  <w:footnote w:id="1">
    <w:p w14:paraId="525322FF" w14:textId="254693A1" w:rsidR="00CF6286" w:rsidRDefault="00CF6286">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CF6286" w:rsidRDefault="00CF6286">
      <w:pPr>
        <w:pStyle w:val="Textonotapie"/>
      </w:pPr>
      <w:ins w:id="335" w:author="JUAN FRANCISCO JIMENEZ CASTELLANOS" w:date="2020-03-14T17:46:00Z">
        <w:r>
          <w:rPr>
            <w:rStyle w:val="Refdenotaalpie"/>
          </w:rPr>
          <w:footnoteRef/>
        </w:r>
        <w:r>
          <w:t xml:space="preserve"> </w:t>
        </w:r>
        <w:proofErr w:type="spellStart"/>
        <w:r>
          <w:t>E</w:t>
        </w:r>
      </w:ins>
      <w:ins w:id="336" w:author="JUAN FRANCISCO JIMENEZ CASTELLANOS" w:date="2020-03-14T17:47:00Z">
        <w:r>
          <w:t>lectronic</w:t>
        </w:r>
        <w:proofErr w:type="spellEnd"/>
        <w:r>
          <w:t xml:space="preserve"> </w:t>
        </w:r>
        <w:proofErr w:type="spellStart"/>
        <w:r>
          <w:t>Speed</w:t>
        </w:r>
        <w:proofErr w:type="spellEnd"/>
        <w:r>
          <w:t xml:space="preserve"> Control</w:t>
        </w:r>
      </w:ins>
    </w:p>
  </w:footnote>
  <w:footnote w:id="3">
    <w:p w14:paraId="362E8831" w14:textId="77777777" w:rsidR="00CF6286" w:rsidRDefault="00CF6286">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CF6286" w:rsidRDefault="00CF6286">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CF6286" w:rsidRDefault="00CF6286">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34C8CBD1" w14:textId="20E96FF1" w:rsidR="00CF6286" w:rsidRDefault="00CF6286">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7">
    <w:p w14:paraId="4AEC05A8" w14:textId="77777777" w:rsidR="00CF6286" w:rsidRDefault="00CF6286">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8">
    <w:p w14:paraId="5BA1E3DC" w14:textId="77777777" w:rsidR="00CF6286" w:rsidRDefault="00CF6286">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hybridMultilevel"/>
    <w:tmpl w:val="54268D30"/>
    <w:lvl w:ilvl="0" w:tplc="040A000F">
      <w:start w:val="5"/>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6"/>
  </w:num>
  <w:num w:numId="6">
    <w:abstractNumId w:val="1"/>
  </w:num>
  <w:num w:numId="7">
    <w:abstractNumId w:val="7"/>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21256"/>
    <w:rsid w:val="0002230F"/>
    <w:rsid w:val="00031B4C"/>
    <w:rsid w:val="000326F7"/>
    <w:rsid w:val="0003545C"/>
    <w:rsid w:val="0003617F"/>
    <w:rsid w:val="00036B3B"/>
    <w:rsid w:val="00042C8F"/>
    <w:rsid w:val="00045530"/>
    <w:rsid w:val="000516F0"/>
    <w:rsid w:val="00052A97"/>
    <w:rsid w:val="000562F3"/>
    <w:rsid w:val="00067BDA"/>
    <w:rsid w:val="00082AB2"/>
    <w:rsid w:val="00094FC3"/>
    <w:rsid w:val="000976E6"/>
    <w:rsid w:val="000A2CA8"/>
    <w:rsid w:val="000B3CA8"/>
    <w:rsid w:val="000D5AF9"/>
    <w:rsid w:val="000E772D"/>
    <w:rsid w:val="001022C3"/>
    <w:rsid w:val="0010444D"/>
    <w:rsid w:val="00104836"/>
    <w:rsid w:val="00117CA8"/>
    <w:rsid w:val="00117E62"/>
    <w:rsid w:val="00130978"/>
    <w:rsid w:val="00141366"/>
    <w:rsid w:val="001426F1"/>
    <w:rsid w:val="00151340"/>
    <w:rsid w:val="001513A2"/>
    <w:rsid w:val="00151F70"/>
    <w:rsid w:val="00154DDF"/>
    <w:rsid w:val="001710F4"/>
    <w:rsid w:val="00194887"/>
    <w:rsid w:val="001949EC"/>
    <w:rsid w:val="001A0DF6"/>
    <w:rsid w:val="001A7724"/>
    <w:rsid w:val="001B028D"/>
    <w:rsid w:val="001B3D28"/>
    <w:rsid w:val="001C2F04"/>
    <w:rsid w:val="001C6523"/>
    <w:rsid w:val="001D009D"/>
    <w:rsid w:val="001D20CF"/>
    <w:rsid w:val="001E1F58"/>
    <w:rsid w:val="001F0EC6"/>
    <w:rsid w:val="00200F1F"/>
    <w:rsid w:val="0020313B"/>
    <w:rsid w:val="002068C8"/>
    <w:rsid w:val="002075BD"/>
    <w:rsid w:val="00210AA9"/>
    <w:rsid w:val="002157A1"/>
    <w:rsid w:val="00216CEA"/>
    <w:rsid w:val="00227C67"/>
    <w:rsid w:val="00227E69"/>
    <w:rsid w:val="002317CF"/>
    <w:rsid w:val="00244F74"/>
    <w:rsid w:val="00245AFB"/>
    <w:rsid w:val="002471A2"/>
    <w:rsid w:val="0025226C"/>
    <w:rsid w:val="00264503"/>
    <w:rsid w:val="00267435"/>
    <w:rsid w:val="002675C7"/>
    <w:rsid w:val="0027417A"/>
    <w:rsid w:val="0027462E"/>
    <w:rsid w:val="0027471E"/>
    <w:rsid w:val="002964EC"/>
    <w:rsid w:val="002A753F"/>
    <w:rsid w:val="002A766A"/>
    <w:rsid w:val="002B62F4"/>
    <w:rsid w:val="002C0076"/>
    <w:rsid w:val="002C0615"/>
    <w:rsid w:val="002C3BDD"/>
    <w:rsid w:val="002C7F96"/>
    <w:rsid w:val="002D56FF"/>
    <w:rsid w:val="003046DF"/>
    <w:rsid w:val="00316B50"/>
    <w:rsid w:val="00322B60"/>
    <w:rsid w:val="0033126E"/>
    <w:rsid w:val="003364A1"/>
    <w:rsid w:val="0034560E"/>
    <w:rsid w:val="003539E2"/>
    <w:rsid w:val="00355D4D"/>
    <w:rsid w:val="003636BC"/>
    <w:rsid w:val="003740AE"/>
    <w:rsid w:val="00382F89"/>
    <w:rsid w:val="003833D5"/>
    <w:rsid w:val="003874AE"/>
    <w:rsid w:val="003C363F"/>
    <w:rsid w:val="003D60C2"/>
    <w:rsid w:val="003E6343"/>
    <w:rsid w:val="00410DE3"/>
    <w:rsid w:val="00410E42"/>
    <w:rsid w:val="00420E79"/>
    <w:rsid w:val="00422CEE"/>
    <w:rsid w:val="0043076D"/>
    <w:rsid w:val="00441A9A"/>
    <w:rsid w:val="00445B5D"/>
    <w:rsid w:val="004515EA"/>
    <w:rsid w:val="00456515"/>
    <w:rsid w:val="00457C23"/>
    <w:rsid w:val="004641C7"/>
    <w:rsid w:val="004724B9"/>
    <w:rsid w:val="00476974"/>
    <w:rsid w:val="004810D1"/>
    <w:rsid w:val="00482E23"/>
    <w:rsid w:val="00494294"/>
    <w:rsid w:val="00496715"/>
    <w:rsid w:val="00497E78"/>
    <w:rsid w:val="004A0867"/>
    <w:rsid w:val="004A3DAF"/>
    <w:rsid w:val="004A3E77"/>
    <w:rsid w:val="004A5D09"/>
    <w:rsid w:val="004C6576"/>
    <w:rsid w:val="004E3068"/>
    <w:rsid w:val="004F52B9"/>
    <w:rsid w:val="00502175"/>
    <w:rsid w:val="0050680A"/>
    <w:rsid w:val="005072A1"/>
    <w:rsid w:val="005348A0"/>
    <w:rsid w:val="0053614B"/>
    <w:rsid w:val="00537448"/>
    <w:rsid w:val="00540864"/>
    <w:rsid w:val="00544F48"/>
    <w:rsid w:val="00545AE3"/>
    <w:rsid w:val="00547A5E"/>
    <w:rsid w:val="005610A9"/>
    <w:rsid w:val="00571E60"/>
    <w:rsid w:val="00597AAF"/>
    <w:rsid w:val="005A5E1F"/>
    <w:rsid w:val="005B042E"/>
    <w:rsid w:val="005B473F"/>
    <w:rsid w:val="005C3D78"/>
    <w:rsid w:val="005D735C"/>
    <w:rsid w:val="005D7E55"/>
    <w:rsid w:val="005E028F"/>
    <w:rsid w:val="005E627A"/>
    <w:rsid w:val="005F546F"/>
    <w:rsid w:val="005F6567"/>
    <w:rsid w:val="00601A7F"/>
    <w:rsid w:val="0061306F"/>
    <w:rsid w:val="00641C6B"/>
    <w:rsid w:val="00646D87"/>
    <w:rsid w:val="006641C7"/>
    <w:rsid w:val="006647BA"/>
    <w:rsid w:val="00676158"/>
    <w:rsid w:val="006814B7"/>
    <w:rsid w:val="00697918"/>
    <w:rsid w:val="006A0D35"/>
    <w:rsid w:val="006B6377"/>
    <w:rsid w:val="006C449F"/>
    <w:rsid w:val="006D748A"/>
    <w:rsid w:val="006E4786"/>
    <w:rsid w:val="006E5793"/>
    <w:rsid w:val="006E7AA2"/>
    <w:rsid w:val="006F658B"/>
    <w:rsid w:val="006F76B2"/>
    <w:rsid w:val="0071231E"/>
    <w:rsid w:val="00714712"/>
    <w:rsid w:val="00721DB0"/>
    <w:rsid w:val="00724DCB"/>
    <w:rsid w:val="00730E18"/>
    <w:rsid w:val="00733C98"/>
    <w:rsid w:val="00743206"/>
    <w:rsid w:val="007440AD"/>
    <w:rsid w:val="00756334"/>
    <w:rsid w:val="00762289"/>
    <w:rsid w:val="0077067B"/>
    <w:rsid w:val="00774D70"/>
    <w:rsid w:val="0077769D"/>
    <w:rsid w:val="007830C0"/>
    <w:rsid w:val="007878A6"/>
    <w:rsid w:val="0079031C"/>
    <w:rsid w:val="00793CCF"/>
    <w:rsid w:val="007949CF"/>
    <w:rsid w:val="00796977"/>
    <w:rsid w:val="007A28FA"/>
    <w:rsid w:val="007A4459"/>
    <w:rsid w:val="007A5A2F"/>
    <w:rsid w:val="007A5C3B"/>
    <w:rsid w:val="007B19B2"/>
    <w:rsid w:val="007B5FD5"/>
    <w:rsid w:val="007B7B4F"/>
    <w:rsid w:val="007C1FB2"/>
    <w:rsid w:val="007C2076"/>
    <w:rsid w:val="007C25EE"/>
    <w:rsid w:val="007E0342"/>
    <w:rsid w:val="007E33D3"/>
    <w:rsid w:val="007E56E9"/>
    <w:rsid w:val="007F12F4"/>
    <w:rsid w:val="007F14CD"/>
    <w:rsid w:val="007F3018"/>
    <w:rsid w:val="007F5FCE"/>
    <w:rsid w:val="0081214B"/>
    <w:rsid w:val="00815798"/>
    <w:rsid w:val="0081612C"/>
    <w:rsid w:val="008171EA"/>
    <w:rsid w:val="008173DD"/>
    <w:rsid w:val="00824202"/>
    <w:rsid w:val="008266FB"/>
    <w:rsid w:val="00851FAA"/>
    <w:rsid w:val="00853391"/>
    <w:rsid w:val="00860826"/>
    <w:rsid w:val="0086113D"/>
    <w:rsid w:val="0086403F"/>
    <w:rsid w:val="00867291"/>
    <w:rsid w:val="00875DEB"/>
    <w:rsid w:val="00876EFE"/>
    <w:rsid w:val="0088076E"/>
    <w:rsid w:val="00883262"/>
    <w:rsid w:val="00890A7E"/>
    <w:rsid w:val="008A7D0A"/>
    <w:rsid w:val="008A7D94"/>
    <w:rsid w:val="008A7EB0"/>
    <w:rsid w:val="008B38E6"/>
    <w:rsid w:val="008B7EA6"/>
    <w:rsid w:val="008C3B98"/>
    <w:rsid w:val="008C3BDA"/>
    <w:rsid w:val="008C7933"/>
    <w:rsid w:val="008D3559"/>
    <w:rsid w:val="008D6625"/>
    <w:rsid w:val="008E1C4C"/>
    <w:rsid w:val="008E76EC"/>
    <w:rsid w:val="008F1F73"/>
    <w:rsid w:val="008F5620"/>
    <w:rsid w:val="008F5FBA"/>
    <w:rsid w:val="008F6737"/>
    <w:rsid w:val="008F7F39"/>
    <w:rsid w:val="0091160A"/>
    <w:rsid w:val="0091575F"/>
    <w:rsid w:val="0091685A"/>
    <w:rsid w:val="00917AF8"/>
    <w:rsid w:val="0092036C"/>
    <w:rsid w:val="009307AA"/>
    <w:rsid w:val="00930E80"/>
    <w:rsid w:val="00932C25"/>
    <w:rsid w:val="009345EB"/>
    <w:rsid w:val="00940BDE"/>
    <w:rsid w:val="00946E18"/>
    <w:rsid w:val="0094761C"/>
    <w:rsid w:val="00952425"/>
    <w:rsid w:val="00964C48"/>
    <w:rsid w:val="0098314E"/>
    <w:rsid w:val="00995381"/>
    <w:rsid w:val="009A737A"/>
    <w:rsid w:val="009A793D"/>
    <w:rsid w:val="009B2F93"/>
    <w:rsid w:val="009B3335"/>
    <w:rsid w:val="009D6253"/>
    <w:rsid w:val="009D7EAC"/>
    <w:rsid w:val="009E7E54"/>
    <w:rsid w:val="009F14B1"/>
    <w:rsid w:val="009F1C42"/>
    <w:rsid w:val="009F6F41"/>
    <w:rsid w:val="00A13AC7"/>
    <w:rsid w:val="00A1667A"/>
    <w:rsid w:val="00A34BF1"/>
    <w:rsid w:val="00A3696D"/>
    <w:rsid w:val="00A4091E"/>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AE79E5"/>
    <w:rsid w:val="00AF36D3"/>
    <w:rsid w:val="00B04DF7"/>
    <w:rsid w:val="00B0707E"/>
    <w:rsid w:val="00B108B1"/>
    <w:rsid w:val="00B10F85"/>
    <w:rsid w:val="00B12C0B"/>
    <w:rsid w:val="00B307F8"/>
    <w:rsid w:val="00B32FC3"/>
    <w:rsid w:val="00B457EA"/>
    <w:rsid w:val="00B577ED"/>
    <w:rsid w:val="00B67008"/>
    <w:rsid w:val="00B6725E"/>
    <w:rsid w:val="00B746CC"/>
    <w:rsid w:val="00B80323"/>
    <w:rsid w:val="00B90F38"/>
    <w:rsid w:val="00B91A8E"/>
    <w:rsid w:val="00B97BA6"/>
    <w:rsid w:val="00BA07B4"/>
    <w:rsid w:val="00BA3321"/>
    <w:rsid w:val="00BA5A39"/>
    <w:rsid w:val="00BB658E"/>
    <w:rsid w:val="00BC1E65"/>
    <w:rsid w:val="00BC5C4A"/>
    <w:rsid w:val="00BC600E"/>
    <w:rsid w:val="00BD65D3"/>
    <w:rsid w:val="00BD6EA3"/>
    <w:rsid w:val="00BD7BD7"/>
    <w:rsid w:val="00BE78F1"/>
    <w:rsid w:val="00BF13A1"/>
    <w:rsid w:val="00BF3B12"/>
    <w:rsid w:val="00BF4399"/>
    <w:rsid w:val="00C01432"/>
    <w:rsid w:val="00C05470"/>
    <w:rsid w:val="00C14D8C"/>
    <w:rsid w:val="00C22ED9"/>
    <w:rsid w:val="00C24D3B"/>
    <w:rsid w:val="00C41CE0"/>
    <w:rsid w:val="00C43434"/>
    <w:rsid w:val="00C456DB"/>
    <w:rsid w:val="00C46CE6"/>
    <w:rsid w:val="00C613EA"/>
    <w:rsid w:val="00C71B12"/>
    <w:rsid w:val="00C8027B"/>
    <w:rsid w:val="00C81E73"/>
    <w:rsid w:val="00C84887"/>
    <w:rsid w:val="00C849D5"/>
    <w:rsid w:val="00C871B4"/>
    <w:rsid w:val="00CA1195"/>
    <w:rsid w:val="00CB482C"/>
    <w:rsid w:val="00CC3BFB"/>
    <w:rsid w:val="00CC79C0"/>
    <w:rsid w:val="00CD0658"/>
    <w:rsid w:val="00CD08B1"/>
    <w:rsid w:val="00CD5219"/>
    <w:rsid w:val="00CE18EA"/>
    <w:rsid w:val="00CE36A3"/>
    <w:rsid w:val="00CE6DD9"/>
    <w:rsid w:val="00CE72AF"/>
    <w:rsid w:val="00CE786D"/>
    <w:rsid w:val="00CF0C2E"/>
    <w:rsid w:val="00CF5457"/>
    <w:rsid w:val="00CF6286"/>
    <w:rsid w:val="00CF6E94"/>
    <w:rsid w:val="00D02032"/>
    <w:rsid w:val="00D0516D"/>
    <w:rsid w:val="00D211AE"/>
    <w:rsid w:val="00D2267A"/>
    <w:rsid w:val="00D256AD"/>
    <w:rsid w:val="00D34FC7"/>
    <w:rsid w:val="00D35A69"/>
    <w:rsid w:val="00D37374"/>
    <w:rsid w:val="00D432F8"/>
    <w:rsid w:val="00D65A3B"/>
    <w:rsid w:val="00D6671E"/>
    <w:rsid w:val="00D74C77"/>
    <w:rsid w:val="00D82430"/>
    <w:rsid w:val="00D937E9"/>
    <w:rsid w:val="00D93B14"/>
    <w:rsid w:val="00D93C07"/>
    <w:rsid w:val="00DA4447"/>
    <w:rsid w:val="00DB35A0"/>
    <w:rsid w:val="00DB738C"/>
    <w:rsid w:val="00DC056E"/>
    <w:rsid w:val="00DC23A6"/>
    <w:rsid w:val="00DE02F4"/>
    <w:rsid w:val="00DF0F4A"/>
    <w:rsid w:val="00DF5A7C"/>
    <w:rsid w:val="00DF7293"/>
    <w:rsid w:val="00E0419F"/>
    <w:rsid w:val="00E05748"/>
    <w:rsid w:val="00E20243"/>
    <w:rsid w:val="00E23013"/>
    <w:rsid w:val="00E27C9F"/>
    <w:rsid w:val="00E40D6B"/>
    <w:rsid w:val="00E414E2"/>
    <w:rsid w:val="00E43AB0"/>
    <w:rsid w:val="00E63A5A"/>
    <w:rsid w:val="00E70A07"/>
    <w:rsid w:val="00E813DA"/>
    <w:rsid w:val="00E85B31"/>
    <w:rsid w:val="00E91B3A"/>
    <w:rsid w:val="00E9793B"/>
    <w:rsid w:val="00EB2809"/>
    <w:rsid w:val="00EB7A7D"/>
    <w:rsid w:val="00EB7DB4"/>
    <w:rsid w:val="00EC4274"/>
    <w:rsid w:val="00ED67E4"/>
    <w:rsid w:val="00ED79F5"/>
    <w:rsid w:val="00EF0685"/>
    <w:rsid w:val="00EF43E8"/>
    <w:rsid w:val="00EF7AE5"/>
    <w:rsid w:val="00F03F33"/>
    <w:rsid w:val="00F10574"/>
    <w:rsid w:val="00F10BB2"/>
    <w:rsid w:val="00F11581"/>
    <w:rsid w:val="00F11B71"/>
    <w:rsid w:val="00F12C18"/>
    <w:rsid w:val="00F20896"/>
    <w:rsid w:val="00F25017"/>
    <w:rsid w:val="00F25C85"/>
    <w:rsid w:val="00F31E65"/>
    <w:rsid w:val="00F403B4"/>
    <w:rsid w:val="00F41EA4"/>
    <w:rsid w:val="00F427BF"/>
    <w:rsid w:val="00F43834"/>
    <w:rsid w:val="00F46BCE"/>
    <w:rsid w:val="00F60140"/>
    <w:rsid w:val="00F7316E"/>
    <w:rsid w:val="00F75264"/>
    <w:rsid w:val="00F86137"/>
    <w:rsid w:val="00F93C03"/>
    <w:rsid w:val="00FA1520"/>
    <w:rsid w:val="00FA7B65"/>
    <w:rsid w:val="00FB0F7E"/>
    <w:rsid w:val="00FB7FDE"/>
    <w:rsid w:val="00FC20D3"/>
    <w:rsid w:val="00FC2890"/>
    <w:rsid w:val="00FC3AC4"/>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Change w:id="0" w:author="Juan Carlos de Alfonso Juliá" w:date="2020-04-08T11:43:00Z">
        <w:pPr>
          <w:spacing w:before="120"/>
        </w:pPr>
      </w:pPrChange>
    </w:pPr>
    <w:rPr>
      <w:rFonts w:cstheme="minorHAnsi"/>
      <w:b/>
      <w:bCs/>
      <w:i/>
      <w:iCs/>
      <w:rPrChange w:id="0" w:author="Juan Carlos de Alfonso Juliá" w:date="2020-04-08T11:43:00Z">
        <w:rPr>
          <w:rFonts w:asciiTheme="minorHAnsi" w:eastAsiaTheme="minorEastAsia" w:hAnsiTheme="minorHAnsi" w:cstheme="minorHAnsi"/>
          <w:b/>
          <w:bCs/>
          <w:i/>
          <w:iCs/>
          <w:sz w:val="24"/>
          <w:szCs w:val="24"/>
          <w:lang w:val="es-ES" w:eastAsia="ja-JP" w:bidi="ar-SA"/>
        </w:rPr>
      </w:rPrChange>
    </w:rPr>
  </w:style>
  <w:style w:type="paragraph" w:styleId="TDC2">
    <w:name w:val="toc 2"/>
    <w:basedOn w:val="Normal"/>
    <w:next w:val="Normal"/>
    <w:autoRedefine/>
    <w:uiPriority w:val="39"/>
    <w:unhideWhenUsed/>
    <w:rsid w:val="00E05748"/>
    <w:pPr>
      <w:tabs>
        <w:tab w:val="right" w:leader="dot" w:pos="8488"/>
      </w:tabs>
      <w:spacing w:before="120"/>
      <w:ind w:left="240"/>
      <w:pPrChange w:id="1" w:author="Juan Carlos de Alfonso Juliá" w:date="2020-04-08T11:43:00Z">
        <w:pPr>
          <w:spacing w:before="120"/>
          <w:ind w:left="240"/>
        </w:pPr>
      </w:pPrChange>
    </w:pPr>
    <w:rPr>
      <w:rFonts w:cstheme="minorHAnsi"/>
      <w:b/>
      <w:bCs/>
      <w:sz w:val="22"/>
      <w:szCs w:val="22"/>
      <w:rPrChange w:id="1" w:author="Juan Carlos de Alfonso Juliá" w:date="2020-04-08T11:43:00Z">
        <w:rPr>
          <w:rFonts w:asciiTheme="minorHAnsi" w:eastAsiaTheme="minorEastAsia" w:hAnsiTheme="minorHAnsi" w:cstheme="minorHAnsi"/>
          <w:b/>
          <w:bCs/>
          <w:sz w:val="22"/>
          <w:szCs w:val="22"/>
          <w:lang w:val="es-ES" w:eastAsia="ja-JP" w:bidi="ar-SA"/>
        </w:rPr>
      </w:rPrChange>
    </w:rPr>
  </w:style>
  <w:style w:type="paragraph" w:styleId="TDC3">
    <w:name w:val="toc 3"/>
    <w:basedOn w:val="Normal"/>
    <w:next w:val="Normal"/>
    <w:autoRedefine/>
    <w:uiPriority w:val="39"/>
    <w:unhideWhenUsed/>
    <w:rsid w:val="00DC23A6"/>
    <w:pPr>
      <w:tabs>
        <w:tab w:val="right" w:leader="dot" w:pos="8488"/>
      </w:tabs>
      <w:ind w:left="480"/>
      <w:pPrChange w:id="2" w:author="Juan Carlos de Alfonso Juliá" w:date="2020-04-08T11:44:00Z">
        <w:pPr>
          <w:ind w:left="480"/>
        </w:pPr>
      </w:pPrChange>
    </w:pPr>
    <w:rPr>
      <w:rFonts w:cstheme="minorHAnsi"/>
      <w:sz w:val="20"/>
      <w:szCs w:val="20"/>
      <w:rPrChange w:id="2" w:author="Juan Carlos de Alfonso Juliá" w:date="2020-04-08T11:44:00Z">
        <w:rPr>
          <w:rFonts w:asciiTheme="minorHAnsi" w:eastAsiaTheme="minorEastAsia" w:hAnsiTheme="minorHAnsi" w:cstheme="minorHAnsi"/>
          <w:lang w:val="es-ES" w:eastAsia="ja-JP" w:bidi="ar-SA"/>
        </w:rPr>
      </w:rPrChange>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tiff"/><Relationship Id="rId39" Type="http://schemas.openxmlformats.org/officeDocument/2006/relationships/hyperlink" Target="https://emlid.com/navio/" TargetMode="External"/><Relationship Id="rId21" Type="http://schemas.openxmlformats.org/officeDocument/2006/relationships/image" Target="media/image10.jpeg"/><Relationship Id="rId34" Type="http://schemas.openxmlformats.org/officeDocument/2006/relationships/hyperlink" Target="https://tech.amikelive.com/node-718/what-object-categories-labels-are-in-coco-dataset/" TargetMode="External"/><Relationship Id="rId42" Type="http://schemas.openxmlformats.org/officeDocument/2006/relationships/hyperlink" Target="https://www.thingiverse.com/thing:3723178" TargetMode="External"/><Relationship Id="rId47" Type="http://schemas.openxmlformats.org/officeDocument/2006/relationships/hyperlink" Target="http://dl.djicdn.com/downloads/flamewheel/en/F450_User_Manual_v2.2_en.pdf" TargetMode="External"/><Relationship Id="rId50" Type="http://schemas.openxmlformats.org/officeDocument/2006/relationships/hyperlink" Target="http://xybernetics.com/2016/04/08/tech-talk-quadcopter-basic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juancalf/TFG" TargetMode="External"/><Relationship Id="rId40" Type="http://schemas.openxmlformats.org/officeDocument/2006/relationships/hyperlink" Target="https://www.prusa3d.es/original-prusa-i3-mk3-spa/" TargetMode="External"/><Relationship Id="rId45" Type="http://schemas.openxmlformats.org/officeDocument/2006/relationships/hyperlink" Target="https://www.meteorologiaenred.com/barometro.html" TargetMode="External"/><Relationship Id="rId53" Type="http://schemas.openxmlformats.org/officeDocument/2006/relationships/hyperlink" Target="https://es.freelogodesign.org/terms-of-use" TargetMode="Externa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www.thingiverse.com/thing:92208" TargetMode="External"/><Relationship Id="rId48" Type="http://schemas.openxmlformats.org/officeDocument/2006/relationships/hyperlink" Target="https://www.comprardrones.online/como-funcionan-las-helices-de-un-drone/"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www.gnuplot.inf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4.tiff"/><Relationship Id="rId33"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8" Type="http://schemas.openxmlformats.org/officeDocument/2006/relationships/hyperlink" Target="https://github.com/emlid/emlid-docs/blob/master/docs/autopilots/navio2/img/Navio2WithPaspberryPi.png?raw=true" TargetMode="External"/><Relationship Id="rId46" Type="http://schemas.openxmlformats.org/officeDocument/2006/relationships/hyperlink" Target="https://www.ugr.es/~andyk/Docencia/Metclim/Constantes.pdf" TargetMode="External"/><Relationship Id="rId20" Type="http://schemas.openxmlformats.org/officeDocument/2006/relationships/image" Target="media/image9.jpeg"/><Relationship Id="rId41" Type="http://schemas.openxmlformats.org/officeDocument/2006/relationships/hyperlink" Target="https://github.com/juancalf/TFG/tree/master/archivos%203d" TargetMode="External"/><Relationship Id="rId54" Type="http://schemas.openxmlformats.org/officeDocument/2006/relationships/hyperlink" Target="https://developer.android.com/guide/topics/manifest/manifest-intro?h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blascarr.com/lessons/introduccion-al-imu-sistemas-de-navegacion-inercia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fierceelectronics.com/components/compensating-for-tilt-hard-iron-and-soft-iron-effects" TargetMode="External"/><Relationship Id="rId52" Type="http://schemas.openxmlformats.org/officeDocument/2006/relationships/hyperlink" Target="https://docs.emlid.com/navio2/common/ardupilot/configuring-raspberry-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812B2-F8D4-044E-B684-46384AA18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7876</TotalTime>
  <Pages>30</Pages>
  <Words>7086</Words>
  <Characters>38976</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26</cp:revision>
  <dcterms:created xsi:type="dcterms:W3CDTF">2020-02-20T08:34:00Z</dcterms:created>
  <dcterms:modified xsi:type="dcterms:W3CDTF">2020-04-08T09:53:00Z</dcterms:modified>
</cp:coreProperties>
</file>