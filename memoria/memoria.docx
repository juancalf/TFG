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proofErr w:type="spellStart"/>
      <w:r>
        <w:t>Autonomous</w:t>
      </w:r>
      <w:proofErr w:type="spellEnd"/>
      <w:r>
        <w:t xml:space="preserve"> </w:t>
      </w:r>
      <w:proofErr w:type="spellStart"/>
      <w:r>
        <w:t>flight</w:t>
      </w:r>
      <w:proofErr w:type="spellEnd"/>
      <w:r>
        <w:t xml:space="preserve"> </w:t>
      </w:r>
      <w:proofErr w:type="spellStart"/>
      <w:r>
        <w:t>drone</w:t>
      </w:r>
      <w:proofErr w:type="spellEnd"/>
      <w:r>
        <w:t xml:space="preserve"> </w:t>
      </w:r>
      <w:proofErr w:type="spellStart"/>
      <w:r>
        <w:t>with</w:t>
      </w:r>
      <w:proofErr w:type="spellEnd"/>
      <w:r>
        <w:t xml:space="preserve"> </w:t>
      </w:r>
      <w:proofErr w:type="spellStart"/>
      <w:r>
        <w:t>recognition</w:t>
      </w:r>
      <w:proofErr w:type="spellEnd"/>
      <w:r>
        <w:t xml:space="preserve"> </w:t>
      </w:r>
      <w:proofErr w:type="spellStart"/>
      <w:r>
        <w:t>based</w:t>
      </w:r>
      <w:proofErr w:type="spellEnd"/>
      <w:r>
        <w:t xml:space="preserve"> </w:t>
      </w:r>
      <w:proofErr w:type="spellStart"/>
      <w:r>
        <w:t>on</w:t>
      </w:r>
      <w:proofErr w:type="spellEnd"/>
      <w:r>
        <w:t xml:space="preserve"> artificial </w:t>
      </w:r>
      <w:proofErr w:type="spellStart"/>
      <w:r>
        <w:t>intelligence</w:t>
      </w:r>
      <w:proofErr w:type="spellEnd"/>
      <w:r>
        <w:t>.</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7343150"/>
      <w:r>
        <w:lastRenderedPageBreak/>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rFonts w:ascii="Times New Roman" w:eastAsia="Times New Roman" w:hAnsi="Times New Roman" w:cs="Times New Roman"/>
          <w:noProof/>
        </w:rPr>
      </w:sdtEndPr>
      <w:sdtContent>
        <w:p w14:paraId="5A9B84AF" w14:textId="77777777" w:rsidR="008F6737" w:rsidRDefault="008F6737">
          <w:pPr>
            <w:pStyle w:val="TtuloTDC"/>
          </w:pPr>
        </w:p>
        <w:p w14:paraId="42322EA0" w14:textId="64408B2B" w:rsidR="00F72FC2"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37343150" w:history="1">
            <w:r w:rsidR="00F72FC2" w:rsidRPr="0039509C">
              <w:rPr>
                <w:rStyle w:val="Hipervnculo"/>
                <w:noProof/>
              </w:rPr>
              <w:t>Índice</w:t>
            </w:r>
            <w:r w:rsidR="00F72FC2">
              <w:rPr>
                <w:noProof/>
                <w:webHidden/>
              </w:rPr>
              <w:tab/>
            </w:r>
            <w:r w:rsidR="00F72FC2">
              <w:rPr>
                <w:noProof/>
                <w:webHidden/>
              </w:rPr>
              <w:fldChar w:fldCharType="begin"/>
            </w:r>
            <w:r w:rsidR="00F72FC2">
              <w:rPr>
                <w:noProof/>
                <w:webHidden/>
              </w:rPr>
              <w:instrText xml:space="preserve"> PAGEREF _Toc37343150 \h </w:instrText>
            </w:r>
            <w:r w:rsidR="00F72FC2">
              <w:rPr>
                <w:noProof/>
                <w:webHidden/>
              </w:rPr>
            </w:r>
            <w:r w:rsidR="00F72FC2">
              <w:rPr>
                <w:noProof/>
                <w:webHidden/>
              </w:rPr>
              <w:fldChar w:fldCharType="separate"/>
            </w:r>
            <w:r w:rsidR="00F72FC2">
              <w:rPr>
                <w:noProof/>
                <w:webHidden/>
              </w:rPr>
              <w:t>2</w:t>
            </w:r>
            <w:r w:rsidR="00F72FC2">
              <w:rPr>
                <w:noProof/>
                <w:webHidden/>
              </w:rPr>
              <w:fldChar w:fldCharType="end"/>
            </w:r>
          </w:hyperlink>
        </w:p>
        <w:p w14:paraId="1A338758" w14:textId="3241B64D" w:rsidR="00F72FC2" w:rsidRDefault="00F72FC2">
          <w:pPr>
            <w:pStyle w:val="TDC1"/>
            <w:rPr>
              <w:rFonts w:cstheme="minorBidi"/>
              <w:b w:val="0"/>
              <w:bCs w:val="0"/>
              <w:i w:val="0"/>
              <w:iCs w:val="0"/>
              <w:noProof/>
            </w:rPr>
          </w:pPr>
          <w:hyperlink w:anchor="_Toc37343151" w:history="1">
            <w:r w:rsidRPr="0039509C">
              <w:rPr>
                <w:rStyle w:val="Hipervnculo"/>
                <w:noProof/>
              </w:rPr>
              <w:t>Resumen.</w:t>
            </w:r>
            <w:r>
              <w:rPr>
                <w:noProof/>
                <w:webHidden/>
              </w:rPr>
              <w:tab/>
            </w:r>
            <w:r>
              <w:rPr>
                <w:noProof/>
                <w:webHidden/>
              </w:rPr>
              <w:fldChar w:fldCharType="begin"/>
            </w:r>
            <w:r>
              <w:rPr>
                <w:noProof/>
                <w:webHidden/>
              </w:rPr>
              <w:instrText xml:space="preserve"> PAGEREF _Toc37343151 \h </w:instrText>
            </w:r>
            <w:r>
              <w:rPr>
                <w:noProof/>
                <w:webHidden/>
              </w:rPr>
            </w:r>
            <w:r>
              <w:rPr>
                <w:noProof/>
                <w:webHidden/>
              </w:rPr>
              <w:fldChar w:fldCharType="separate"/>
            </w:r>
            <w:r>
              <w:rPr>
                <w:noProof/>
                <w:webHidden/>
              </w:rPr>
              <w:t>4</w:t>
            </w:r>
            <w:r>
              <w:rPr>
                <w:noProof/>
                <w:webHidden/>
              </w:rPr>
              <w:fldChar w:fldCharType="end"/>
            </w:r>
          </w:hyperlink>
        </w:p>
        <w:p w14:paraId="45DBFEEE" w14:textId="4C2B043E" w:rsidR="00F72FC2" w:rsidRDefault="00F72FC2">
          <w:pPr>
            <w:pStyle w:val="TDC1"/>
            <w:rPr>
              <w:rFonts w:cstheme="minorBidi"/>
              <w:b w:val="0"/>
              <w:bCs w:val="0"/>
              <w:i w:val="0"/>
              <w:iCs w:val="0"/>
              <w:noProof/>
            </w:rPr>
          </w:pPr>
          <w:hyperlink w:anchor="_Toc37343152" w:history="1">
            <w:r w:rsidRPr="0039509C">
              <w:rPr>
                <w:rStyle w:val="Hipervnculo"/>
                <w:noProof/>
              </w:rPr>
              <w:t>Palabras clave.</w:t>
            </w:r>
            <w:r>
              <w:rPr>
                <w:noProof/>
                <w:webHidden/>
              </w:rPr>
              <w:tab/>
            </w:r>
            <w:r>
              <w:rPr>
                <w:noProof/>
                <w:webHidden/>
              </w:rPr>
              <w:fldChar w:fldCharType="begin"/>
            </w:r>
            <w:r>
              <w:rPr>
                <w:noProof/>
                <w:webHidden/>
              </w:rPr>
              <w:instrText xml:space="preserve"> PAGEREF _Toc37343152 \h </w:instrText>
            </w:r>
            <w:r>
              <w:rPr>
                <w:noProof/>
                <w:webHidden/>
              </w:rPr>
            </w:r>
            <w:r>
              <w:rPr>
                <w:noProof/>
                <w:webHidden/>
              </w:rPr>
              <w:fldChar w:fldCharType="separate"/>
            </w:r>
            <w:r>
              <w:rPr>
                <w:noProof/>
                <w:webHidden/>
              </w:rPr>
              <w:t>4</w:t>
            </w:r>
            <w:r>
              <w:rPr>
                <w:noProof/>
                <w:webHidden/>
              </w:rPr>
              <w:fldChar w:fldCharType="end"/>
            </w:r>
          </w:hyperlink>
        </w:p>
        <w:p w14:paraId="23CFC0A3" w14:textId="4B8B1663" w:rsidR="00F72FC2" w:rsidRDefault="00F72FC2">
          <w:pPr>
            <w:pStyle w:val="TDC1"/>
            <w:rPr>
              <w:rFonts w:cstheme="minorBidi"/>
              <w:b w:val="0"/>
              <w:bCs w:val="0"/>
              <w:i w:val="0"/>
              <w:iCs w:val="0"/>
              <w:noProof/>
            </w:rPr>
          </w:pPr>
          <w:hyperlink w:anchor="_Toc37343153" w:history="1">
            <w:r w:rsidRPr="0039509C">
              <w:rPr>
                <w:rStyle w:val="Hipervnculo"/>
                <w:noProof/>
              </w:rPr>
              <w:t>1. Introducción.</w:t>
            </w:r>
            <w:r>
              <w:rPr>
                <w:noProof/>
                <w:webHidden/>
              </w:rPr>
              <w:tab/>
            </w:r>
            <w:r>
              <w:rPr>
                <w:noProof/>
                <w:webHidden/>
              </w:rPr>
              <w:fldChar w:fldCharType="begin"/>
            </w:r>
            <w:r>
              <w:rPr>
                <w:noProof/>
                <w:webHidden/>
              </w:rPr>
              <w:instrText xml:space="preserve"> PAGEREF _Toc37343153 \h </w:instrText>
            </w:r>
            <w:r>
              <w:rPr>
                <w:noProof/>
                <w:webHidden/>
              </w:rPr>
            </w:r>
            <w:r>
              <w:rPr>
                <w:noProof/>
                <w:webHidden/>
              </w:rPr>
              <w:fldChar w:fldCharType="separate"/>
            </w:r>
            <w:r>
              <w:rPr>
                <w:noProof/>
                <w:webHidden/>
              </w:rPr>
              <w:t>4</w:t>
            </w:r>
            <w:r>
              <w:rPr>
                <w:noProof/>
                <w:webHidden/>
              </w:rPr>
              <w:fldChar w:fldCharType="end"/>
            </w:r>
          </w:hyperlink>
        </w:p>
        <w:p w14:paraId="741DEE53" w14:textId="569E21E0" w:rsidR="00F72FC2" w:rsidRDefault="00F72FC2">
          <w:pPr>
            <w:pStyle w:val="TDC2"/>
            <w:rPr>
              <w:rFonts w:cstheme="minorBidi"/>
              <w:b w:val="0"/>
              <w:bCs w:val="0"/>
              <w:noProof/>
              <w:sz w:val="24"/>
              <w:szCs w:val="24"/>
            </w:rPr>
          </w:pPr>
          <w:hyperlink w:anchor="_Toc37343154" w:history="1">
            <w:r w:rsidRPr="0039509C">
              <w:rPr>
                <w:rStyle w:val="Hipervnculo"/>
                <w:noProof/>
              </w:rPr>
              <w:t>1.1 Estructura del repositorio.</w:t>
            </w:r>
            <w:r>
              <w:rPr>
                <w:noProof/>
                <w:webHidden/>
              </w:rPr>
              <w:tab/>
            </w:r>
            <w:r>
              <w:rPr>
                <w:noProof/>
                <w:webHidden/>
              </w:rPr>
              <w:fldChar w:fldCharType="begin"/>
            </w:r>
            <w:r>
              <w:rPr>
                <w:noProof/>
                <w:webHidden/>
              </w:rPr>
              <w:instrText xml:space="preserve"> PAGEREF _Toc37343154 \h </w:instrText>
            </w:r>
            <w:r>
              <w:rPr>
                <w:noProof/>
                <w:webHidden/>
              </w:rPr>
            </w:r>
            <w:r>
              <w:rPr>
                <w:noProof/>
                <w:webHidden/>
              </w:rPr>
              <w:fldChar w:fldCharType="separate"/>
            </w:r>
            <w:r>
              <w:rPr>
                <w:noProof/>
                <w:webHidden/>
              </w:rPr>
              <w:t>4</w:t>
            </w:r>
            <w:r>
              <w:rPr>
                <w:noProof/>
                <w:webHidden/>
              </w:rPr>
              <w:fldChar w:fldCharType="end"/>
            </w:r>
          </w:hyperlink>
        </w:p>
        <w:p w14:paraId="3B4CE070" w14:textId="3B07A502" w:rsidR="00F72FC2" w:rsidRDefault="00F72FC2">
          <w:pPr>
            <w:pStyle w:val="TDC1"/>
            <w:rPr>
              <w:rFonts w:cstheme="minorBidi"/>
              <w:b w:val="0"/>
              <w:bCs w:val="0"/>
              <w:i w:val="0"/>
              <w:iCs w:val="0"/>
              <w:noProof/>
            </w:rPr>
          </w:pPr>
          <w:hyperlink w:anchor="_Toc37343155" w:history="1">
            <w:r w:rsidRPr="0039509C">
              <w:rPr>
                <w:rStyle w:val="Hipervnculo"/>
                <w:noProof/>
              </w:rPr>
              <w:t>2. Diseño y construcción.</w:t>
            </w:r>
            <w:r>
              <w:rPr>
                <w:noProof/>
                <w:webHidden/>
              </w:rPr>
              <w:tab/>
            </w:r>
            <w:r>
              <w:rPr>
                <w:noProof/>
                <w:webHidden/>
              </w:rPr>
              <w:fldChar w:fldCharType="begin"/>
            </w:r>
            <w:r>
              <w:rPr>
                <w:noProof/>
                <w:webHidden/>
              </w:rPr>
              <w:instrText xml:space="preserve"> PAGEREF _Toc37343155 \h </w:instrText>
            </w:r>
            <w:r>
              <w:rPr>
                <w:noProof/>
                <w:webHidden/>
              </w:rPr>
            </w:r>
            <w:r>
              <w:rPr>
                <w:noProof/>
                <w:webHidden/>
              </w:rPr>
              <w:fldChar w:fldCharType="separate"/>
            </w:r>
            <w:r>
              <w:rPr>
                <w:noProof/>
                <w:webHidden/>
              </w:rPr>
              <w:t>5</w:t>
            </w:r>
            <w:r>
              <w:rPr>
                <w:noProof/>
                <w:webHidden/>
              </w:rPr>
              <w:fldChar w:fldCharType="end"/>
            </w:r>
          </w:hyperlink>
        </w:p>
        <w:p w14:paraId="0F4AECF3" w14:textId="5AEFDAE9" w:rsidR="00F72FC2" w:rsidRDefault="00F72FC2">
          <w:pPr>
            <w:pStyle w:val="TDC2"/>
            <w:rPr>
              <w:rFonts w:cstheme="minorBidi"/>
              <w:b w:val="0"/>
              <w:bCs w:val="0"/>
              <w:noProof/>
              <w:sz w:val="24"/>
              <w:szCs w:val="24"/>
            </w:rPr>
          </w:pPr>
          <w:hyperlink w:anchor="_Toc37343156" w:history="1">
            <w:r w:rsidRPr="0039509C">
              <w:rPr>
                <w:rStyle w:val="Hipervnculo"/>
                <w:noProof/>
              </w:rPr>
              <w:t>2.1 Diseño hardware.</w:t>
            </w:r>
            <w:r>
              <w:rPr>
                <w:noProof/>
                <w:webHidden/>
              </w:rPr>
              <w:tab/>
            </w:r>
            <w:r>
              <w:rPr>
                <w:noProof/>
                <w:webHidden/>
              </w:rPr>
              <w:fldChar w:fldCharType="begin"/>
            </w:r>
            <w:r>
              <w:rPr>
                <w:noProof/>
                <w:webHidden/>
              </w:rPr>
              <w:instrText xml:space="preserve"> PAGEREF _Toc37343156 \h </w:instrText>
            </w:r>
            <w:r>
              <w:rPr>
                <w:noProof/>
                <w:webHidden/>
              </w:rPr>
            </w:r>
            <w:r>
              <w:rPr>
                <w:noProof/>
                <w:webHidden/>
              </w:rPr>
              <w:fldChar w:fldCharType="separate"/>
            </w:r>
            <w:r>
              <w:rPr>
                <w:noProof/>
                <w:webHidden/>
              </w:rPr>
              <w:t>5</w:t>
            </w:r>
            <w:r>
              <w:rPr>
                <w:noProof/>
                <w:webHidden/>
              </w:rPr>
              <w:fldChar w:fldCharType="end"/>
            </w:r>
          </w:hyperlink>
        </w:p>
        <w:p w14:paraId="4870EBF6" w14:textId="00477136" w:rsidR="00F72FC2" w:rsidRDefault="00F72FC2">
          <w:pPr>
            <w:pStyle w:val="TDC3"/>
            <w:rPr>
              <w:rFonts w:cstheme="minorBidi"/>
              <w:noProof/>
              <w:sz w:val="24"/>
              <w:szCs w:val="24"/>
            </w:rPr>
          </w:pPr>
          <w:hyperlink w:anchor="_Toc37343157" w:history="1">
            <w:r w:rsidRPr="0039509C">
              <w:rPr>
                <w:rStyle w:val="Hipervnculo"/>
                <w:noProof/>
              </w:rPr>
              <w:t>2.1.1 Primer acercamiento: elementos que podemos necesitar.</w:t>
            </w:r>
            <w:r>
              <w:rPr>
                <w:noProof/>
                <w:webHidden/>
              </w:rPr>
              <w:tab/>
            </w:r>
            <w:r>
              <w:rPr>
                <w:noProof/>
                <w:webHidden/>
              </w:rPr>
              <w:fldChar w:fldCharType="begin"/>
            </w:r>
            <w:r>
              <w:rPr>
                <w:noProof/>
                <w:webHidden/>
              </w:rPr>
              <w:instrText xml:space="preserve"> PAGEREF _Toc37343157 \h </w:instrText>
            </w:r>
            <w:r>
              <w:rPr>
                <w:noProof/>
                <w:webHidden/>
              </w:rPr>
            </w:r>
            <w:r>
              <w:rPr>
                <w:noProof/>
                <w:webHidden/>
              </w:rPr>
              <w:fldChar w:fldCharType="separate"/>
            </w:r>
            <w:r>
              <w:rPr>
                <w:noProof/>
                <w:webHidden/>
              </w:rPr>
              <w:t>5</w:t>
            </w:r>
            <w:r>
              <w:rPr>
                <w:noProof/>
                <w:webHidden/>
              </w:rPr>
              <w:fldChar w:fldCharType="end"/>
            </w:r>
          </w:hyperlink>
        </w:p>
        <w:p w14:paraId="2F19135C" w14:textId="6521FAA8" w:rsidR="00F72FC2" w:rsidRDefault="00F72FC2">
          <w:pPr>
            <w:pStyle w:val="TDC3"/>
            <w:rPr>
              <w:rFonts w:cstheme="minorBidi"/>
              <w:noProof/>
              <w:sz w:val="24"/>
              <w:szCs w:val="24"/>
            </w:rPr>
          </w:pPr>
          <w:hyperlink w:anchor="_Toc37343158" w:history="1">
            <w:r w:rsidRPr="0039509C">
              <w:rPr>
                <w:rStyle w:val="Hipervnculo"/>
                <w:noProof/>
              </w:rPr>
              <w:t>2.1.2 Segundo acercamiento: Selección concreta de componentes.</w:t>
            </w:r>
            <w:r>
              <w:rPr>
                <w:noProof/>
                <w:webHidden/>
              </w:rPr>
              <w:tab/>
            </w:r>
            <w:r>
              <w:rPr>
                <w:noProof/>
                <w:webHidden/>
              </w:rPr>
              <w:fldChar w:fldCharType="begin"/>
            </w:r>
            <w:r>
              <w:rPr>
                <w:noProof/>
                <w:webHidden/>
              </w:rPr>
              <w:instrText xml:space="preserve"> PAGEREF _Toc37343158 \h </w:instrText>
            </w:r>
            <w:r>
              <w:rPr>
                <w:noProof/>
                <w:webHidden/>
              </w:rPr>
            </w:r>
            <w:r>
              <w:rPr>
                <w:noProof/>
                <w:webHidden/>
              </w:rPr>
              <w:fldChar w:fldCharType="separate"/>
            </w:r>
            <w:r>
              <w:rPr>
                <w:noProof/>
                <w:webHidden/>
              </w:rPr>
              <w:t>5</w:t>
            </w:r>
            <w:r>
              <w:rPr>
                <w:noProof/>
                <w:webHidden/>
              </w:rPr>
              <w:fldChar w:fldCharType="end"/>
            </w:r>
          </w:hyperlink>
        </w:p>
        <w:p w14:paraId="700885D6" w14:textId="214FC5FA" w:rsidR="00F72FC2" w:rsidRDefault="00F72FC2">
          <w:pPr>
            <w:pStyle w:val="TDC3"/>
            <w:rPr>
              <w:rFonts w:cstheme="minorBidi"/>
              <w:noProof/>
              <w:sz w:val="24"/>
              <w:szCs w:val="24"/>
            </w:rPr>
          </w:pPr>
          <w:hyperlink w:anchor="_Toc37343159" w:history="1">
            <w:r w:rsidRPr="0039509C">
              <w:rPr>
                <w:rStyle w:val="Hipervnculo"/>
                <w:noProof/>
              </w:rPr>
              <w:t>2.1.3 Estructura adicional impresa en 3d.</w:t>
            </w:r>
            <w:r>
              <w:rPr>
                <w:noProof/>
                <w:webHidden/>
              </w:rPr>
              <w:tab/>
            </w:r>
            <w:r>
              <w:rPr>
                <w:noProof/>
                <w:webHidden/>
              </w:rPr>
              <w:fldChar w:fldCharType="begin"/>
            </w:r>
            <w:r>
              <w:rPr>
                <w:noProof/>
                <w:webHidden/>
              </w:rPr>
              <w:instrText xml:space="preserve"> PAGEREF _Toc37343159 \h </w:instrText>
            </w:r>
            <w:r>
              <w:rPr>
                <w:noProof/>
                <w:webHidden/>
              </w:rPr>
            </w:r>
            <w:r>
              <w:rPr>
                <w:noProof/>
                <w:webHidden/>
              </w:rPr>
              <w:fldChar w:fldCharType="separate"/>
            </w:r>
            <w:r>
              <w:rPr>
                <w:noProof/>
                <w:webHidden/>
              </w:rPr>
              <w:t>6</w:t>
            </w:r>
            <w:r>
              <w:rPr>
                <w:noProof/>
                <w:webHidden/>
              </w:rPr>
              <w:fldChar w:fldCharType="end"/>
            </w:r>
          </w:hyperlink>
        </w:p>
        <w:p w14:paraId="120365A5" w14:textId="031A2639" w:rsidR="00F72FC2" w:rsidRDefault="00F72FC2">
          <w:pPr>
            <w:pStyle w:val="TDC2"/>
            <w:rPr>
              <w:rFonts w:cstheme="minorBidi"/>
              <w:b w:val="0"/>
              <w:bCs w:val="0"/>
              <w:noProof/>
              <w:sz w:val="24"/>
              <w:szCs w:val="24"/>
            </w:rPr>
          </w:pPr>
          <w:hyperlink w:anchor="_Toc37343160" w:history="1">
            <w:r w:rsidRPr="0039509C">
              <w:rPr>
                <w:rStyle w:val="Hipervnculo"/>
                <w:noProof/>
              </w:rPr>
              <w:t>2.2 Construcción final del prototipo.</w:t>
            </w:r>
            <w:r>
              <w:rPr>
                <w:noProof/>
                <w:webHidden/>
              </w:rPr>
              <w:tab/>
            </w:r>
            <w:r>
              <w:rPr>
                <w:noProof/>
                <w:webHidden/>
              </w:rPr>
              <w:fldChar w:fldCharType="begin"/>
            </w:r>
            <w:r>
              <w:rPr>
                <w:noProof/>
                <w:webHidden/>
              </w:rPr>
              <w:instrText xml:space="preserve"> PAGEREF _Toc37343160 \h </w:instrText>
            </w:r>
            <w:r>
              <w:rPr>
                <w:noProof/>
                <w:webHidden/>
              </w:rPr>
            </w:r>
            <w:r>
              <w:rPr>
                <w:noProof/>
                <w:webHidden/>
              </w:rPr>
              <w:fldChar w:fldCharType="separate"/>
            </w:r>
            <w:r>
              <w:rPr>
                <w:noProof/>
                <w:webHidden/>
              </w:rPr>
              <w:t>7</w:t>
            </w:r>
            <w:r>
              <w:rPr>
                <w:noProof/>
                <w:webHidden/>
              </w:rPr>
              <w:fldChar w:fldCharType="end"/>
            </w:r>
          </w:hyperlink>
        </w:p>
        <w:p w14:paraId="275F2B02" w14:textId="5F843AB1" w:rsidR="00F72FC2" w:rsidRDefault="00F72FC2">
          <w:pPr>
            <w:pStyle w:val="TDC3"/>
            <w:rPr>
              <w:rFonts w:cstheme="minorBidi"/>
              <w:noProof/>
              <w:sz w:val="24"/>
              <w:szCs w:val="24"/>
            </w:rPr>
          </w:pPr>
          <w:hyperlink w:anchor="_Toc37343161" w:history="1">
            <w:r w:rsidRPr="0039509C">
              <w:rPr>
                <w:rStyle w:val="Hipervnculo"/>
                <w:noProof/>
              </w:rPr>
              <w:t>2.2.1 Conexión entre variadores y motores.</w:t>
            </w:r>
            <w:r>
              <w:rPr>
                <w:noProof/>
                <w:webHidden/>
              </w:rPr>
              <w:tab/>
            </w:r>
            <w:r>
              <w:rPr>
                <w:noProof/>
                <w:webHidden/>
              </w:rPr>
              <w:fldChar w:fldCharType="begin"/>
            </w:r>
            <w:r>
              <w:rPr>
                <w:noProof/>
                <w:webHidden/>
              </w:rPr>
              <w:instrText xml:space="preserve"> PAGEREF _Toc37343161 \h </w:instrText>
            </w:r>
            <w:r>
              <w:rPr>
                <w:noProof/>
                <w:webHidden/>
              </w:rPr>
            </w:r>
            <w:r>
              <w:rPr>
                <w:noProof/>
                <w:webHidden/>
              </w:rPr>
              <w:fldChar w:fldCharType="separate"/>
            </w:r>
            <w:r>
              <w:rPr>
                <w:noProof/>
                <w:webHidden/>
              </w:rPr>
              <w:t>7</w:t>
            </w:r>
            <w:r>
              <w:rPr>
                <w:noProof/>
                <w:webHidden/>
              </w:rPr>
              <w:fldChar w:fldCharType="end"/>
            </w:r>
          </w:hyperlink>
        </w:p>
        <w:p w14:paraId="0901AAD2" w14:textId="7ACCFFCD" w:rsidR="00F72FC2" w:rsidRDefault="00F72FC2">
          <w:pPr>
            <w:pStyle w:val="TDC3"/>
            <w:rPr>
              <w:rFonts w:cstheme="minorBidi"/>
              <w:noProof/>
              <w:sz w:val="24"/>
              <w:szCs w:val="24"/>
            </w:rPr>
          </w:pPr>
          <w:hyperlink w:anchor="_Toc37343162" w:history="1">
            <w:r w:rsidRPr="0039509C">
              <w:rPr>
                <w:rStyle w:val="Hipervnculo"/>
                <w:noProof/>
              </w:rPr>
              <w:t>2.2.1 Conexión entre variadores con Raspberry y batería.</w:t>
            </w:r>
            <w:r>
              <w:rPr>
                <w:noProof/>
                <w:webHidden/>
              </w:rPr>
              <w:tab/>
            </w:r>
            <w:r>
              <w:rPr>
                <w:noProof/>
                <w:webHidden/>
              </w:rPr>
              <w:fldChar w:fldCharType="begin"/>
            </w:r>
            <w:r>
              <w:rPr>
                <w:noProof/>
                <w:webHidden/>
              </w:rPr>
              <w:instrText xml:space="preserve"> PAGEREF _Toc37343162 \h </w:instrText>
            </w:r>
            <w:r>
              <w:rPr>
                <w:noProof/>
                <w:webHidden/>
              </w:rPr>
            </w:r>
            <w:r>
              <w:rPr>
                <w:noProof/>
                <w:webHidden/>
              </w:rPr>
              <w:fldChar w:fldCharType="separate"/>
            </w:r>
            <w:r>
              <w:rPr>
                <w:noProof/>
                <w:webHidden/>
              </w:rPr>
              <w:t>7</w:t>
            </w:r>
            <w:r>
              <w:rPr>
                <w:noProof/>
                <w:webHidden/>
              </w:rPr>
              <w:fldChar w:fldCharType="end"/>
            </w:r>
          </w:hyperlink>
        </w:p>
        <w:p w14:paraId="2002EB85" w14:textId="5883A873" w:rsidR="00F72FC2" w:rsidRDefault="00F72FC2">
          <w:pPr>
            <w:pStyle w:val="TDC3"/>
            <w:rPr>
              <w:rFonts w:cstheme="minorBidi"/>
              <w:noProof/>
              <w:sz w:val="24"/>
              <w:szCs w:val="24"/>
            </w:rPr>
          </w:pPr>
          <w:hyperlink w:anchor="_Toc37343163" w:history="1">
            <w:r w:rsidRPr="0039509C">
              <w:rPr>
                <w:rStyle w:val="Hipervnculo"/>
                <w:noProof/>
              </w:rPr>
              <w:t>2.2.2 Instalación de las hélices y ajuste del sentido de giro.</w:t>
            </w:r>
            <w:r>
              <w:rPr>
                <w:noProof/>
                <w:webHidden/>
              </w:rPr>
              <w:tab/>
            </w:r>
            <w:r>
              <w:rPr>
                <w:noProof/>
                <w:webHidden/>
              </w:rPr>
              <w:fldChar w:fldCharType="begin"/>
            </w:r>
            <w:r>
              <w:rPr>
                <w:noProof/>
                <w:webHidden/>
              </w:rPr>
              <w:instrText xml:space="preserve"> PAGEREF _Toc37343163 \h </w:instrText>
            </w:r>
            <w:r>
              <w:rPr>
                <w:noProof/>
                <w:webHidden/>
              </w:rPr>
            </w:r>
            <w:r>
              <w:rPr>
                <w:noProof/>
                <w:webHidden/>
              </w:rPr>
              <w:fldChar w:fldCharType="separate"/>
            </w:r>
            <w:r>
              <w:rPr>
                <w:noProof/>
                <w:webHidden/>
              </w:rPr>
              <w:t>8</w:t>
            </w:r>
            <w:r>
              <w:rPr>
                <w:noProof/>
                <w:webHidden/>
              </w:rPr>
              <w:fldChar w:fldCharType="end"/>
            </w:r>
          </w:hyperlink>
        </w:p>
        <w:p w14:paraId="2B120DC2" w14:textId="6C38990F" w:rsidR="00F72FC2" w:rsidRDefault="00F72FC2">
          <w:pPr>
            <w:pStyle w:val="TDC3"/>
            <w:rPr>
              <w:rFonts w:cstheme="minorBidi"/>
              <w:noProof/>
              <w:sz w:val="24"/>
              <w:szCs w:val="24"/>
            </w:rPr>
          </w:pPr>
          <w:hyperlink w:anchor="_Toc37343164" w:history="1">
            <w:r w:rsidRPr="0039509C">
              <w:rPr>
                <w:rStyle w:val="Hipervnculo"/>
                <w:noProof/>
              </w:rPr>
              <w:t>2.2.3 Colocación del resto de componentes.</w:t>
            </w:r>
            <w:r>
              <w:rPr>
                <w:noProof/>
                <w:webHidden/>
              </w:rPr>
              <w:tab/>
            </w:r>
            <w:r>
              <w:rPr>
                <w:noProof/>
                <w:webHidden/>
              </w:rPr>
              <w:fldChar w:fldCharType="begin"/>
            </w:r>
            <w:r>
              <w:rPr>
                <w:noProof/>
                <w:webHidden/>
              </w:rPr>
              <w:instrText xml:space="preserve"> PAGEREF _Toc37343164 \h </w:instrText>
            </w:r>
            <w:r>
              <w:rPr>
                <w:noProof/>
                <w:webHidden/>
              </w:rPr>
            </w:r>
            <w:r>
              <w:rPr>
                <w:noProof/>
                <w:webHidden/>
              </w:rPr>
              <w:fldChar w:fldCharType="separate"/>
            </w:r>
            <w:r>
              <w:rPr>
                <w:noProof/>
                <w:webHidden/>
              </w:rPr>
              <w:t>9</w:t>
            </w:r>
            <w:r>
              <w:rPr>
                <w:noProof/>
                <w:webHidden/>
              </w:rPr>
              <w:fldChar w:fldCharType="end"/>
            </w:r>
          </w:hyperlink>
        </w:p>
        <w:p w14:paraId="6EA6870B" w14:textId="3DB81F37" w:rsidR="00F72FC2" w:rsidRDefault="00F72FC2">
          <w:pPr>
            <w:pStyle w:val="TDC1"/>
            <w:rPr>
              <w:rFonts w:cstheme="minorBidi"/>
              <w:b w:val="0"/>
              <w:bCs w:val="0"/>
              <w:i w:val="0"/>
              <w:iCs w:val="0"/>
              <w:noProof/>
            </w:rPr>
          </w:pPr>
          <w:hyperlink w:anchor="_Toc37343165" w:history="1">
            <w:r w:rsidRPr="0039509C">
              <w:rPr>
                <w:rStyle w:val="Hipervnculo"/>
                <w:noProof/>
              </w:rPr>
              <w:t>3. Diseño software.</w:t>
            </w:r>
            <w:r>
              <w:rPr>
                <w:noProof/>
                <w:webHidden/>
              </w:rPr>
              <w:tab/>
            </w:r>
            <w:r>
              <w:rPr>
                <w:noProof/>
                <w:webHidden/>
              </w:rPr>
              <w:fldChar w:fldCharType="begin"/>
            </w:r>
            <w:r>
              <w:rPr>
                <w:noProof/>
                <w:webHidden/>
              </w:rPr>
              <w:instrText xml:space="preserve"> PAGEREF _Toc37343165 \h </w:instrText>
            </w:r>
            <w:r>
              <w:rPr>
                <w:noProof/>
                <w:webHidden/>
              </w:rPr>
            </w:r>
            <w:r>
              <w:rPr>
                <w:noProof/>
                <w:webHidden/>
              </w:rPr>
              <w:fldChar w:fldCharType="separate"/>
            </w:r>
            <w:r>
              <w:rPr>
                <w:noProof/>
                <w:webHidden/>
              </w:rPr>
              <w:t>10</w:t>
            </w:r>
            <w:r>
              <w:rPr>
                <w:noProof/>
                <w:webHidden/>
              </w:rPr>
              <w:fldChar w:fldCharType="end"/>
            </w:r>
          </w:hyperlink>
        </w:p>
        <w:p w14:paraId="05979A59" w14:textId="1915F5E3" w:rsidR="00F72FC2" w:rsidRDefault="00F72FC2">
          <w:pPr>
            <w:pStyle w:val="TDC2"/>
            <w:rPr>
              <w:rFonts w:cstheme="minorBidi"/>
              <w:b w:val="0"/>
              <w:bCs w:val="0"/>
              <w:noProof/>
              <w:sz w:val="24"/>
              <w:szCs w:val="24"/>
            </w:rPr>
          </w:pPr>
          <w:hyperlink w:anchor="_Toc37343166" w:history="1">
            <w:r w:rsidRPr="0039509C">
              <w:rPr>
                <w:rStyle w:val="Hipervnculo"/>
                <w:noProof/>
              </w:rPr>
              <w:t>3.1 Sistema operativo.</w:t>
            </w:r>
            <w:r>
              <w:rPr>
                <w:noProof/>
                <w:webHidden/>
              </w:rPr>
              <w:tab/>
            </w:r>
            <w:r>
              <w:rPr>
                <w:noProof/>
                <w:webHidden/>
              </w:rPr>
              <w:fldChar w:fldCharType="begin"/>
            </w:r>
            <w:r>
              <w:rPr>
                <w:noProof/>
                <w:webHidden/>
              </w:rPr>
              <w:instrText xml:space="preserve"> PAGEREF _Toc37343166 \h </w:instrText>
            </w:r>
            <w:r>
              <w:rPr>
                <w:noProof/>
                <w:webHidden/>
              </w:rPr>
            </w:r>
            <w:r>
              <w:rPr>
                <w:noProof/>
                <w:webHidden/>
              </w:rPr>
              <w:fldChar w:fldCharType="separate"/>
            </w:r>
            <w:r>
              <w:rPr>
                <w:noProof/>
                <w:webHidden/>
              </w:rPr>
              <w:t>10</w:t>
            </w:r>
            <w:r>
              <w:rPr>
                <w:noProof/>
                <w:webHidden/>
              </w:rPr>
              <w:fldChar w:fldCharType="end"/>
            </w:r>
          </w:hyperlink>
        </w:p>
        <w:p w14:paraId="24090ACC" w14:textId="02E64820" w:rsidR="00F72FC2" w:rsidRDefault="00F72FC2">
          <w:pPr>
            <w:pStyle w:val="TDC2"/>
            <w:rPr>
              <w:rFonts w:cstheme="minorBidi"/>
              <w:b w:val="0"/>
              <w:bCs w:val="0"/>
              <w:noProof/>
              <w:sz w:val="24"/>
              <w:szCs w:val="24"/>
            </w:rPr>
          </w:pPr>
          <w:hyperlink w:anchor="_Toc37343167" w:history="1">
            <w:r w:rsidRPr="0039509C">
              <w:rPr>
                <w:rStyle w:val="Hipervnculo"/>
                <w:noProof/>
              </w:rPr>
              <w:t>3.2 Sistema de navegación inercial.</w:t>
            </w:r>
            <w:r>
              <w:rPr>
                <w:noProof/>
                <w:webHidden/>
              </w:rPr>
              <w:tab/>
            </w:r>
            <w:r>
              <w:rPr>
                <w:noProof/>
                <w:webHidden/>
              </w:rPr>
              <w:fldChar w:fldCharType="begin"/>
            </w:r>
            <w:r>
              <w:rPr>
                <w:noProof/>
                <w:webHidden/>
              </w:rPr>
              <w:instrText xml:space="preserve"> PAGEREF _Toc37343167 \h </w:instrText>
            </w:r>
            <w:r>
              <w:rPr>
                <w:noProof/>
                <w:webHidden/>
              </w:rPr>
            </w:r>
            <w:r>
              <w:rPr>
                <w:noProof/>
                <w:webHidden/>
              </w:rPr>
              <w:fldChar w:fldCharType="separate"/>
            </w:r>
            <w:r>
              <w:rPr>
                <w:noProof/>
                <w:webHidden/>
              </w:rPr>
              <w:t>11</w:t>
            </w:r>
            <w:r>
              <w:rPr>
                <w:noProof/>
                <w:webHidden/>
              </w:rPr>
              <w:fldChar w:fldCharType="end"/>
            </w:r>
          </w:hyperlink>
        </w:p>
        <w:p w14:paraId="09EFEC02" w14:textId="3BF725A1" w:rsidR="00F72FC2" w:rsidRDefault="00F72FC2">
          <w:pPr>
            <w:pStyle w:val="TDC3"/>
            <w:rPr>
              <w:rFonts w:cstheme="minorBidi"/>
              <w:noProof/>
              <w:sz w:val="24"/>
              <w:szCs w:val="24"/>
            </w:rPr>
          </w:pPr>
          <w:hyperlink w:anchor="_Toc37343168" w:history="1">
            <w:r w:rsidRPr="0039509C">
              <w:rPr>
                <w:rStyle w:val="Hipervnculo"/>
                <w:noProof/>
              </w:rPr>
              <w:t>3.2.1 Vista teórica.</w:t>
            </w:r>
            <w:r>
              <w:rPr>
                <w:noProof/>
                <w:webHidden/>
              </w:rPr>
              <w:tab/>
            </w:r>
            <w:r>
              <w:rPr>
                <w:noProof/>
                <w:webHidden/>
              </w:rPr>
              <w:fldChar w:fldCharType="begin"/>
            </w:r>
            <w:r>
              <w:rPr>
                <w:noProof/>
                <w:webHidden/>
              </w:rPr>
              <w:instrText xml:space="preserve"> PAGEREF _Toc37343168 \h </w:instrText>
            </w:r>
            <w:r>
              <w:rPr>
                <w:noProof/>
                <w:webHidden/>
              </w:rPr>
            </w:r>
            <w:r>
              <w:rPr>
                <w:noProof/>
                <w:webHidden/>
              </w:rPr>
              <w:fldChar w:fldCharType="separate"/>
            </w:r>
            <w:r>
              <w:rPr>
                <w:noProof/>
                <w:webHidden/>
              </w:rPr>
              <w:t>11</w:t>
            </w:r>
            <w:r>
              <w:rPr>
                <w:noProof/>
                <w:webHidden/>
              </w:rPr>
              <w:fldChar w:fldCharType="end"/>
            </w:r>
          </w:hyperlink>
        </w:p>
        <w:p w14:paraId="543DCF88" w14:textId="0D0E67C9" w:rsidR="00F72FC2" w:rsidRDefault="00F72FC2">
          <w:pPr>
            <w:pStyle w:val="TDC3"/>
            <w:rPr>
              <w:rFonts w:cstheme="minorBidi"/>
              <w:noProof/>
              <w:sz w:val="24"/>
              <w:szCs w:val="24"/>
            </w:rPr>
          </w:pPr>
          <w:hyperlink w:anchor="_Toc37343169" w:history="1">
            <w:r w:rsidRPr="0039509C">
              <w:rPr>
                <w:rStyle w:val="Hipervnculo"/>
                <w:noProof/>
              </w:rPr>
              <w:t>3.2.2 Calibración del magnetómetro</w:t>
            </w:r>
            <w:r>
              <w:rPr>
                <w:noProof/>
                <w:webHidden/>
              </w:rPr>
              <w:tab/>
            </w:r>
            <w:r>
              <w:rPr>
                <w:noProof/>
                <w:webHidden/>
              </w:rPr>
              <w:fldChar w:fldCharType="begin"/>
            </w:r>
            <w:r>
              <w:rPr>
                <w:noProof/>
                <w:webHidden/>
              </w:rPr>
              <w:instrText xml:space="preserve"> PAGEREF _Toc37343169 \h </w:instrText>
            </w:r>
            <w:r>
              <w:rPr>
                <w:noProof/>
                <w:webHidden/>
              </w:rPr>
            </w:r>
            <w:r>
              <w:rPr>
                <w:noProof/>
                <w:webHidden/>
              </w:rPr>
              <w:fldChar w:fldCharType="separate"/>
            </w:r>
            <w:r>
              <w:rPr>
                <w:noProof/>
                <w:webHidden/>
              </w:rPr>
              <w:t>12</w:t>
            </w:r>
            <w:r>
              <w:rPr>
                <w:noProof/>
                <w:webHidden/>
              </w:rPr>
              <w:fldChar w:fldCharType="end"/>
            </w:r>
          </w:hyperlink>
        </w:p>
        <w:p w14:paraId="624F8732" w14:textId="5A8FE81B" w:rsidR="00F72FC2" w:rsidRDefault="00F72FC2">
          <w:pPr>
            <w:pStyle w:val="TDC3"/>
            <w:rPr>
              <w:rFonts w:cstheme="minorBidi"/>
              <w:noProof/>
              <w:sz w:val="24"/>
              <w:szCs w:val="24"/>
            </w:rPr>
          </w:pPr>
          <w:hyperlink w:anchor="_Toc37343170" w:history="1">
            <w:r w:rsidRPr="0039509C">
              <w:rPr>
                <w:rStyle w:val="Hipervnculo"/>
                <w:noProof/>
              </w:rPr>
              <w:t>3.2.3 Aplicación práctica</w:t>
            </w:r>
            <w:r>
              <w:rPr>
                <w:noProof/>
                <w:webHidden/>
              </w:rPr>
              <w:tab/>
            </w:r>
            <w:r>
              <w:rPr>
                <w:noProof/>
                <w:webHidden/>
              </w:rPr>
              <w:fldChar w:fldCharType="begin"/>
            </w:r>
            <w:r>
              <w:rPr>
                <w:noProof/>
                <w:webHidden/>
              </w:rPr>
              <w:instrText xml:space="preserve"> PAGEREF _Toc37343170 \h </w:instrText>
            </w:r>
            <w:r>
              <w:rPr>
                <w:noProof/>
                <w:webHidden/>
              </w:rPr>
            </w:r>
            <w:r>
              <w:rPr>
                <w:noProof/>
                <w:webHidden/>
              </w:rPr>
              <w:fldChar w:fldCharType="separate"/>
            </w:r>
            <w:r>
              <w:rPr>
                <w:noProof/>
                <w:webHidden/>
              </w:rPr>
              <w:t>14</w:t>
            </w:r>
            <w:r>
              <w:rPr>
                <w:noProof/>
                <w:webHidden/>
              </w:rPr>
              <w:fldChar w:fldCharType="end"/>
            </w:r>
          </w:hyperlink>
        </w:p>
        <w:p w14:paraId="20026D7F" w14:textId="2B3E4607" w:rsidR="00F72FC2" w:rsidRDefault="00F72FC2">
          <w:pPr>
            <w:pStyle w:val="TDC2"/>
            <w:rPr>
              <w:rFonts w:cstheme="minorBidi"/>
              <w:b w:val="0"/>
              <w:bCs w:val="0"/>
              <w:noProof/>
              <w:sz w:val="24"/>
              <w:szCs w:val="24"/>
            </w:rPr>
          </w:pPr>
          <w:hyperlink w:anchor="_Toc37343171" w:history="1">
            <w:r w:rsidRPr="0039509C">
              <w:rPr>
                <w:rStyle w:val="Hipervnculo"/>
                <w:noProof/>
              </w:rPr>
              <w:t>3.3 Sensor barométrico</w:t>
            </w:r>
            <w:r>
              <w:rPr>
                <w:noProof/>
                <w:webHidden/>
              </w:rPr>
              <w:tab/>
            </w:r>
            <w:r>
              <w:rPr>
                <w:noProof/>
                <w:webHidden/>
              </w:rPr>
              <w:fldChar w:fldCharType="begin"/>
            </w:r>
            <w:r>
              <w:rPr>
                <w:noProof/>
                <w:webHidden/>
              </w:rPr>
              <w:instrText xml:space="preserve"> PAGEREF _Toc37343171 \h </w:instrText>
            </w:r>
            <w:r>
              <w:rPr>
                <w:noProof/>
                <w:webHidden/>
              </w:rPr>
            </w:r>
            <w:r>
              <w:rPr>
                <w:noProof/>
                <w:webHidden/>
              </w:rPr>
              <w:fldChar w:fldCharType="separate"/>
            </w:r>
            <w:r>
              <w:rPr>
                <w:noProof/>
                <w:webHidden/>
              </w:rPr>
              <w:t>14</w:t>
            </w:r>
            <w:r>
              <w:rPr>
                <w:noProof/>
                <w:webHidden/>
              </w:rPr>
              <w:fldChar w:fldCharType="end"/>
            </w:r>
          </w:hyperlink>
        </w:p>
        <w:p w14:paraId="182F5CEF" w14:textId="6DC032C7" w:rsidR="00F72FC2" w:rsidRDefault="00F72FC2">
          <w:pPr>
            <w:pStyle w:val="TDC3"/>
            <w:rPr>
              <w:rFonts w:cstheme="minorBidi"/>
              <w:noProof/>
              <w:sz w:val="24"/>
              <w:szCs w:val="24"/>
            </w:rPr>
          </w:pPr>
          <w:hyperlink w:anchor="_Toc37343172" w:history="1">
            <w:r w:rsidRPr="0039509C">
              <w:rPr>
                <w:rStyle w:val="Hipervnculo"/>
                <w:noProof/>
              </w:rPr>
              <w:t>3.3.1 Vista teórica</w:t>
            </w:r>
            <w:r>
              <w:rPr>
                <w:noProof/>
                <w:webHidden/>
              </w:rPr>
              <w:tab/>
            </w:r>
            <w:r>
              <w:rPr>
                <w:noProof/>
                <w:webHidden/>
              </w:rPr>
              <w:fldChar w:fldCharType="begin"/>
            </w:r>
            <w:r>
              <w:rPr>
                <w:noProof/>
                <w:webHidden/>
              </w:rPr>
              <w:instrText xml:space="preserve"> PAGEREF _Toc37343172 \h </w:instrText>
            </w:r>
            <w:r>
              <w:rPr>
                <w:noProof/>
                <w:webHidden/>
              </w:rPr>
            </w:r>
            <w:r>
              <w:rPr>
                <w:noProof/>
                <w:webHidden/>
              </w:rPr>
              <w:fldChar w:fldCharType="separate"/>
            </w:r>
            <w:r>
              <w:rPr>
                <w:noProof/>
                <w:webHidden/>
              </w:rPr>
              <w:t>14</w:t>
            </w:r>
            <w:r>
              <w:rPr>
                <w:noProof/>
                <w:webHidden/>
              </w:rPr>
              <w:fldChar w:fldCharType="end"/>
            </w:r>
          </w:hyperlink>
        </w:p>
        <w:p w14:paraId="6C0CEE59" w14:textId="00C0D31F" w:rsidR="00F72FC2" w:rsidRDefault="00F72FC2">
          <w:pPr>
            <w:pStyle w:val="TDC3"/>
            <w:rPr>
              <w:rFonts w:cstheme="minorBidi"/>
              <w:noProof/>
              <w:sz w:val="24"/>
              <w:szCs w:val="24"/>
            </w:rPr>
          </w:pPr>
          <w:hyperlink w:anchor="_Toc37343173" w:history="1">
            <w:r w:rsidRPr="0039509C">
              <w:rPr>
                <w:rStyle w:val="Hipervnculo"/>
                <w:noProof/>
              </w:rPr>
              <w:t>3.3.2 Aplicación práctica</w:t>
            </w:r>
            <w:r>
              <w:rPr>
                <w:noProof/>
                <w:webHidden/>
              </w:rPr>
              <w:tab/>
            </w:r>
            <w:r>
              <w:rPr>
                <w:noProof/>
                <w:webHidden/>
              </w:rPr>
              <w:fldChar w:fldCharType="begin"/>
            </w:r>
            <w:r>
              <w:rPr>
                <w:noProof/>
                <w:webHidden/>
              </w:rPr>
              <w:instrText xml:space="preserve"> PAGEREF _Toc37343173 \h </w:instrText>
            </w:r>
            <w:r>
              <w:rPr>
                <w:noProof/>
                <w:webHidden/>
              </w:rPr>
            </w:r>
            <w:r>
              <w:rPr>
                <w:noProof/>
                <w:webHidden/>
              </w:rPr>
              <w:fldChar w:fldCharType="separate"/>
            </w:r>
            <w:r>
              <w:rPr>
                <w:noProof/>
                <w:webHidden/>
              </w:rPr>
              <w:t>15</w:t>
            </w:r>
            <w:r>
              <w:rPr>
                <w:noProof/>
                <w:webHidden/>
              </w:rPr>
              <w:fldChar w:fldCharType="end"/>
            </w:r>
          </w:hyperlink>
        </w:p>
        <w:p w14:paraId="4720CF02" w14:textId="6734ED9C" w:rsidR="00F72FC2" w:rsidRDefault="00F72FC2">
          <w:pPr>
            <w:pStyle w:val="TDC2"/>
            <w:rPr>
              <w:rFonts w:cstheme="minorBidi"/>
              <w:b w:val="0"/>
              <w:bCs w:val="0"/>
              <w:noProof/>
              <w:sz w:val="24"/>
              <w:szCs w:val="24"/>
            </w:rPr>
          </w:pPr>
          <w:hyperlink w:anchor="_Toc37343174" w:history="1">
            <w:r w:rsidRPr="0039509C">
              <w:rPr>
                <w:rStyle w:val="Hipervnculo"/>
                <w:noProof/>
              </w:rPr>
              <w:t>3.4 RGB LED</w:t>
            </w:r>
            <w:r>
              <w:rPr>
                <w:noProof/>
                <w:webHidden/>
              </w:rPr>
              <w:tab/>
            </w:r>
            <w:r>
              <w:rPr>
                <w:noProof/>
                <w:webHidden/>
              </w:rPr>
              <w:fldChar w:fldCharType="begin"/>
            </w:r>
            <w:r>
              <w:rPr>
                <w:noProof/>
                <w:webHidden/>
              </w:rPr>
              <w:instrText xml:space="preserve"> PAGEREF _Toc37343174 \h </w:instrText>
            </w:r>
            <w:r>
              <w:rPr>
                <w:noProof/>
                <w:webHidden/>
              </w:rPr>
            </w:r>
            <w:r>
              <w:rPr>
                <w:noProof/>
                <w:webHidden/>
              </w:rPr>
              <w:fldChar w:fldCharType="separate"/>
            </w:r>
            <w:r>
              <w:rPr>
                <w:noProof/>
                <w:webHidden/>
              </w:rPr>
              <w:t>15</w:t>
            </w:r>
            <w:r>
              <w:rPr>
                <w:noProof/>
                <w:webHidden/>
              </w:rPr>
              <w:fldChar w:fldCharType="end"/>
            </w:r>
          </w:hyperlink>
        </w:p>
        <w:p w14:paraId="50B2512C" w14:textId="01238C7A" w:rsidR="00F72FC2" w:rsidRDefault="00F72FC2">
          <w:pPr>
            <w:pStyle w:val="TDC2"/>
            <w:rPr>
              <w:rFonts w:cstheme="minorBidi"/>
              <w:b w:val="0"/>
              <w:bCs w:val="0"/>
              <w:noProof/>
              <w:sz w:val="24"/>
              <w:szCs w:val="24"/>
            </w:rPr>
          </w:pPr>
          <w:hyperlink w:anchor="_Toc37343175" w:history="1">
            <w:r w:rsidRPr="0039509C">
              <w:rPr>
                <w:rStyle w:val="Hipervnculo"/>
                <w:noProof/>
              </w:rPr>
              <w:t>3.5 Módulo GPS.</w:t>
            </w:r>
            <w:r>
              <w:rPr>
                <w:noProof/>
                <w:webHidden/>
              </w:rPr>
              <w:tab/>
            </w:r>
            <w:r>
              <w:rPr>
                <w:noProof/>
                <w:webHidden/>
              </w:rPr>
              <w:fldChar w:fldCharType="begin"/>
            </w:r>
            <w:r>
              <w:rPr>
                <w:noProof/>
                <w:webHidden/>
              </w:rPr>
              <w:instrText xml:space="preserve"> PAGEREF _Toc37343175 \h </w:instrText>
            </w:r>
            <w:r>
              <w:rPr>
                <w:noProof/>
                <w:webHidden/>
              </w:rPr>
            </w:r>
            <w:r>
              <w:rPr>
                <w:noProof/>
                <w:webHidden/>
              </w:rPr>
              <w:fldChar w:fldCharType="separate"/>
            </w:r>
            <w:r>
              <w:rPr>
                <w:noProof/>
                <w:webHidden/>
              </w:rPr>
              <w:t>15</w:t>
            </w:r>
            <w:r>
              <w:rPr>
                <w:noProof/>
                <w:webHidden/>
              </w:rPr>
              <w:fldChar w:fldCharType="end"/>
            </w:r>
          </w:hyperlink>
        </w:p>
        <w:p w14:paraId="63E0EFD5" w14:textId="2E9209A2" w:rsidR="00F72FC2" w:rsidRDefault="00F72FC2">
          <w:pPr>
            <w:pStyle w:val="TDC3"/>
            <w:rPr>
              <w:rFonts w:cstheme="minorBidi"/>
              <w:noProof/>
              <w:sz w:val="24"/>
              <w:szCs w:val="24"/>
            </w:rPr>
          </w:pPr>
          <w:hyperlink w:anchor="_Toc37343176" w:history="1">
            <w:r w:rsidRPr="0039509C">
              <w:rPr>
                <w:rStyle w:val="Hipervnculo"/>
                <w:noProof/>
              </w:rPr>
              <w:t>3.5.1 Vista teórica.</w:t>
            </w:r>
            <w:r>
              <w:rPr>
                <w:noProof/>
                <w:webHidden/>
              </w:rPr>
              <w:tab/>
            </w:r>
            <w:r>
              <w:rPr>
                <w:noProof/>
                <w:webHidden/>
              </w:rPr>
              <w:fldChar w:fldCharType="begin"/>
            </w:r>
            <w:r>
              <w:rPr>
                <w:noProof/>
                <w:webHidden/>
              </w:rPr>
              <w:instrText xml:space="preserve"> PAGEREF _Toc37343176 \h </w:instrText>
            </w:r>
            <w:r>
              <w:rPr>
                <w:noProof/>
                <w:webHidden/>
              </w:rPr>
            </w:r>
            <w:r>
              <w:rPr>
                <w:noProof/>
                <w:webHidden/>
              </w:rPr>
              <w:fldChar w:fldCharType="separate"/>
            </w:r>
            <w:r>
              <w:rPr>
                <w:noProof/>
                <w:webHidden/>
              </w:rPr>
              <w:t>15</w:t>
            </w:r>
            <w:r>
              <w:rPr>
                <w:noProof/>
                <w:webHidden/>
              </w:rPr>
              <w:fldChar w:fldCharType="end"/>
            </w:r>
          </w:hyperlink>
        </w:p>
        <w:p w14:paraId="475D98F8" w14:textId="7DB06226" w:rsidR="00F72FC2" w:rsidRDefault="00F72FC2">
          <w:pPr>
            <w:pStyle w:val="TDC3"/>
            <w:rPr>
              <w:rFonts w:cstheme="minorBidi"/>
              <w:noProof/>
              <w:sz w:val="24"/>
              <w:szCs w:val="24"/>
            </w:rPr>
          </w:pPr>
          <w:hyperlink w:anchor="_Toc37343177" w:history="1">
            <w:r w:rsidRPr="0039509C">
              <w:rPr>
                <w:rStyle w:val="Hipervnculo"/>
                <w:noProof/>
              </w:rPr>
              <w:t>3.5.2 Aplicación práctica.</w:t>
            </w:r>
            <w:r>
              <w:rPr>
                <w:noProof/>
                <w:webHidden/>
              </w:rPr>
              <w:tab/>
            </w:r>
            <w:r>
              <w:rPr>
                <w:noProof/>
                <w:webHidden/>
              </w:rPr>
              <w:fldChar w:fldCharType="begin"/>
            </w:r>
            <w:r>
              <w:rPr>
                <w:noProof/>
                <w:webHidden/>
              </w:rPr>
              <w:instrText xml:space="preserve"> PAGEREF _Toc37343177 \h </w:instrText>
            </w:r>
            <w:r>
              <w:rPr>
                <w:noProof/>
                <w:webHidden/>
              </w:rPr>
            </w:r>
            <w:r>
              <w:rPr>
                <w:noProof/>
                <w:webHidden/>
              </w:rPr>
              <w:fldChar w:fldCharType="separate"/>
            </w:r>
            <w:r>
              <w:rPr>
                <w:noProof/>
                <w:webHidden/>
              </w:rPr>
              <w:t>15</w:t>
            </w:r>
            <w:r>
              <w:rPr>
                <w:noProof/>
                <w:webHidden/>
              </w:rPr>
              <w:fldChar w:fldCharType="end"/>
            </w:r>
          </w:hyperlink>
        </w:p>
        <w:p w14:paraId="6CC22CB8" w14:textId="1B6689E1" w:rsidR="00F72FC2" w:rsidRDefault="00F72FC2">
          <w:pPr>
            <w:pStyle w:val="TDC2"/>
            <w:rPr>
              <w:rFonts w:cstheme="minorBidi"/>
              <w:b w:val="0"/>
              <w:bCs w:val="0"/>
              <w:noProof/>
              <w:sz w:val="24"/>
              <w:szCs w:val="24"/>
            </w:rPr>
          </w:pPr>
          <w:hyperlink w:anchor="_Toc37343178" w:history="1">
            <w:r w:rsidRPr="0039509C">
              <w:rPr>
                <w:rStyle w:val="Hipervnculo"/>
                <w:noProof/>
              </w:rPr>
              <w:t>3.6 Controlador PWM.</w:t>
            </w:r>
            <w:r>
              <w:rPr>
                <w:noProof/>
                <w:webHidden/>
              </w:rPr>
              <w:tab/>
            </w:r>
            <w:r>
              <w:rPr>
                <w:noProof/>
                <w:webHidden/>
              </w:rPr>
              <w:fldChar w:fldCharType="begin"/>
            </w:r>
            <w:r>
              <w:rPr>
                <w:noProof/>
                <w:webHidden/>
              </w:rPr>
              <w:instrText xml:space="preserve"> PAGEREF _Toc37343178 \h </w:instrText>
            </w:r>
            <w:r>
              <w:rPr>
                <w:noProof/>
                <w:webHidden/>
              </w:rPr>
            </w:r>
            <w:r>
              <w:rPr>
                <w:noProof/>
                <w:webHidden/>
              </w:rPr>
              <w:fldChar w:fldCharType="separate"/>
            </w:r>
            <w:r>
              <w:rPr>
                <w:noProof/>
                <w:webHidden/>
              </w:rPr>
              <w:t>15</w:t>
            </w:r>
            <w:r>
              <w:rPr>
                <w:noProof/>
                <w:webHidden/>
              </w:rPr>
              <w:fldChar w:fldCharType="end"/>
            </w:r>
          </w:hyperlink>
        </w:p>
        <w:p w14:paraId="703A8BBF" w14:textId="4EA65430" w:rsidR="00F72FC2" w:rsidRDefault="00F72FC2">
          <w:pPr>
            <w:pStyle w:val="TDC3"/>
            <w:rPr>
              <w:rFonts w:cstheme="minorBidi"/>
              <w:noProof/>
              <w:sz w:val="24"/>
              <w:szCs w:val="24"/>
            </w:rPr>
          </w:pPr>
          <w:hyperlink w:anchor="_Toc37343179" w:history="1">
            <w:r w:rsidRPr="0039509C">
              <w:rPr>
                <w:rStyle w:val="Hipervnculo"/>
                <w:noProof/>
              </w:rPr>
              <w:t>3.6.1 Vista teórica.</w:t>
            </w:r>
            <w:r>
              <w:rPr>
                <w:noProof/>
                <w:webHidden/>
              </w:rPr>
              <w:tab/>
            </w:r>
            <w:r>
              <w:rPr>
                <w:noProof/>
                <w:webHidden/>
              </w:rPr>
              <w:fldChar w:fldCharType="begin"/>
            </w:r>
            <w:r>
              <w:rPr>
                <w:noProof/>
                <w:webHidden/>
              </w:rPr>
              <w:instrText xml:space="preserve"> PAGEREF _Toc37343179 \h </w:instrText>
            </w:r>
            <w:r>
              <w:rPr>
                <w:noProof/>
                <w:webHidden/>
              </w:rPr>
            </w:r>
            <w:r>
              <w:rPr>
                <w:noProof/>
                <w:webHidden/>
              </w:rPr>
              <w:fldChar w:fldCharType="separate"/>
            </w:r>
            <w:r>
              <w:rPr>
                <w:noProof/>
                <w:webHidden/>
              </w:rPr>
              <w:t>15</w:t>
            </w:r>
            <w:r>
              <w:rPr>
                <w:noProof/>
                <w:webHidden/>
              </w:rPr>
              <w:fldChar w:fldCharType="end"/>
            </w:r>
          </w:hyperlink>
        </w:p>
        <w:p w14:paraId="111016CD" w14:textId="0E46D8AB" w:rsidR="00F72FC2" w:rsidRDefault="00F72FC2">
          <w:pPr>
            <w:pStyle w:val="TDC3"/>
            <w:rPr>
              <w:rFonts w:cstheme="minorBidi"/>
              <w:noProof/>
              <w:sz w:val="24"/>
              <w:szCs w:val="24"/>
            </w:rPr>
          </w:pPr>
          <w:hyperlink w:anchor="_Toc37343180" w:history="1">
            <w:r w:rsidRPr="0039509C">
              <w:rPr>
                <w:rStyle w:val="Hipervnculo"/>
                <w:noProof/>
              </w:rPr>
              <w:t>3.6.2 Aplicación práctica 1. Calibración de los variadores</w:t>
            </w:r>
            <w:r>
              <w:rPr>
                <w:noProof/>
                <w:webHidden/>
              </w:rPr>
              <w:tab/>
            </w:r>
            <w:r>
              <w:rPr>
                <w:noProof/>
                <w:webHidden/>
              </w:rPr>
              <w:fldChar w:fldCharType="begin"/>
            </w:r>
            <w:r>
              <w:rPr>
                <w:noProof/>
                <w:webHidden/>
              </w:rPr>
              <w:instrText xml:space="preserve"> PAGEREF _Toc37343180 \h </w:instrText>
            </w:r>
            <w:r>
              <w:rPr>
                <w:noProof/>
                <w:webHidden/>
              </w:rPr>
            </w:r>
            <w:r>
              <w:rPr>
                <w:noProof/>
                <w:webHidden/>
              </w:rPr>
              <w:fldChar w:fldCharType="separate"/>
            </w:r>
            <w:r>
              <w:rPr>
                <w:noProof/>
                <w:webHidden/>
              </w:rPr>
              <w:t>17</w:t>
            </w:r>
            <w:r>
              <w:rPr>
                <w:noProof/>
                <w:webHidden/>
              </w:rPr>
              <w:fldChar w:fldCharType="end"/>
            </w:r>
          </w:hyperlink>
        </w:p>
        <w:p w14:paraId="3147660E" w14:textId="11DB7259" w:rsidR="00F72FC2" w:rsidRDefault="00F72FC2">
          <w:pPr>
            <w:pStyle w:val="TDC1"/>
            <w:rPr>
              <w:rFonts w:cstheme="minorBidi"/>
              <w:b w:val="0"/>
              <w:bCs w:val="0"/>
              <w:i w:val="0"/>
              <w:iCs w:val="0"/>
              <w:noProof/>
            </w:rPr>
          </w:pPr>
          <w:hyperlink w:anchor="_Toc37343181" w:history="1">
            <w:r w:rsidRPr="0039509C">
              <w:rPr>
                <w:rStyle w:val="Hipervnculo"/>
                <w:noProof/>
              </w:rPr>
              <w:t>4. Diseño de una aplicación de control.</w:t>
            </w:r>
            <w:r>
              <w:rPr>
                <w:noProof/>
                <w:webHidden/>
              </w:rPr>
              <w:tab/>
            </w:r>
            <w:r>
              <w:rPr>
                <w:noProof/>
                <w:webHidden/>
              </w:rPr>
              <w:fldChar w:fldCharType="begin"/>
            </w:r>
            <w:r>
              <w:rPr>
                <w:noProof/>
                <w:webHidden/>
              </w:rPr>
              <w:instrText xml:space="preserve"> PAGEREF _Toc37343181 \h </w:instrText>
            </w:r>
            <w:r>
              <w:rPr>
                <w:noProof/>
                <w:webHidden/>
              </w:rPr>
            </w:r>
            <w:r>
              <w:rPr>
                <w:noProof/>
                <w:webHidden/>
              </w:rPr>
              <w:fldChar w:fldCharType="separate"/>
            </w:r>
            <w:r>
              <w:rPr>
                <w:noProof/>
                <w:webHidden/>
              </w:rPr>
              <w:t>17</w:t>
            </w:r>
            <w:r>
              <w:rPr>
                <w:noProof/>
                <w:webHidden/>
              </w:rPr>
              <w:fldChar w:fldCharType="end"/>
            </w:r>
          </w:hyperlink>
        </w:p>
        <w:p w14:paraId="1B22E7AD" w14:textId="7D0AD26E" w:rsidR="00F72FC2" w:rsidRDefault="00F72FC2">
          <w:pPr>
            <w:pStyle w:val="TDC2"/>
            <w:rPr>
              <w:rFonts w:cstheme="minorBidi"/>
              <w:b w:val="0"/>
              <w:bCs w:val="0"/>
              <w:noProof/>
              <w:sz w:val="24"/>
              <w:szCs w:val="24"/>
            </w:rPr>
          </w:pPr>
          <w:hyperlink w:anchor="_Toc37343182" w:history="1">
            <w:r w:rsidRPr="0039509C">
              <w:rPr>
                <w:rStyle w:val="Hipervnculo"/>
                <w:noProof/>
              </w:rPr>
              <w:t>4.1 Introducción.</w:t>
            </w:r>
            <w:r>
              <w:rPr>
                <w:noProof/>
                <w:webHidden/>
              </w:rPr>
              <w:tab/>
            </w:r>
            <w:r>
              <w:rPr>
                <w:noProof/>
                <w:webHidden/>
              </w:rPr>
              <w:fldChar w:fldCharType="begin"/>
            </w:r>
            <w:r>
              <w:rPr>
                <w:noProof/>
                <w:webHidden/>
              </w:rPr>
              <w:instrText xml:space="preserve"> PAGEREF _Toc37343182 \h </w:instrText>
            </w:r>
            <w:r>
              <w:rPr>
                <w:noProof/>
                <w:webHidden/>
              </w:rPr>
            </w:r>
            <w:r>
              <w:rPr>
                <w:noProof/>
                <w:webHidden/>
              </w:rPr>
              <w:fldChar w:fldCharType="separate"/>
            </w:r>
            <w:r>
              <w:rPr>
                <w:noProof/>
                <w:webHidden/>
              </w:rPr>
              <w:t>17</w:t>
            </w:r>
            <w:r>
              <w:rPr>
                <w:noProof/>
                <w:webHidden/>
              </w:rPr>
              <w:fldChar w:fldCharType="end"/>
            </w:r>
          </w:hyperlink>
        </w:p>
        <w:p w14:paraId="251EA15B" w14:textId="55BC61B3" w:rsidR="00F72FC2" w:rsidRDefault="00F72FC2">
          <w:pPr>
            <w:pStyle w:val="TDC2"/>
            <w:rPr>
              <w:rFonts w:cstheme="minorBidi"/>
              <w:b w:val="0"/>
              <w:bCs w:val="0"/>
              <w:noProof/>
              <w:sz w:val="24"/>
              <w:szCs w:val="24"/>
            </w:rPr>
          </w:pPr>
          <w:hyperlink w:anchor="_Toc37343183" w:history="1">
            <w:r w:rsidRPr="0039509C">
              <w:rPr>
                <w:rStyle w:val="Hipervnculo"/>
                <w:noProof/>
              </w:rPr>
              <w:t>4.2 Protocolo de comunicación.</w:t>
            </w:r>
            <w:r>
              <w:rPr>
                <w:noProof/>
                <w:webHidden/>
              </w:rPr>
              <w:tab/>
            </w:r>
            <w:r>
              <w:rPr>
                <w:noProof/>
                <w:webHidden/>
              </w:rPr>
              <w:fldChar w:fldCharType="begin"/>
            </w:r>
            <w:r>
              <w:rPr>
                <w:noProof/>
                <w:webHidden/>
              </w:rPr>
              <w:instrText xml:space="preserve"> PAGEREF _Toc37343183 \h </w:instrText>
            </w:r>
            <w:r>
              <w:rPr>
                <w:noProof/>
                <w:webHidden/>
              </w:rPr>
            </w:r>
            <w:r>
              <w:rPr>
                <w:noProof/>
                <w:webHidden/>
              </w:rPr>
              <w:fldChar w:fldCharType="separate"/>
            </w:r>
            <w:r>
              <w:rPr>
                <w:noProof/>
                <w:webHidden/>
              </w:rPr>
              <w:t>17</w:t>
            </w:r>
            <w:r>
              <w:rPr>
                <w:noProof/>
                <w:webHidden/>
              </w:rPr>
              <w:fldChar w:fldCharType="end"/>
            </w:r>
          </w:hyperlink>
        </w:p>
        <w:p w14:paraId="2320DACE" w14:textId="3ED9E92B" w:rsidR="00F72FC2" w:rsidRDefault="00F72FC2">
          <w:pPr>
            <w:pStyle w:val="TDC3"/>
            <w:rPr>
              <w:rFonts w:cstheme="minorBidi"/>
              <w:noProof/>
              <w:sz w:val="24"/>
              <w:szCs w:val="24"/>
            </w:rPr>
          </w:pPr>
          <w:hyperlink w:anchor="_Toc37343184" w:history="1">
            <w:r w:rsidRPr="0039509C">
              <w:rPr>
                <w:rStyle w:val="Hipervnculo"/>
                <w:noProof/>
              </w:rPr>
              <w:t>4.2.1 Modelo cliente servidor.</w:t>
            </w:r>
            <w:r>
              <w:rPr>
                <w:noProof/>
                <w:webHidden/>
              </w:rPr>
              <w:tab/>
            </w:r>
            <w:r>
              <w:rPr>
                <w:noProof/>
                <w:webHidden/>
              </w:rPr>
              <w:fldChar w:fldCharType="begin"/>
            </w:r>
            <w:r>
              <w:rPr>
                <w:noProof/>
                <w:webHidden/>
              </w:rPr>
              <w:instrText xml:space="preserve"> PAGEREF _Toc37343184 \h </w:instrText>
            </w:r>
            <w:r>
              <w:rPr>
                <w:noProof/>
                <w:webHidden/>
              </w:rPr>
            </w:r>
            <w:r>
              <w:rPr>
                <w:noProof/>
                <w:webHidden/>
              </w:rPr>
              <w:fldChar w:fldCharType="separate"/>
            </w:r>
            <w:r>
              <w:rPr>
                <w:noProof/>
                <w:webHidden/>
              </w:rPr>
              <w:t>17</w:t>
            </w:r>
            <w:r>
              <w:rPr>
                <w:noProof/>
                <w:webHidden/>
              </w:rPr>
              <w:fldChar w:fldCharType="end"/>
            </w:r>
          </w:hyperlink>
        </w:p>
        <w:p w14:paraId="3E76D3E6" w14:textId="4587AADC" w:rsidR="00F72FC2" w:rsidRDefault="00F72FC2">
          <w:pPr>
            <w:pStyle w:val="TDC3"/>
            <w:rPr>
              <w:rFonts w:cstheme="minorBidi"/>
              <w:noProof/>
              <w:sz w:val="24"/>
              <w:szCs w:val="24"/>
            </w:rPr>
          </w:pPr>
          <w:hyperlink w:anchor="_Toc37343185" w:history="1">
            <w:r w:rsidRPr="0039509C">
              <w:rPr>
                <w:rStyle w:val="Hipervnculo"/>
                <w:noProof/>
              </w:rPr>
              <w:t>4.2.2 Protocolo TCP.</w:t>
            </w:r>
            <w:r>
              <w:rPr>
                <w:noProof/>
                <w:webHidden/>
              </w:rPr>
              <w:tab/>
            </w:r>
            <w:r>
              <w:rPr>
                <w:noProof/>
                <w:webHidden/>
              </w:rPr>
              <w:fldChar w:fldCharType="begin"/>
            </w:r>
            <w:r>
              <w:rPr>
                <w:noProof/>
                <w:webHidden/>
              </w:rPr>
              <w:instrText xml:space="preserve"> PAGEREF _Toc37343185 \h </w:instrText>
            </w:r>
            <w:r>
              <w:rPr>
                <w:noProof/>
                <w:webHidden/>
              </w:rPr>
            </w:r>
            <w:r>
              <w:rPr>
                <w:noProof/>
                <w:webHidden/>
              </w:rPr>
              <w:fldChar w:fldCharType="separate"/>
            </w:r>
            <w:r>
              <w:rPr>
                <w:noProof/>
                <w:webHidden/>
              </w:rPr>
              <w:t>18</w:t>
            </w:r>
            <w:r>
              <w:rPr>
                <w:noProof/>
                <w:webHidden/>
              </w:rPr>
              <w:fldChar w:fldCharType="end"/>
            </w:r>
          </w:hyperlink>
        </w:p>
        <w:p w14:paraId="6FABE7D5" w14:textId="0DB926E3" w:rsidR="00F72FC2" w:rsidRDefault="00F72FC2">
          <w:pPr>
            <w:pStyle w:val="TDC3"/>
            <w:rPr>
              <w:rFonts w:cstheme="minorBidi"/>
              <w:noProof/>
              <w:sz w:val="24"/>
              <w:szCs w:val="24"/>
            </w:rPr>
          </w:pPr>
          <w:hyperlink w:anchor="_Toc37343186" w:history="1">
            <w:r w:rsidRPr="0039509C">
              <w:rPr>
                <w:rStyle w:val="Hipervnculo"/>
                <w:noProof/>
              </w:rPr>
              <w:t>4.2.3 Funcionamiento interno.</w:t>
            </w:r>
            <w:r>
              <w:rPr>
                <w:noProof/>
                <w:webHidden/>
              </w:rPr>
              <w:tab/>
            </w:r>
            <w:r>
              <w:rPr>
                <w:noProof/>
                <w:webHidden/>
              </w:rPr>
              <w:fldChar w:fldCharType="begin"/>
            </w:r>
            <w:r>
              <w:rPr>
                <w:noProof/>
                <w:webHidden/>
              </w:rPr>
              <w:instrText xml:space="preserve"> PAGEREF _Toc37343186 \h </w:instrText>
            </w:r>
            <w:r>
              <w:rPr>
                <w:noProof/>
                <w:webHidden/>
              </w:rPr>
            </w:r>
            <w:r>
              <w:rPr>
                <w:noProof/>
                <w:webHidden/>
              </w:rPr>
              <w:fldChar w:fldCharType="separate"/>
            </w:r>
            <w:r>
              <w:rPr>
                <w:noProof/>
                <w:webHidden/>
              </w:rPr>
              <w:t>18</w:t>
            </w:r>
            <w:r>
              <w:rPr>
                <w:noProof/>
                <w:webHidden/>
              </w:rPr>
              <w:fldChar w:fldCharType="end"/>
            </w:r>
          </w:hyperlink>
        </w:p>
        <w:p w14:paraId="30E9C8F2" w14:textId="358C4636" w:rsidR="00F72FC2" w:rsidRDefault="00F72FC2">
          <w:pPr>
            <w:pStyle w:val="TDC2"/>
            <w:rPr>
              <w:rFonts w:cstheme="minorBidi"/>
              <w:b w:val="0"/>
              <w:bCs w:val="0"/>
              <w:noProof/>
              <w:sz w:val="24"/>
              <w:szCs w:val="24"/>
            </w:rPr>
          </w:pPr>
          <w:hyperlink w:anchor="_Toc37343187" w:history="1">
            <w:r w:rsidRPr="0039509C">
              <w:rPr>
                <w:rStyle w:val="Hipervnculo"/>
                <w:noProof/>
              </w:rPr>
              <w:t>4.3 Estructura del Cliente.</w:t>
            </w:r>
            <w:r>
              <w:rPr>
                <w:noProof/>
                <w:webHidden/>
              </w:rPr>
              <w:tab/>
            </w:r>
            <w:r>
              <w:rPr>
                <w:noProof/>
                <w:webHidden/>
              </w:rPr>
              <w:fldChar w:fldCharType="begin"/>
            </w:r>
            <w:r>
              <w:rPr>
                <w:noProof/>
                <w:webHidden/>
              </w:rPr>
              <w:instrText xml:space="preserve"> PAGEREF _Toc37343187 \h </w:instrText>
            </w:r>
            <w:r>
              <w:rPr>
                <w:noProof/>
                <w:webHidden/>
              </w:rPr>
            </w:r>
            <w:r>
              <w:rPr>
                <w:noProof/>
                <w:webHidden/>
              </w:rPr>
              <w:fldChar w:fldCharType="separate"/>
            </w:r>
            <w:r>
              <w:rPr>
                <w:noProof/>
                <w:webHidden/>
              </w:rPr>
              <w:t>19</w:t>
            </w:r>
            <w:r>
              <w:rPr>
                <w:noProof/>
                <w:webHidden/>
              </w:rPr>
              <w:fldChar w:fldCharType="end"/>
            </w:r>
          </w:hyperlink>
        </w:p>
        <w:p w14:paraId="13CEBB6A" w14:textId="409AC65E" w:rsidR="00F72FC2" w:rsidRDefault="00F72FC2">
          <w:pPr>
            <w:pStyle w:val="TDC3"/>
            <w:rPr>
              <w:rFonts w:cstheme="minorBidi"/>
              <w:noProof/>
              <w:sz w:val="24"/>
              <w:szCs w:val="24"/>
            </w:rPr>
          </w:pPr>
          <w:hyperlink w:anchor="_Toc37343188" w:history="1">
            <w:r w:rsidRPr="0039509C">
              <w:rPr>
                <w:rStyle w:val="Hipervnculo"/>
                <w:noProof/>
              </w:rPr>
              <w:t>4.3.1 Estructura interna</w:t>
            </w:r>
            <w:r>
              <w:rPr>
                <w:noProof/>
                <w:webHidden/>
              </w:rPr>
              <w:tab/>
            </w:r>
            <w:r>
              <w:rPr>
                <w:noProof/>
                <w:webHidden/>
              </w:rPr>
              <w:fldChar w:fldCharType="begin"/>
            </w:r>
            <w:r>
              <w:rPr>
                <w:noProof/>
                <w:webHidden/>
              </w:rPr>
              <w:instrText xml:space="preserve"> PAGEREF _Toc37343188 \h </w:instrText>
            </w:r>
            <w:r>
              <w:rPr>
                <w:noProof/>
                <w:webHidden/>
              </w:rPr>
            </w:r>
            <w:r>
              <w:rPr>
                <w:noProof/>
                <w:webHidden/>
              </w:rPr>
              <w:fldChar w:fldCharType="separate"/>
            </w:r>
            <w:r>
              <w:rPr>
                <w:noProof/>
                <w:webHidden/>
              </w:rPr>
              <w:t>19</w:t>
            </w:r>
            <w:r>
              <w:rPr>
                <w:noProof/>
                <w:webHidden/>
              </w:rPr>
              <w:fldChar w:fldCharType="end"/>
            </w:r>
          </w:hyperlink>
        </w:p>
        <w:p w14:paraId="7CF8A0A1" w14:textId="194B825D" w:rsidR="00F72FC2" w:rsidRDefault="00F72FC2">
          <w:pPr>
            <w:pStyle w:val="TDC2"/>
            <w:rPr>
              <w:rFonts w:cstheme="minorBidi"/>
              <w:b w:val="0"/>
              <w:bCs w:val="0"/>
              <w:noProof/>
              <w:sz w:val="24"/>
              <w:szCs w:val="24"/>
            </w:rPr>
          </w:pPr>
          <w:hyperlink w:anchor="_Toc37343189" w:history="1">
            <w:r w:rsidRPr="0039509C">
              <w:rPr>
                <w:rStyle w:val="Hipervnculo"/>
                <w:noProof/>
              </w:rPr>
              <w:t>4.4 Estructura de la aplicación del cliente.</w:t>
            </w:r>
            <w:r>
              <w:rPr>
                <w:noProof/>
                <w:webHidden/>
              </w:rPr>
              <w:tab/>
            </w:r>
            <w:r>
              <w:rPr>
                <w:noProof/>
                <w:webHidden/>
              </w:rPr>
              <w:fldChar w:fldCharType="begin"/>
            </w:r>
            <w:r>
              <w:rPr>
                <w:noProof/>
                <w:webHidden/>
              </w:rPr>
              <w:instrText xml:space="preserve"> PAGEREF _Toc37343189 \h </w:instrText>
            </w:r>
            <w:r>
              <w:rPr>
                <w:noProof/>
                <w:webHidden/>
              </w:rPr>
            </w:r>
            <w:r>
              <w:rPr>
                <w:noProof/>
                <w:webHidden/>
              </w:rPr>
              <w:fldChar w:fldCharType="separate"/>
            </w:r>
            <w:r>
              <w:rPr>
                <w:noProof/>
                <w:webHidden/>
              </w:rPr>
              <w:t>20</w:t>
            </w:r>
            <w:r>
              <w:rPr>
                <w:noProof/>
                <w:webHidden/>
              </w:rPr>
              <w:fldChar w:fldCharType="end"/>
            </w:r>
          </w:hyperlink>
        </w:p>
        <w:p w14:paraId="6937397F" w14:textId="5F8BA9C4" w:rsidR="00F72FC2" w:rsidRDefault="00F72FC2">
          <w:pPr>
            <w:pStyle w:val="TDC3"/>
            <w:rPr>
              <w:rFonts w:cstheme="minorBidi"/>
              <w:noProof/>
              <w:sz w:val="24"/>
              <w:szCs w:val="24"/>
            </w:rPr>
          </w:pPr>
          <w:hyperlink w:anchor="_Toc37343190" w:history="1">
            <w:r w:rsidRPr="0039509C">
              <w:rPr>
                <w:rStyle w:val="Hipervnculo"/>
                <w:noProof/>
              </w:rPr>
              <w:t>4.4.1 Logo de la aplicación.</w:t>
            </w:r>
            <w:r>
              <w:rPr>
                <w:noProof/>
                <w:webHidden/>
              </w:rPr>
              <w:tab/>
            </w:r>
            <w:r>
              <w:rPr>
                <w:noProof/>
                <w:webHidden/>
              </w:rPr>
              <w:fldChar w:fldCharType="begin"/>
            </w:r>
            <w:r>
              <w:rPr>
                <w:noProof/>
                <w:webHidden/>
              </w:rPr>
              <w:instrText xml:space="preserve"> PAGEREF _Toc37343190 \h </w:instrText>
            </w:r>
            <w:r>
              <w:rPr>
                <w:noProof/>
                <w:webHidden/>
              </w:rPr>
            </w:r>
            <w:r>
              <w:rPr>
                <w:noProof/>
                <w:webHidden/>
              </w:rPr>
              <w:fldChar w:fldCharType="separate"/>
            </w:r>
            <w:r>
              <w:rPr>
                <w:noProof/>
                <w:webHidden/>
              </w:rPr>
              <w:t>20</w:t>
            </w:r>
            <w:r>
              <w:rPr>
                <w:noProof/>
                <w:webHidden/>
              </w:rPr>
              <w:fldChar w:fldCharType="end"/>
            </w:r>
          </w:hyperlink>
        </w:p>
        <w:p w14:paraId="06A5A477" w14:textId="24F103BD" w:rsidR="00F72FC2" w:rsidRDefault="00F72FC2">
          <w:pPr>
            <w:pStyle w:val="TDC3"/>
            <w:rPr>
              <w:rFonts w:cstheme="minorBidi"/>
              <w:noProof/>
              <w:sz w:val="24"/>
              <w:szCs w:val="24"/>
            </w:rPr>
          </w:pPr>
          <w:hyperlink w:anchor="_Toc37343191" w:history="1">
            <w:r w:rsidRPr="0039509C">
              <w:rPr>
                <w:rStyle w:val="Hipervnculo"/>
                <w:noProof/>
              </w:rPr>
              <w:t>4.4.2 Ventanas de la aplicación.</w:t>
            </w:r>
            <w:r>
              <w:rPr>
                <w:noProof/>
                <w:webHidden/>
              </w:rPr>
              <w:tab/>
            </w:r>
            <w:r>
              <w:rPr>
                <w:noProof/>
                <w:webHidden/>
              </w:rPr>
              <w:fldChar w:fldCharType="begin"/>
            </w:r>
            <w:r>
              <w:rPr>
                <w:noProof/>
                <w:webHidden/>
              </w:rPr>
              <w:instrText xml:space="preserve"> PAGEREF _Toc37343191 \h </w:instrText>
            </w:r>
            <w:r>
              <w:rPr>
                <w:noProof/>
                <w:webHidden/>
              </w:rPr>
            </w:r>
            <w:r>
              <w:rPr>
                <w:noProof/>
                <w:webHidden/>
              </w:rPr>
              <w:fldChar w:fldCharType="separate"/>
            </w:r>
            <w:r>
              <w:rPr>
                <w:noProof/>
                <w:webHidden/>
              </w:rPr>
              <w:t>20</w:t>
            </w:r>
            <w:r>
              <w:rPr>
                <w:noProof/>
                <w:webHidden/>
              </w:rPr>
              <w:fldChar w:fldCharType="end"/>
            </w:r>
          </w:hyperlink>
        </w:p>
        <w:p w14:paraId="1BA32F37" w14:textId="5678D146" w:rsidR="00F72FC2" w:rsidRDefault="00F72FC2">
          <w:pPr>
            <w:pStyle w:val="TDC3"/>
            <w:rPr>
              <w:rFonts w:cstheme="minorBidi"/>
              <w:noProof/>
              <w:sz w:val="24"/>
              <w:szCs w:val="24"/>
            </w:rPr>
          </w:pPr>
          <w:hyperlink w:anchor="_Toc37343192" w:history="1">
            <w:r w:rsidRPr="0039509C">
              <w:rPr>
                <w:rStyle w:val="Hipervnculo"/>
                <w:noProof/>
              </w:rPr>
              <w:t>4.4.3 Estructura interna.</w:t>
            </w:r>
            <w:r>
              <w:rPr>
                <w:noProof/>
                <w:webHidden/>
              </w:rPr>
              <w:tab/>
            </w:r>
            <w:r>
              <w:rPr>
                <w:noProof/>
                <w:webHidden/>
              </w:rPr>
              <w:fldChar w:fldCharType="begin"/>
            </w:r>
            <w:r>
              <w:rPr>
                <w:noProof/>
                <w:webHidden/>
              </w:rPr>
              <w:instrText xml:space="preserve"> PAGEREF _Toc37343192 \h </w:instrText>
            </w:r>
            <w:r>
              <w:rPr>
                <w:noProof/>
                <w:webHidden/>
              </w:rPr>
            </w:r>
            <w:r>
              <w:rPr>
                <w:noProof/>
                <w:webHidden/>
              </w:rPr>
              <w:fldChar w:fldCharType="separate"/>
            </w:r>
            <w:r>
              <w:rPr>
                <w:noProof/>
                <w:webHidden/>
              </w:rPr>
              <w:t>22</w:t>
            </w:r>
            <w:r>
              <w:rPr>
                <w:noProof/>
                <w:webHidden/>
              </w:rPr>
              <w:fldChar w:fldCharType="end"/>
            </w:r>
          </w:hyperlink>
        </w:p>
        <w:p w14:paraId="5E571D7B" w14:textId="13FFC7D0" w:rsidR="00F72FC2" w:rsidRDefault="00F72FC2">
          <w:pPr>
            <w:pStyle w:val="TDC1"/>
            <w:tabs>
              <w:tab w:val="left" w:pos="480"/>
            </w:tabs>
            <w:rPr>
              <w:rFonts w:cstheme="minorBidi"/>
              <w:b w:val="0"/>
              <w:bCs w:val="0"/>
              <w:i w:val="0"/>
              <w:iCs w:val="0"/>
              <w:noProof/>
            </w:rPr>
          </w:pPr>
          <w:hyperlink w:anchor="_Toc37343193" w:history="1">
            <w:r w:rsidRPr="0039509C">
              <w:rPr>
                <w:rStyle w:val="Hipervnculo"/>
                <w:noProof/>
              </w:rPr>
              <w:t>5.</w:t>
            </w:r>
            <w:r>
              <w:rPr>
                <w:rFonts w:cstheme="minorBidi"/>
                <w:b w:val="0"/>
                <w:bCs w:val="0"/>
                <w:i w:val="0"/>
                <w:iCs w:val="0"/>
                <w:noProof/>
              </w:rPr>
              <w:tab/>
            </w:r>
            <w:r w:rsidRPr="0039509C">
              <w:rPr>
                <w:rStyle w:val="Hipervnculo"/>
                <w:noProof/>
              </w:rPr>
              <w:t>D</w:t>
            </w:r>
            <w:r w:rsidRPr="0039509C">
              <w:rPr>
                <w:rStyle w:val="Hipervnculo"/>
                <w:noProof/>
              </w:rPr>
              <w:t>iseño del reconocedor basado en IA.</w:t>
            </w:r>
            <w:r>
              <w:rPr>
                <w:noProof/>
                <w:webHidden/>
              </w:rPr>
              <w:tab/>
            </w:r>
            <w:r>
              <w:rPr>
                <w:noProof/>
                <w:webHidden/>
              </w:rPr>
              <w:fldChar w:fldCharType="begin"/>
            </w:r>
            <w:r>
              <w:rPr>
                <w:noProof/>
                <w:webHidden/>
              </w:rPr>
              <w:instrText xml:space="preserve"> PAGEREF _Toc37343193 \h </w:instrText>
            </w:r>
            <w:r>
              <w:rPr>
                <w:noProof/>
                <w:webHidden/>
              </w:rPr>
            </w:r>
            <w:r>
              <w:rPr>
                <w:noProof/>
                <w:webHidden/>
              </w:rPr>
              <w:fldChar w:fldCharType="separate"/>
            </w:r>
            <w:r>
              <w:rPr>
                <w:noProof/>
                <w:webHidden/>
              </w:rPr>
              <w:t>27</w:t>
            </w:r>
            <w:r>
              <w:rPr>
                <w:noProof/>
                <w:webHidden/>
              </w:rPr>
              <w:fldChar w:fldCharType="end"/>
            </w:r>
          </w:hyperlink>
        </w:p>
        <w:p w14:paraId="4F12E2FB" w14:textId="2EEAF252" w:rsidR="00F72FC2" w:rsidRDefault="00F72FC2">
          <w:pPr>
            <w:pStyle w:val="TDC2"/>
            <w:rPr>
              <w:rFonts w:cstheme="minorBidi"/>
              <w:b w:val="0"/>
              <w:bCs w:val="0"/>
              <w:noProof/>
              <w:sz w:val="24"/>
              <w:szCs w:val="24"/>
            </w:rPr>
          </w:pPr>
          <w:hyperlink w:anchor="_Toc37343194" w:history="1">
            <w:r w:rsidRPr="0039509C">
              <w:rPr>
                <w:rStyle w:val="Hipervnculo"/>
                <w:noProof/>
              </w:rPr>
              <w:t>5.1 Introducción.</w:t>
            </w:r>
            <w:r>
              <w:rPr>
                <w:noProof/>
                <w:webHidden/>
              </w:rPr>
              <w:tab/>
            </w:r>
            <w:r>
              <w:rPr>
                <w:noProof/>
                <w:webHidden/>
              </w:rPr>
              <w:fldChar w:fldCharType="begin"/>
            </w:r>
            <w:r>
              <w:rPr>
                <w:noProof/>
                <w:webHidden/>
              </w:rPr>
              <w:instrText xml:space="preserve"> PAGEREF _Toc37343194 \h </w:instrText>
            </w:r>
            <w:r>
              <w:rPr>
                <w:noProof/>
                <w:webHidden/>
              </w:rPr>
            </w:r>
            <w:r>
              <w:rPr>
                <w:noProof/>
                <w:webHidden/>
              </w:rPr>
              <w:fldChar w:fldCharType="separate"/>
            </w:r>
            <w:r>
              <w:rPr>
                <w:noProof/>
                <w:webHidden/>
              </w:rPr>
              <w:t>27</w:t>
            </w:r>
            <w:r>
              <w:rPr>
                <w:noProof/>
                <w:webHidden/>
              </w:rPr>
              <w:fldChar w:fldCharType="end"/>
            </w:r>
          </w:hyperlink>
        </w:p>
        <w:p w14:paraId="229A9539" w14:textId="42C8C73A" w:rsidR="00F72FC2" w:rsidRDefault="00F72FC2">
          <w:pPr>
            <w:pStyle w:val="TDC2"/>
            <w:rPr>
              <w:rFonts w:cstheme="minorBidi"/>
              <w:b w:val="0"/>
              <w:bCs w:val="0"/>
              <w:noProof/>
              <w:sz w:val="24"/>
              <w:szCs w:val="24"/>
            </w:rPr>
          </w:pPr>
          <w:hyperlink w:anchor="_Toc37343195" w:history="1">
            <w:r w:rsidRPr="0039509C">
              <w:rPr>
                <w:rStyle w:val="Hipervnculo"/>
                <w:noProof/>
              </w:rPr>
              <w:t>5.2 Vista teórica.</w:t>
            </w:r>
            <w:r>
              <w:rPr>
                <w:noProof/>
                <w:webHidden/>
              </w:rPr>
              <w:tab/>
            </w:r>
            <w:r>
              <w:rPr>
                <w:noProof/>
                <w:webHidden/>
              </w:rPr>
              <w:fldChar w:fldCharType="begin"/>
            </w:r>
            <w:r>
              <w:rPr>
                <w:noProof/>
                <w:webHidden/>
              </w:rPr>
              <w:instrText xml:space="preserve"> PAGEREF _Toc37343195 \h </w:instrText>
            </w:r>
            <w:r>
              <w:rPr>
                <w:noProof/>
                <w:webHidden/>
              </w:rPr>
            </w:r>
            <w:r>
              <w:rPr>
                <w:noProof/>
                <w:webHidden/>
              </w:rPr>
              <w:fldChar w:fldCharType="separate"/>
            </w:r>
            <w:r>
              <w:rPr>
                <w:noProof/>
                <w:webHidden/>
              </w:rPr>
              <w:t>27</w:t>
            </w:r>
            <w:r>
              <w:rPr>
                <w:noProof/>
                <w:webHidden/>
              </w:rPr>
              <w:fldChar w:fldCharType="end"/>
            </w:r>
          </w:hyperlink>
        </w:p>
        <w:p w14:paraId="1F5B5D9D" w14:textId="05902AD1" w:rsidR="00F72FC2" w:rsidRDefault="00F72FC2">
          <w:pPr>
            <w:pStyle w:val="TDC3"/>
            <w:rPr>
              <w:rFonts w:cstheme="minorBidi"/>
              <w:noProof/>
              <w:sz w:val="24"/>
              <w:szCs w:val="24"/>
            </w:rPr>
          </w:pPr>
          <w:hyperlink w:anchor="_Toc37343196" w:history="1">
            <w:r w:rsidRPr="0039509C">
              <w:rPr>
                <w:rStyle w:val="Hipervnculo"/>
                <w:noProof/>
              </w:rPr>
              <w:t>5.2.1 Clasificación vs detección.</w:t>
            </w:r>
            <w:r>
              <w:rPr>
                <w:noProof/>
                <w:webHidden/>
              </w:rPr>
              <w:tab/>
            </w:r>
            <w:r>
              <w:rPr>
                <w:noProof/>
                <w:webHidden/>
              </w:rPr>
              <w:fldChar w:fldCharType="begin"/>
            </w:r>
            <w:r>
              <w:rPr>
                <w:noProof/>
                <w:webHidden/>
              </w:rPr>
              <w:instrText xml:space="preserve"> PAGEREF _Toc37343196 \h </w:instrText>
            </w:r>
            <w:r>
              <w:rPr>
                <w:noProof/>
                <w:webHidden/>
              </w:rPr>
            </w:r>
            <w:r>
              <w:rPr>
                <w:noProof/>
                <w:webHidden/>
              </w:rPr>
              <w:fldChar w:fldCharType="separate"/>
            </w:r>
            <w:r>
              <w:rPr>
                <w:noProof/>
                <w:webHidden/>
              </w:rPr>
              <w:t>27</w:t>
            </w:r>
            <w:r>
              <w:rPr>
                <w:noProof/>
                <w:webHidden/>
              </w:rPr>
              <w:fldChar w:fldCharType="end"/>
            </w:r>
          </w:hyperlink>
        </w:p>
        <w:p w14:paraId="0F230277" w14:textId="6F8BBA04" w:rsidR="00F72FC2" w:rsidRDefault="00F72FC2">
          <w:pPr>
            <w:pStyle w:val="TDC3"/>
            <w:rPr>
              <w:rFonts w:cstheme="minorBidi"/>
              <w:noProof/>
              <w:sz w:val="24"/>
              <w:szCs w:val="24"/>
            </w:rPr>
          </w:pPr>
          <w:hyperlink w:anchor="_Toc37343197" w:history="1">
            <w:r w:rsidRPr="0039509C">
              <w:rPr>
                <w:rStyle w:val="Hipervnculo"/>
                <w:noProof/>
              </w:rPr>
              <w:t>5.2.2 SSD – Single shot detector.</w:t>
            </w:r>
            <w:r>
              <w:rPr>
                <w:noProof/>
                <w:webHidden/>
              </w:rPr>
              <w:tab/>
            </w:r>
            <w:r>
              <w:rPr>
                <w:noProof/>
                <w:webHidden/>
              </w:rPr>
              <w:fldChar w:fldCharType="begin"/>
            </w:r>
            <w:r>
              <w:rPr>
                <w:noProof/>
                <w:webHidden/>
              </w:rPr>
              <w:instrText xml:space="preserve"> PAGEREF _Toc37343197 \h </w:instrText>
            </w:r>
            <w:r>
              <w:rPr>
                <w:noProof/>
                <w:webHidden/>
              </w:rPr>
            </w:r>
            <w:r>
              <w:rPr>
                <w:noProof/>
                <w:webHidden/>
              </w:rPr>
              <w:fldChar w:fldCharType="separate"/>
            </w:r>
            <w:r>
              <w:rPr>
                <w:noProof/>
                <w:webHidden/>
              </w:rPr>
              <w:t>28</w:t>
            </w:r>
            <w:r>
              <w:rPr>
                <w:noProof/>
                <w:webHidden/>
              </w:rPr>
              <w:fldChar w:fldCharType="end"/>
            </w:r>
          </w:hyperlink>
        </w:p>
        <w:p w14:paraId="4D224C12" w14:textId="55577E22" w:rsidR="00F72FC2" w:rsidRDefault="00F72FC2">
          <w:pPr>
            <w:pStyle w:val="TDC2"/>
            <w:rPr>
              <w:rFonts w:cstheme="minorBidi"/>
              <w:b w:val="0"/>
              <w:bCs w:val="0"/>
              <w:noProof/>
              <w:sz w:val="24"/>
              <w:szCs w:val="24"/>
            </w:rPr>
          </w:pPr>
          <w:hyperlink w:anchor="_Toc37343198" w:history="1">
            <w:r w:rsidRPr="0039509C">
              <w:rPr>
                <w:rStyle w:val="Hipervnculo"/>
                <w:noProof/>
              </w:rPr>
              <w:t>5.3 Tensorflow API.</w:t>
            </w:r>
            <w:r>
              <w:rPr>
                <w:noProof/>
                <w:webHidden/>
              </w:rPr>
              <w:tab/>
            </w:r>
            <w:r>
              <w:rPr>
                <w:noProof/>
                <w:webHidden/>
              </w:rPr>
              <w:fldChar w:fldCharType="begin"/>
            </w:r>
            <w:r>
              <w:rPr>
                <w:noProof/>
                <w:webHidden/>
              </w:rPr>
              <w:instrText xml:space="preserve"> PAGEREF _Toc37343198 \h </w:instrText>
            </w:r>
            <w:r>
              <w:rPr>
                <w:noProof/>
                <w:webHidden/>
              </w:rPr>
            </w:r>
            <w:r>
              <w:rPr>
                <w:noProof/>
                <w:webHidden/>
              </w:rPr>
              <w:fldChar w:fldCharType="separate"/>
            </w:r>
            <w:r>
              <w:rPr>
                <w:noProof/>
                <w:webHidden/>
              </w:rPr>
              <w:t>29</w:t>
            </w:r>
            <w:r>
              <w:rPr>
                <w:noProof/>
                <w:webHidden/>
              </w:rPr>
              <w:fldChar w:fldCharType="end"/>
            </w:r>
          </w:hyperlink>
        </w:p>
        <w:p w14:paraId="37CD3B43" w14:textId="3F851131" w:rsidR="00F72FC2" w:rsidRDefault="00F72FC2">
          <w:pPr>
            <w:pStyle w:val="TDC3"/>
            <w:rPr>
              <w:rFonts w:cstheme="minorBidi"/>
              <w:noProof/>
              <w:sz w:val="24"/>
              <w:szCs w:val="24"/>
            </w:rPr>
          </w:pPr>
          <w:hyperlink w:anchor="_Toc37343199" w:history="1">
            <w:r w:rsidRPr="0039509C">
              <w:rPr>
                <w:rStyle w:val="Hipervnculo"/>
                <w:noProof/>
              </w:rPr>
              <w:t>5.3.1 Comparación de modelos pre-entrenados.</w:t>
            </w:r>
            <w:r>
              <w:rPr>
                <w:noProof/>
                <w:webHidden/>
              </w:rPr>
              <w:tab/>
            </w:r>
            <w:r>
              <w:rPr>
                <w:noProof/>
                <w:webHidden/>
              </w:rPr>
              <w:fldChar w:fldCharType="begin"/>
            </w:r>
            <w:r>
              <w:rPr>
                <w:noProof/>
                <w:webHidden/>
              </w:rPr>
              <w:instrText xml:space="preserve"> PAGEREF _Toc37343199 \h </w:instrText>
            </w:r>
            <w:r>
              <w:rPr>
                <w:noProof/>
                <w:webHidden/>
              </w:rPr>
            </w:r>
            <w:r>
              <w:rPr>
                <w:noProof/>
                <w:webHidden/>
              </w:rPr>
              <w:fldChar w:fldCharType="separate"/>
            </w:r>
            <w:r>
              <w:rPr>
                <w:noProof/>
                <w:webHidden/>
              </w:rPr>
              <w:t>29</w:t>
            </w:r>
            <w:r>
              <w:rPr>
                <w:noProof/>
                <w:webHidden/>
              </w:rPr>
              <w:fldChar w:fldCharType="end"/>
            </w:r>
          </w:hyperlink>
        </w:p>
        <w:p w14:paraId="57674252" w14:textId="399A827B" w:rsidR="00F72FC2" w:rsidRDefault="00F72FC2">
          <w:pPr>
            <w:pStyle w:val="TDC2"/>
            <w:rPr>
              <w:rFonts w:cstheme="minorBidi"/>
              <w:b w:val="0"/>
              <w:bCs w:val="0"/>
              <w:noProof/>
              <w:sz w:val="24"/>
              <w:szCs w:val="24"/>
            </w:rPr>
          </w:pPr>
          <w:hyperlink w:anchor="_Toc37343200" w:history="1">
            <w:r w:rsidRPr="0039509C">
              <w:rPr>
                <w:rStyle w:val="Hipervnculo"/>
                <w:noProof/>
              </w:rPr>
              <w:t>5.5 Esquema de f</w:t>
            </w:r>
            <w:r w:rsidRPr="0039509C">
              <w:rPr>
                <w:rStyle w:val="Hipervnculo"/>
                <w:noProof/>
              </w:rPr>
              <w:t>u</w:t>
            </w:r>
            <w:r w:rsidRPr="0039509C">
              <w:rPr>
                <w:rStyle w:val="Hipervnculo"/>
                <w:noProof/>
              </w:rPr>
              <w:t>ncionamiento.</w:t>
            </w:r>
            <w:r>
              <w:rPr>
                <w:noProof/>
                <w:webHidden/>
              </w:rPr>
              <w:tab/>
            </w:r>
            <w:r>
              <w:rPr>
                <w:noProof/>
                <w:webHidden/>
              </w:rPr>
              <w:fldChar w:fldCharType="begin"/>
            </w:r>
            <w:r>
              <w:rPr>
                <w:noProof/>
                <w:webHidden/>
              </w:rPr>
              <w:instrText xml:space="preserve"> PAGEREF _Toc37343200 \h </w:instrText>
            </w:r>
            <w:r>
              <w:rPr>
                <w:noProof/>
                <w:webHidden/>
              </w:rPr>
            </w:r>
            <w:r>
              <w:rPr>
                <w:noProof/>
                <w:webHidden/>
              </w:rPr>
              <w:fldChar w:fldCharType="separate"/>
            </w:r>
            <w:r>
              <w:rPr>
                <w:noProof/>
                <w:webHidden/>
              </w:rPr>
              <w:t>30</w:t>
            </w:r>
            <w:r>
              <w:rPr>
                <w:noProof/>
                <w:webHidden/>
              </w:rPr>
              <w:fldChar w:fldCharType="end"/>
            </w:r>
          </w:hyperlink>
        </w:p>
        <w:p w14:paraId="2F681A7C" w14:textId="73856DD2" w:rsidR="00F72FC2" w:rsidRDefault="00F72FC2">
          <w:pPr>
            <w:pStyle w:val="TDC2"/>
            <w:rPr>
              <w:rFonts w:cstheme="minorBidi"/>
              <w:b w:val="0"/>
              <w:bCs w:val="0"/>
              <w:noProof/>
              <w:sz w:val="24"/>
              <w:szCs w:val="24"/>
            </w:rPr>
          </w:pPr>
          <w:hyperlink w:anchor="_Toc37343201" w:history="1">
            <w:r w:rsidRPr="0039509C">
              <w:rPr>
                <w:rStyle w:val="Hipervnculo"/>
                <w:noProof/>
              </w:rPr>
              <w:t>5.6 Funcionamiento interno</w:t>
            </w:r>
            <w:r>
              <w:rPr>
                <w:noProof/>
                <w:webHidden/>
              </w:rPr>
              <w:tab/>
            </w:r>
            <w:r>
              <w:rPr>
                <w:noProof/>
                <w:webHidden/>
              </w:rPr>
              <w:fldChar w:fldCharType="begin"/>
            </w:r>
            <w:r>
              <w:rPr>
                <w:noProof/>
                <w:webHidden/>
              </w:rPr>
              <w:instrText xml:space="preserve"> PAGEREF _Toc37343201 \h </w:instrText>
            </w:r>
            <w:r>
              <w:rPr>
                <w:noProof/>
                <w:webHidden/>
              </w:rPr>
            </w:r>
            <w:r>
              <w:rPr>
                <w:noProof/>
                <w:webHidden/>
              </w:rPr>
              <w:fldChar w:fldCharType="separate"/>
            </w:r>
            <w:r>
              <w:rPr>
                <w:noProof/>
                <w:webHidden/>
              </w:rPr>
              <w:t>31</w:t>
            </w:r>
            <w:r>
              <w:rPr>
                <w:noProof/>
                <w:webHidden/>
              </w:rPr>
              <w:fldChar w:fldCharType="end"/>
            </w:r>
          </w:hyperlink>
        </w:p>
        <w:p w14:paraId="47CCC097" w14:textId="37714A05" w:rsidR="00F72FC2" w:rsidRDefault="00F72FC2">
          <w:pPr>
            <w:pStyle w:val="TDC1"/>
            <w:rPr>
              <w:rFonts w:cstheme="minorBidi"/>
              <w:b w:val="0"/>
              <w:bCs w:val="0"/>
              <w:i w:val="0"/>
              <w:iCs w:val="0"/>
              <w:noProof/>
            </w:rPr>
          </w:pPr>
          <w:hyperlink w:anchor="_Toc37343202" w:history="1">
            <w:r w:rsidRPr="0039509C">
              <w:rPr>
                <w:rStyle w:val="Hipervnculo"/>
                <w:noProof/>
              </w:rPr>
              <w:t>Conclusiones.</w:t>
            </w:r>
            <w:r>
              <w:rPr>
                <w:noProof/>
                <w:webHidden/>
              </w:rPr>
              <w:tab/>
            </w:r>
            <w:r>
              <w:rPr>
                <w:noProof/>
                <w:webHidden/>
              </w:rPr>
              <w:fldChar w:fldCharType="begin"/>
            </w:r>
            <w:r>
              <w:rPr>
                <w:noProof/>
                <w:webHidden/>
              </w:rPr>
              <w:instrText xml:space="preserve"> PAGEREF _Toc37343202 \h </w:instrText>
            </w:r>
            <w:r>
              <w:rPr>
                <w:noProof/>
                <w:webHidden/>
              </w:rPr>
            </w:r>
            <w:r>
              <w:rPr>
                <w:noProof/>
                <w:webHidden/>
              </w:rPr>
              <w:fldChar w:fldCharType="separate"/>
            </w:r>
            <w:r>
              <w:rPr>
                <w:noProof/>
                <w:webHidden/>
              </w:rPr>
              <w:t>33</w:t>
            </w:r>
            <w:r>
              <w:rPr>
                <w:noProof/>
                <w:webHidden/>
              </w:rPr>
              <w:fldChar w:fldCharType="end"/>
            </w:r>
          </w:hyperlink>
        </w:p>
        <w:p w14:paraId="15054DE1" w14:textId="742BF609" w:rsidR="00F72FC2" w:rsidRDefault="00F72FC2">
          <w:pPr>
            <w:pStyle w:val="TDC1"/>
            <w:rPr>
              <w:rFonts w:cstheme="minorBidi"/>
              <w:b w:val="0"/>
              <w:bCs w:val="0"/>
              <w:i w:val="0"/>
              <w:iCs w:val="0"/>
              <w:noProof/>
            </w:rPr>
          </w:pPr>
          <w:hyperlink w:anchor="_Toc37343203" w:history="1">
            <w:r w:rsidRPr="0039509C">
              <w:rPr>
                <w:rStyle w:val="Hipervnculo"/>
                <w:noProof/>
              </w:rPr>
              <w:t>Bibliografía.</w:t>
            </w:r>
            <w:r>
              <w:rPr>
                <w:noProof/>
                <w:webHidden/>
              </w:rPr>
              <w:tab/>
            </w:r>
            <w:r>
              <w:rPr>
                <w:noProof/>
                <w:webHidden/>
              </w:rPr>
              <w:fldChar w:fldCharType="begin"/>
            </w:r>
            <w:r>
              <w:rPr>
                <w:noProof/>
                <w:webHidden/>
              </w:rPr>
              <w:instrText xml:space="preserve"> PAGEREF _Toc37343203 \h </w:instrText>
            </w:r>
            <w:r>
              <w:rPr>
                <w:noProof/>
                <w:webHidden/>
              </w:rPr>
            </w:r>
            <w:r>
              <w:rPr>
                <w:noProof/>
                <w:webHidden/>
              </w:rPr>
              <w:fldChar w:fldCharType="separate"/>
            </w:r>
            <w:r>
              <w:rPr>
                <w:noProof/>
                <w:webHidden/>
              </w:rPr>
              <w:t>33</w:t>
            </w:r>
            <w:r>
              <w:rPr>
                <w:noProof/>
                <w:webHidden/>
              </w:rPr>
              <w:fldChar w:fldCharType="end"/>
            </w:r>
          </w:hyperlink>
        </w:p>
        <w:p w14:paraId="54AAD56F" w14:textId="07896F3B"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1" w:name="_Toc37343151"/>
      <w:r>
        <w:lastRenderedPageBreak/>
        <w:t>Resumen.</w:t>
      </w:r>
      <w:bookmarkEnd w:id="1"/>
    </w:p>
    <w:p w14:paraId="125847CC" w14:textId="77777777" w:rsidR="00441A9A" w:rsidRDefault="00544F48" w:rsidP="00441A9A">
      <w:pPr>
        <w:pStyle w:val="TtuloTDC"/>
      </w:pPr>
      <w:bookmarkStart w:id="2" w:name="_Toc37343152"/>
      <w:r>
        <w:t>Palabras clave.</w:t>
      </w:r>
      <w:bookmarkEnd w:id="2"/>
    </w:p>
    <w:p w14:paraId="76A57031" w14:textId="44022098" w:rsidR="008A7D0A" w:rsidRDefault="008E1C4C" w:rsidP="008A7D0A">
      <w:pPr>
        <w:pStyle w:val="TtuloTDC"/>
      </w:pPr>
      <w:bookmarkStart w:id="3" w:name="_Toc37343153"/>
      <w:r>
        <w:t xml:space="preserve">1. </w:t>
      </w:r>
      <w:r w:rsidR="00544F48">
        <w:t>Introducción.</w:t>
      </w:r>
      <w:bookmarkEnd w:id="3"/>
    </w:p>
    <w:p w14:paraId="43CDF379" w14:textId="0CD452DF" w:rsidR="00200F1F" w:rsidRDefault="008E1C4C" w:rsidP="00200F1F">
      <w:pPr>
        <w:pStyle w:val="Ttulo1"/>
      </w:pPr>
      <w:bookmarkStart w:id="4" w:name="_Toc37343154"/>
      <w:r>
        <w:t xml:space="preserve">1.1 </w:t>
      </w:r>
      <w:r w:rsidR="00200F1F">
        <w:t>Estructura del repositorio</w:t>
      </w:r>
      <w:r w:rsidR="004B6CB4">
        <w:t>.</w:t>
      </w:r>
      <w:bookmarkEnd w:id="4"/>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w:t>
      </w:r>
      <w:proofErr w:type="spellStart"/>
      <w:r w:rsidR="00D82430">
        <w:t>juancalf</w:t>
      </w:r>
      <w:proofErr w:type="spellEnd"/>
      <w:r w:rsidR="00D82430">
        <w:t>/TFG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proofErr w:type="spellStart"/>
      <w:r w:rsidRPr="00DF5A7C">
        <w:rPr>
          <w:b/>
          <w:bCs/>
        </w:rPr>
        <w:t>Android_</w:t>
      </w:r>
      <w:proofErr w:type="gramStart"/>
      <w:r w:rsidRPr="00DF5A7C">
        <w:rPr>
          <w:b/>
          <w:bCs/>
        </w:rPr>
        <w:t>app</w:t>
      </w:r>
      <w:proofErr w:type="spellEnd"/>
      <w:proofErr w:type="gramEnd"/>
      <w:r>
        <w:t>: Dentro de esta carpeta se encuentran todos los códigos referentes a la aplicación de control, en concreto est</w:t>
      </w:r>
      <w:r w:rsidR="009345EB">
        <w:t>á</w:t>
      </w:r>
      <w:r>
        <w:t xml:space="preserve"> la aplicación completa comprimida “app.zip” y dos carpetas “</w:t>
      </w:r>
      <w:proofErr w:type="spellStart"/>
      <w:r>
        <w:t>archivos_java</w:t>
      </w:r>
      <w:proofErr w:type="spellEnd"/>
      <w:r>
        <w:t>” y “</w:t>
      </w:r>
      <w:proofErr w:type="spellStart"/>
      <w:r>
        <w:t>archivos_xml</w:t>
      </w:r>
      <w:proofErr w:type="spellEnd"/>
      <w:r>
        <w:t>”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w:t>
      </w:r>
      <w:proofErr w:type="spellStart"/>
      <w:r>
        <w:t>stl</w:t>
      </w:r>
      <w:proofErr w:type="spellEnd"/>
      <w:r>
        <w:t xml:space="preserve">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xml:space="preserve">: Contiene una copia de la memoria en formato Word y </w:t>
      </w:r>
      <w:proofErr w:type="spellStart"/>
      <w:r>
        <w:t>pdf</w:t>
      </w:r>
      <w:proofErr w:type="spellEnd"/>
      <w:r>
        <w:t>.</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proofErr w:type="spellStart"/>
      <w:r>
        <w:t>Labels</w:t>
      </w:r>
      <w:proofErr w:type="spellEnd"/>
      <w:r>
        <w:t xml:space="preserve">: contiene el </w:t>
      </w:r>
      <w:proofErr w:type="spellStart"/>
      <w:proofErr w:type="gramStart"/>
      <w:r>
        <w:t>archivo.pbtxt</w:t>
      </w:r>
      <w:proofErr w:type="spellEnd"/>
      <w:proofErr w:type="gramEnd"/>
      <w:r>
        <w:t xml:space="preserve">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proofErr w:type="spellStart"/>
      <w:r>
        <w:t>Utils</w:t>
      </w:r>
      <w:proofErr w:type="spellEnd"/>
      <w:r>
        <w:t xml:space="preserve">: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proofErr w:type="spellStart"/>
      <w:r>
        <w:t>TestVideos</w:t>
      </w:r>
      <w:proofErr w:type="spellEnd"/>
      <w:r>
        <w:t>: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512AB9FE" w14:textId="1FADD099" w:rsidR="009E7E54" w:rsidRPr="001C6523" w:rsidRDefault="00151F70" w:rsidP="001C6523">
      <w:r w:rsidRPr="00DF5A7C">
        <w:rPr>
          <w:b/>
          <w:bCs/>
        </w:rPr>
        <w:t>Sensores</w:t>
      </w:r>
      <w:r w:rsidR="0020313B">
        <w:t>:</w:t>
      </w:r>
      <w:r>
        <w:t xml:space="preserve"> En ella están los drivers del dispositivo (subcarpeta </w:t>
      </w:r>
      <w:proofErr w:type="spellStart"/>
      <w:r>
        <w:t>Navio</w:t>
      </w:r>
      <w:proofErr w:type="spellEnd"/>
      <w:r>
        <w:t xml:space="preserve">) y todos los archivos </w:t>
      </w:r>
      <w:r w:rsidR="00DF5A7C">
        <w:t>P</w:t>
      </w:r>
      <w:r>
        <w:t>ython que interactúan con el exterior (barómetro, controlador de leds, servidor, etc.).</w:t>
      </w:r>
    </w:p>
    <w:p w14:paraId="6F2E172B" w14:textId="0CE53D2E" w:rsidR="00890A7E" w:rsidRDefault="00DC23A6" w:rsidP="00BC1E65">
      <w:pPr>
        <w:pStyle w:val="TtuloTDC"/>
      </w:pPr>
      <w:bookmarkStart w:id="5" w:name="_Toc37343155"/>
      <w:r>
        <w:lastRenderedPageBreak/>
        <w:t xml:space="preserve">2. </w:t>
      </w:r>
      <w:r w:rsidR="00FB0F7E">
        <w:t>Diseño y construcción.</w:t>
      </w:r>
      <w:bookmarkEnd w:id="5"/>
    </w:p>
    <w:p w14:paraId="563BBAEA" w14:textId="487BE497" w:rsidR="007A4459" w:rsidRDefault="00DC23A6" w:rsidP="007A4459">
      <w:pPr>
        <w:pStyle w:val="Ttulo1"/>
      </w:pPr>
      <w:bookmarkStart w:id="6" w:name="_Toc37343156"/>
      <w:r>
        <w:t xml:space="preserve">2.1 </w:t>
      </w:r>
      <w:r w:rsidR="007A4459">
        <w:t>Diseño hardware</w:t>
      </w:r>
      <w:r w:rsidR="004B6CB4">
        <w:t>.</w:t>
      </w:r>
      <w:bookmarkEnd w:id="6"/>
    </w:p>
    <w:p w14:paraId="0BB6422E" w14:textId="77777777" w:rsidR="009345EB" w:rsidRPr="009345EB" w:rsidRDefault="009345EB" w:rsidP="009345EB"/>
    <w:p w14:paraId="4C7E8B3C" w14:textId="321B8C56" w:rsidR="008A7D0A" w:rsidRDefault="00F7316E" w:rsidP="007A4459">
      <w:pPr>
        <w:pStyle w:val="Ttulo2"/>
      </w:pPr>
      <w:bookmarkStart w:id="7" w:name="_Toc37343157"/>
      <w:r>
        <w:t xml:space="preserve">2.1.1 </w:t>
      </w:r>
      <w:r w:rsidR="008A7D0A">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3D5D595C" w:rsidR="00EB7DB4" w:rsidRDefault="00EB7DB4" w:rsidP="00EB7DB4">
      <w:pPr>
        <w:pStyle w:val="Prrafodelista"/>
        <w:numPr>
          <w:ilvl w:val="0"/>
          <w:numId w:val="2"/>
        </w:numPr>
      </w:pPr>
      <w:r>
        <w:t>Ordenador que actúe como “cerebro” y sea capaz de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w:t>
      </w:r>
      <w:proofErr w:type="spellStart"/>
      <w:r w:rsidR="00C43434">
        <w:t>ESCs</w:t>
      </w:r>
      <w:proofErr w:type="spellEnd"/>
      <w:r w:rsidR="004810D1">
        <w:rPr>
          <w:rStyle w:val="Refdenotaalpie"/>
        </w:rPr>
        <w:footnoteReference w:id="2"/>
      </w:r>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8" w:name="_Toc37343158"/>
      <w:r>
        <w:t xml:space="preserve">2.1.2 </w:t>
      </w:r>
      <w:r w:rsidR="00F41EA4">
        <w:t>Segundo acercamiento: Selección concreta de componentes.</w:t>
      </w:r>
      <w:bookmarkEnd w:id="8"/>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w:t>
      </w:r>
      <w:proofErr w:type="spellStart"/>
      <w:r>
        <w:t>p</w:t>
      </w:r>
      <w:r w:rsidR="005E627A">
        <w:t>db</w:t>
      </w:r>
      <w:proofErr w:type="spellEnd"/>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w:t>
      </w:r>
      <w:proofErr w:type="spellStart"/>
      <w:r>
        <w:t>learning</w:t>
      </w:r>
      <w:proofErr w:type="spellEnd"/>
      <w:r>
        <w:t xml:space="preserve"> y alguna forma de conectarnos al ordenador lo más sencillo es usar una Raspberry, en concreto el modelo 3B+ que cuenta con bluetooth y wifi de serie.</w:t>
      </w:r>
    </w:p>
    <w:p w14:paraId="49A10E93" w14:textId="77777777" w:rsidR="005C3D78" w:rsidRDefault="005C3D78" w:rsidP="00B0707E"/>
    <w:p w14:paraId="42B8FA2A" w14:textId="173EB42C" w:rsidR="005C3D78" w:rsidRDefault="00C411D7" w:rsidP="00B0707E">
      <w:r>
        <w:rPr>
          <w:noProof/>
        </w:rPr>
        <w:drawing>
          <wp:anchor distT="0" distB="0" distL="114300" distR="114300" simplePos="0" relativeHeight="251667456" behindDoc="0" locked="0" layoutInCell="1" allowOverlap="0" wp14:anchorId="50B95C3D" wp14:editId="2D1AA4DA">
            <wp:simplePos x="0" y="0"/>
            <wp:positionH relativeFrom="column">
              <wp:posOffset>2067560</wp:posOffset>
            </wp:positionH>
            <wp:positionV relativeFrom="paragraph">
              <wp:posOffset>422275</wp:posOffset>
            </wp:positionV>
            <wp:extent cx="1453515" cy="2140585"/>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453515" cy="2140585"/>
                    </a:xfrm>
                    <a:prstGeom prst="rect">
                      <a:avLst/>
                    </a:prstGeom>
                  </pic:spPr>
                </pic:pic>
              </a:graphicData>
            </a:graphic>
            <wp14:sizeRelH relativeFrom="margin">
              <wp14:pctWidth>0</wp14:pctWidth>
            </wp14:sizeRelH>
            <wp14:sizeRelV relativeFrom="margin">
              <wp14:pctHeight>0</wp14:pctHeight>
            </wp14:sizeRelV>
          </wp:anchor>
        </w:drawing>
      </w:r>
      <w:r w:rsidR="000E772D">
        <w:rPr>
          <w:noProof/>
        </w:rPr>
        <mc:AlternateContent>
          <mc:Choice Requires="wps">
            <w:drawing>
              <wp:anchor distT="0" distB="0" distL="114300" distR="114300" simplePos="0" relativeHeight="251669504" behindDoc="0" locked="0" layoutInCell="1" allowOverlap="1" wp14:anchorId="50C0842A" wp14:editId="55A1A361">
                <wp:simplePos x="0" y="0"/>
                <wp:positionH relativeFrom="column">
                  <wp:posOffset>1669948</wp:posOffset>
                </wp:positionH>
                <wp:positionV relativeFrom="paragraph">
                  <wp:posOffset>2458720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6ABB1AF5" w:rsidR="00B75394" w:rsidRDefault="00B75394"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5pt;margin-top:193.6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D7wU/rmAAAAEAEAAA8AAAAA&#13;&#10;AAAAAAAAAAAAiwQAAGRycy9kb3ducmV2LnhtbFBLBQYAAAAABAAEAPMAAACeBQAAAAA=&#13;&#10;" stroked="f">
                <v:textbox style="mso-fit-shape-to-text:t" inset="0,0,0,0">
                  <w:txbxContent>
                    <w:p w14:paraId="1AA9DC79" w14:textId="6ABB1AF5" w:rsidR="00B75394" w:rsidRDefault="00B75394"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v:textbox>
                <w10:wrap type="topAndBottom"/>
              </v:shape>
            </w:pict>
          </mc:Fallback>
        </mc:AlternateContent>
      </w:r>
      <w:r w:rsidR="005C3D78">
        <w:t xml:space="preserve">Los sensores </w:t>
      </w:r>
      <w:r w:rsidR="00DF0F4A">
        <w:t>son</w:t>
      </w:r>
      <w:r w:rsidR="005C3D78">
        <w:t xml:space="preserve"> </w:t>
      </w:r>
      <w:r w:rsidR="00435B4B">
        <w:t>con seguridad</w:t>
      </w:r>
      <w:r w:rsidR="005C3D78">
        <w:t xml:space="preserve"> la parte más importante pues deben estar colocados de manera correcta en el aparato para poder funcionar</w:t>
      </w:r>
      <w:r w:rsidR="00216CEA">
        <w:t xml:space="preserve"> adecuadamente</w:t>
      </w:r>
      <w:r w:rsidR="005C3D78">
        <w:t xml:space="preserve">, por la cantidad de sensores necesarios se decidió comprar un </w:t>
      </w:r>
      <w:proofErr w:type="spellStart"/>
      <w:r w:rsidR="00B91A8E">
        <w:t>hat</w:t>
      </w:r>
      <w:proofErr w:type="spellEnd"/>
      <w:r w:rsidR="005C3D78">
        <w:t xml:space="preserve"> para la </w:t>
      </w:r>
      <w:r w:rsidR="00B91A8E">
        <w:t>R</w:t>
      </w:r>
      <w:r w:rsidR="005C3D78">
        <w:t>aspberry</w:t>
      </w:r>
      <w:r w:rsidR="00216CEA">
        <w:t>,</w:t>
      </w:r>
      <w:r w:rsidR="005C3D78">
        <w:t xml:space="preserve"> llamado NAVIO2</w:t>
      </w:r>
      <w:r w:rsidR="00216CEA">
        <w:t>,</w:t>
      </w:r>
      <w:r w:rsidR="005C3D78">
        <w:t xml:space="preserve"> compatible con nuestro modelo.</w:t>
      </w:r>
    </w:p>
    <w:p w14:paraId="4D61F227" w14:textId="77777777" w:rsidR="005C3D78" w:rsidRDefault="005C3D78" w:rsidP="00B0707E"/>
    <w:p w14:paraId="4193944A" w14:textId="77777777" w:rsidR="0027462E" w:rsidRDefault="0027462E" w:rsidP="00B0707E"/>
    <w:p w14:paraId="11F96CB0" w14:textId="493233F0" w:rsidR="0091685A" w:rsidRDefault="00410E42" w:rsidP="00ED79F5">
      <w:r>
        <w:t>Est</w:t>
      </w:r>
      <w:r w:rsidR="00B91A8E">
        <w:t>e</w:t>
      </w:r>
      <w:r w:rsidR="005C3D78">
        <w:t xml:space="preserve"> </w:t>
      </w:r>
      <w:proofErr w:type="spellStart"/>
      <w:r w:rsidR="00B91A8E">
        <w:t>hat</w:t>
      </w:r>
      <w:proofErr w:type="spellEnd"/>
      <w:r w:rsidR="005C3D78">
        <w:t xml:space="preserve"> cuenta con un barómetro de alta resolución (</w:t>
      </w:r>
      <w:r w:rsidR="007A5C3B">
        <w:t>MS5611</w:t>
      </w:r>
      <w:r w:rsidR="005C3D78">
        <w:t>), dos sensores IMU (</w:t>
      </w:r>
      <w:r w:rsidR="007A5C3B">
        <w:t>MPU9250 y LSM9DS1</w:t>
      </w:r>
      <w:r w:rsidR="005C3D78">
        <w:t xml:space="preserve">), la </w:t>
      </w:r>
      <w:r w:rsidR="00216CEA">
        <w:t>posibilidad de ser alimentado desde una batería LIPO mediante un adaptador</w:t>
      </w:r>
      <w:r w:rsidR="00C24D3B">
        <w:t xml:space="preserve">, un módulo </w:t>
      </w:r>
      <w:proofErr w:type="spellStart"/>
      <w:r w:rsidR="00C24D3B">
        <w:t>gps</w:t>
      </w:r>
      <w:proofErr w:type="spellEnd"/>
      <w:r w:rsidR="007A5C3B">
        <w:t xml:space="preserve"> (</w:t>
      </w:r>
      <w:proofErr w:type="spellStart"/>
      <w:r w:rsidR="007A5C3B">
        <w:t>Ublox</w:t>
      </w:r>
      <w:proofErr w:type="spellEnd"/>
      <w:r w:rsidR="007A5C3B">
        <w:t xml:space="preserve">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w:t>
      </w:r>
      <w:proofErr w:type="spellStart"/>
      <w:r w:rsidR="009D6253">
        <w:t>hat</w:t>
      </w:r>
      <w:proofErr w:type="spellEnd"/>
      <w:r w:rsidR="009D6253">
        <w:t xml:space="preserve">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0638BC77" w:rsidR="0091685A" w:rsidRDefault="00F7316E" w:rsidP="0091685A">
      <w:pPr>
        <w:pStyle w:val="Ttulo2"/>
      </w:pPr>
      <w:bookmarkStart w:id="9" w:name="_Toc37343159"/>
      <w:r>
        <w:t xml:space="preserve">2.1.3 </w:t>
      </w:r>
      <w:r w:rsidR="0091685A">
        <w:t>Estructura adicional impresa en 3d</w:t>
      </w:r>
      <w:r w:rsidR="001F1DD8">
        <w:t>.</w:t>
      </w:r>
      <w:bookmarkEnd w:id="9"/>
    </w:p>
    <w:p w14:paraId="49A2C51F" w14:textId="77777777" w:rsidR="001F1DD8" w:rsidRPr="001F1DD8" w:rsidRDefault="001F1DD8" w:rsidP="001F1DD8"/>
    <w:p w14:paraId="67AFB035" w14:textId="44DD4AB2"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w:t>
      </w:r>
      <w:proofErr w:type="spellStart"/>
      <w:r w:rsidR="00EB7A7D">
        <w:t>Prusa</w:t>
      </w:r>
      <w:proofErr w:type="spellEnd"/>
      <w:r w:rsidR="00EB7A7D">
        <w:t xml:space="preserve">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E34B0F">
        <w:t>4</w:t>
      </w:r>
      <w:r w:rsidR="004C6576">
        <w:t>)</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E34B0F">
        <w:t>1</w:t>
      </w:r>
      <w:r w:rsidR="007C25EE">
        <w:t>)</w:t>
      </w:r>
      <w:r w:rsidR="007C25EE">
        <w:fldChar w:fldCharType="end"/>
      </w:r>
      <w:r w:rsidR="00F12C18">
        <w:t>.</w:t>
      </w:r>
      <w:r w:rsidR="004A0867">
        <w:t xml:space="preserve"> </w:t>
      </w:r>
    </w:p>
    <w:p w14:paraId="5A07D731" w14:textId="77777777" w:rsidR="0091685A" w:rsidRDefault="0091685A" w:rsidP="00EB7A7D"/>
    <w:p w14:paraId="79D748E4" w14:textId="05F88208"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971CB5">
        <w:t>5</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w:t>
      </w:r>
      <w:proofErr w:type="spellStart"/>
      <w:r w:rsidR="00AD03DC">
        <w:t>Fig</w:t>
      </w:r>
      <w:proofErr w:type="spellEnd"/>
      <w:r w:rsidR="00AD03DC">
        <w:t xml:space="preserve"> </w:t>
      </w:r>
      <w:r w:rsidR="00F77496">
        <w:t>2</w:t>
      </w:r>
      <w:r w:rsidR="00AD03DC">
        <w:t>)</w:t>
      </w:r>
      <w:r w:rsidR="00FB7FDE">
        <w:t>.</w:t>
      </w:r>
    </w:p>
    <w:p w14:paraId="531447B7" w14:textId="77777777" w:rsidR="00BF4399" w:rsidRDefault="00BF4399" w:rsidP="00EB7A7D"/>
    <w:p w14:paraId="4C101F1B" w14:textId="2386F6BE"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71CB5">
        <w:t>6</w:t>
      </w:r>
      <w:r w:rsidR="0098314E">
        <w:t>)</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w:t>
      </w:r>
      <w:proofErr w:type="spellStart"/>
      <w:r w:rsidR="00AD03DC">
        <w:t>Fig</w:t>
      </w:r>
      <w:proofErr w:type="spellEnd"/>
      <w:r w:rsidR="00AD03DC">
        <w:t xml:space="preserve"> </w:t>
      </w:r>
      <w:r w:rsidR="00F77496">
        <w:t>3</w:t>
      </w:r>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9F629C9" w:rsidR="00067BDA" w:rsidRDefault="00A872AC" w:rsidP="00EB7A7D">
      <w:r>
        <w:rPr>
          <w:noProof/>
        </w:rPr>
        <mc:AlternateContent>
          <mc:Choice Requires="wps">
            <w:drawing>
              <wp:anchor distT="0" distB="0" distL="114300" distR="114300" simplePos="0" relativeHeight="251687936" behindDoc="0" locked="0" layoutInCell="1" allowOverlap="1" wp14:anchorId="379B51FD" wp14:editId="4F3D46D4">
                <wp:simplePos x="0" y="0"/>
                <wp:positionH relativeFrom="column">
                  <wp:posOffset>3716655</wp:posOffset>
                </wp:positionH>
                <wp:positionV relativeFrom="paragraph">
                  <wp:posOffset>2589530</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3515C05D" w:rsidR="00B75394" w:rsidRDefault="00B75394" w:rsidP="00067BDA">
                            <w:pPr>
                              <w:pStyle w:val="Descripcin"/>
                              <w:rPr>
                                <w:noProof/>
                              </w:rPr>
                            </w:pPr>
                            <w:proofErr w:type="spellStart"/>
                            <w:r>
                              <w:t>Fig</w:t>
                            </w:r>
                            <w:proofErr w:type="spellEnd"/>
                            <w:r>
                              <w:t xml:space="preserve"> </w:t>
                            </w:r>
                            <w:ins w:id="10" w:author="Juan Carlos de Alfonso Juliá" w:date="2020-04-08T12:58:00Z">
                              <w:r>
                                <w:t>3</w:t>
                              </w:r>
                            </w:ins>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2.65pt;margin-top:203.9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" stroked="f">
                <v:textbox style="mso-fit-shape-to-text:t" inset="0,0,0,0">
                  <w:txbxContent>
                    <w:p w14:paraId="1FF581F6" w14:textId="3515C05D" w:rsidR="00B75394" w:rsidRDefault="00B75394" w:rsidP="00067BDA">
                      <w:pPr>
                        <w:pStyle w:val="Descripcin"/>
                        <w:rPr>
                          <w:noProof/>
                        </w:rPr>
                      </w:pPr>
                      <w:proofErr w:type="spellStart"/>
                      <w:r>
                        <w:t>Fig</w:t>
                      </w:r>
                      <w:proofErr w:type="spellEnd"/>
                      <w:r>
                        <w:t xml:space="preserve"> </w:t>
                      </w:r>
                      <w:ins w:id="11" w:author="Juan Carlos de Alfonso Juliá" w:date="2020-04-08T12:58:00Z">
                        <w:r>
                          <w:t>3</w:t>
                        </w:r>
                      </w:ins>
                      <w:r>
                        <w:t xml:space="preserve">. Diseño 3d de la funda para la cámara </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3B951566" wp14:editId="2C957461">
                <wp:simplePos x="0" y="0"/>
                <wp:positionH relativeFrom="column">
                  <wp:posOffset>-81280</wp:posOffset>
                </wp:positionH>
                <wp:positionV relativeFrom="paragraph">
                  <wp:posOffset>2698750</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1EFB987D" w:rsidR="00B75394" w:rsidRDefault="00B75394" w:rsidP="00BF4399">
                            <w:pPr>
                              <w:pStyle w:val="Descripcin"/>
                              <w:rPr>
                                <w:noProof/>
                              </w:rPr>
                            </w:pPr>
                            <w:proofErr w:type="spellStart"/>
                            <w:r>
                              <w:t>Fig</w:t>
                            </w:r>
                            <w:proofErr w:type="spellEnd"/>
                            <w:r>
                              <w:t xml:space="preserve"> </w:t>
                            </w:r>
                            <w:ins w:id="12" w:author="Juan Carlos de Alfonso Juliá" w:date="2020-04-08T12:58:00Z">
                              <w:r>
                                <w:t>2</w:t>
                              </w:r>
                            </w:ins>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6.4pt;margin-top:212.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" stroked="f">
                <v:textbox style="mso-fit-shape-to-text:t" inset="0,0,0,0">
                  <w:txbxContent>
                    <w:p w14:paraId="6F00C3F7" w14:textId="1EFB987D" w:rsidR="00B75394" w:rsidRDefault="00B75394" w:rsidP="00BF4399">
                      <w:pPr>
                        <w:pStyle w:val="Descripcin"/>
                        <w:rPr>
                          <w:noProof/>
                        </w:rPr>
                      </w:pPr>
                      <w:proofErr w:type="spellStart"/>
                      <w:r>
                        <w:t>Fig</w:t>
                      </w:r>
                      <w:proofErr w:type="spellEnd"/>
                      <w:r>
                        <w:t xml:space="preserve"> </w:t>
                      </w:r>
                      <w:ins w:id="13" w:author="Juan Carlos de Alfonso Juliá" w:date="2020-04-08T12:58:00Z">
                        <w:r>
                          <w:t>2</w:t>
                        </w:r>
                      </w:ins>
                      <w:r>
                        <w:t>. Diseño 3d del armazón de la Raspberry.</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64E263DD">
            <wp:simplePos x="0" y="0"/>
            <wp:positionH relativeFrom="column">
              <wp:posOffset>3671570</wp:posOffset>
            </wp:positionH>
            <wp:positionV relativeFrom="paragraph">
              <wp:posOffset>694690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75FB75D2" w14:textId="6A72EDBE" w:rsidR="00067BDA" w:rsidRDefault="00067BDA" w:rsidP="00067BDA">
      <w:pPr>
        <w:keepNext/>
      </w:pPr>
    </w:p>
    <w:p w14:paraId="4AE3F0B9" w14:textId="4E825B52" w:rsidR="00067BDA" w:rsidRDefault="00067BDA" w:rsidP="00067BDA">
      <w:pPr>
        <w:keepNext/>
      </w:pPr>
    </w:p>
    <w:p w14:paraId="5465502A" w14:textId="22F88A52" w:rsidR="00130978" w:rsidRDefault="00130978" w:rsidP="009D7EAC">
      <w:pPr>
        <w:keepNext/>
      </w:pPr>
    </w:p>
    <w:p w14:paraId="4DC14F2C" w14:textId="07551EBE" w:rsidR="00130978" w:rsidRDefault="00130978" w:rsidP="00445B5D">
      <w:pPr>
        <w:pStyle w:val="Ttulo2"/>
      </w:pPr>
    </w:p>
    <w:p w14:paraId="65026761" w14:textId="73ADEB6B" w:rsidR="00A872AC" w:rsidRDefault="00A872AC" w:rsidP="004F52B9">
      <w:pPr>
        <w:pStyle w:val="Ttulo1"/>
      </w:pPr>
    </w:p>
    <w:p w14:paraId="722D5B2F" w14:textId="77777777" w:rsidR="00A872AC" w:rsidRPr="00A872AC" w:rsidRDefault="00A872AC" w:rsidP="00A872AC"/>
    <w:p w14:paraId="0BC95C86" w14:textId="1628767B" w:rsidR="004F52B9" w:rsidRDefault="00456515" w:rsidP="004F52B9">
      <w:pPr>
        <w:pStyle w:val="Ttulo1"/>
      </w:pPr>
      <w:bookmarkStart w:id="14" w:name="_Toc37343160"/>
      <w:r>
        <w:lastRenderedPageBreak/>
        <w:t xml:space="preserve">2.2 </w:t>
      </w:r>
      <w:r w:rsidR="004F52B9">
        <w:t>Construcción final del prototipo.</w:t>
      </w:r>
      <w:bookmarkEnd w:id="14"/>
    </w:p>
    <w:p w14:paraId="7D4C6269" w14:textId="423E0D05" w:rsidR="00F41F51" w:rsidRDefault="00F41F51" w:rsidP="00F41F51"/>
    <w:p w14:paraId="4EA31F48" w14:textId="1BB6A0F6" w:rsidR="00F41F51" w:rsidRDefault="00F41F51" w:rsidP="00F41F51">
      <w:pPr>
        <w:pStyle w:val="Ttulo2"/>
      </w:pPr>
      <w:bookmarkStart w:id="15" w:name="_Toc37343161"/>
      <w:r>
        <w:t>2.2.1 Conexión entre variadores y motores</w:t>
      </w:r>
      <w:r w:rsidR="00A000A2">
        <w:t>.</w:t>
      </w:r>
      <w:bookmarkEnd w:id="15"/>
    </w:p>
    <w:p w14:paraId="4849CCB8" w14:textId="77777777" w:rsidR="001F1DD8" w:rsidRPr="001F1DD8" w:rsidRDefault="001F1DD8" w:rsidP="001F1DD8"/>
    <w:p w14:paraId="451F8D7B" w14:textId="2B13B24C" w:rsidR="004F778B" w:rsidRDefault="004F778B" w:rsidP="004F778B">
      <w:r>
        <w:t>Para este tipo de proyectos lo más habitual es usar motores sin escobillas (trifásicos)</w:t>
      </w:r>
      <w:r w:rsidR="008914D7">
        <w:t>,</w:t>
      </w:r>
      <w:r>
        <w:t xml:space="preserve"> cuya estructura interna corresponde a la de la figura 4 en donde hay 3 cables con el mismo voltaje cada uno separado entre si </w:t>
      </w:r>
      <w:r w:rsidR="00B34D3B">
        <w:t>120º.</w:t>
      </w:r>
    </w:p>
    <w:p w14:paraId="4DCB713E" w14:textId="2475EC2F" w:rsidR="004F778B" w:rsidRDefault="002B123D" w:rsidP="004F778B">
      <w:r w:rsidRPr="004F778B">
        <w:rPr>
          <w:noProof/>
        </w:rPr>
        <w:drawing>
          <wp:anchor distT="0" distB="0" distL="114300" distR="114300" simplePos="0" relativeHeight="251817984" behindDoc="0" locked="0" layoutInCell="1" allowOverlap="1" wp14:anchorId="0BCE7011" wp14:editId="7E626BE8">
            <wp:simplePos x="0" y="0"/>
            <wp:positionH relativeFrom="column">
              <wp:posOffset>1198545</wp:posOffset>
            </wp:positionH>
            <wp:positionV relativeFrom="paragraph">
              <wp:posOffset>161109</wp:posOffset>
            </wp:positionV>
            <wp:extent cx="2689860" cy="1765935"/>
            <wp:effectExtent l="0" t="0" r="2540" b="0"/>
            <wp:wrapSquare wrapText="bothSides"/>
            <wp:docPr id="89" name="Imagen 89" descr="Motores brushless Brush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brushless Brush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176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38D7A" w14:textId="45B76A1F" w:rsidR="004F778B" w:rsidRDefault="004F778B" w:rsidP="004F778B"/>
    <w:p w14:paraId="5FFF22A9" w14:textId="677F94A2" w:rsidR="002B123D" w:rsidRDefault="002B123D" w:rsidP="002B123D">
      <w:pPr>
        <w:keepNext/>
      </w:pPr>
      <w:r w:rsidRPr="004F778B">
        <w:fldChar w:fldCharType="begin"/>
      </w:r>
      <w:r w:rsidRPr="004F778B">
        <w:instrText xml:space="preserve"> INCLUDEPICTURE "/var/folders/f9/g2h78njx30sdg7mmyn9f5cm80000gn/T/com.microsoft.Word/WebArchiveCopyPasteTempFiles/brushl10.jpg" \* MERGEFORMATINET </w:instrText>
      </w:r>
      <w:r w:rsidRPr="004F778B">
        <w:fldChar w:fldCharType="end"/>
      </w:r>
    </w:p>
    <w:p w14:paraId="570FE55F" w14:textId="77777777" w:rsidR="002B123D" w:rsidRDefault="002B123D" w:rsidP="002B123D">
      <w:pPr>
        <w:pStyle w:val="Descripcin"/>
      </w:pPr>
    </w:p>
    <w:p w14:paraId="6E87196C" w14:textId="77777777" w:rsidR="002B123D" w:rsidRDefault="002B123D" w:rsidP="002B123D">
      <w:pPr>
        <w:pStyle w:val="Descripcin"/>
      </w:pPr>
    </w:p>
    <w:p w14:paraId="73175270" w14:textId="77777777" w:rsidR="002B123D" w:rsidRDefault="002B123D" w:rsidP="002B123D">
      <w:pPr>
        <w:pStyle w:val="Descripcin"/>
      </w:pPr>
    </w:p>
    <w:p w14:paraId="234DA95E" w14:textId="4762F273" w:rsidR="002B123D" w:rsidRDefault="002B123D" w:rsidP="002B123D">
      <w:pPr>
        <w:pStyle w:val="Descripcin"/>
      </w:pPr>
    </w:p>
    <w:p w14:paraId="15F27994" w14:textId="7A927D2E" w:rsidR="002B123D" w:rsidRDefault="002B123D" w:rsidP="002B123D">
      <w:pPr>
        <w:pStyle w:val="Descripcin"/>
      </w:pPr>
    </w:p>
    <w:p w14:paraId="1FFA104A" w14:textId="58972F9C" w:rsidR="00B34D3B" w:rsidRDefault="002B123D" w:rsidP="004F778B">
      <w:r>
        <w:rPr>
          <w:noProof/>
        </w:rPr>
        <mc:AlternateContent>
          <mc:Choice Requires="wps">
            <w:drawing>
              <wp:anchor distT="0" distB="0" distL="114300" distR="114300" simplePos="0" relativeHeight="251820032" behindDoc="0" locked="0" layoutInCell="1" allowOverlap="1" wp14:anchorId="0D36DDE2" wp14:editId="64611173">
                <wp:simplePos x="0" y="0"/>
                <wp:positionH relativeFrom="column">
                  <wp:posOffset>1320905</wp:posOffset>
                </wp:positionH>
                <wp:positionV relativeFrom="paragraph">
                  <wp:posOffset>64135</wp:posOffset>
                </wp:positionV>
                <wp:extent cx="2082800" cy="635"/>
                <wp:effectExtent l="0" t="0" r="0" b="0"/>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26848775" w14:textId="541E8AD4" w:rsidR="00B75394" w:rsidRDefault="00B75394" w:rsidP="002B123D">
                            <w:pPr>
                              <w:pStyle w:val="Descripcin"/>
                              <w:rPr>
                                <w:noProof/>
                              </w:rPr>
                            </w:pPr>
                            <w:proofErr w:type="spellStart"/>
                            <w:r>
                              <w:t>Fig</w:t>
                            </w:r>
                            <w:proofErr w:type="spellEnd"/>
                            <w:r>
                              <w:t xml:space="preserve"> 4. Esquema de un motor </w:t>
                            </w:r>
                            <w:proofErr w:type="spellStart"/>
                            <w:r>
                              <w:t>trifase</w:t>
                            </w:r>
                            <w:proofErr w:type="spellEnd"/>
                            <w:r>
                              <w:t xml:space="preserve"> (</w:t>
                            </w:r>
                            <w:r>
                              <w:fldChar w:fldCharType="begin"/>
                            </w:r>
                            <w:r>
                              <w:instrText xml:space="preserve"> REF _Ref37324149 \r \h </w:instrText>
                            </w:r>
                            <w:r>
                              <w:fldChar w:fldCharType="separate"/>
                            </w:r>
                            <w:r>
                              <w:t>7)</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6DDE2" id="Cuadro de texto 100" o:spid="_x0000_s1029" type="#_x0000_t202" style="position:absolute;margin-left:104pt;margin-top:5.05pt;width:164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" stroked="f">
                <v:textbox style="mso-fit-shape-to-text:t" inset="0,0,0,0">
                  <w:txbxContent>
                    <w:p w14:paraId="26848775" w14:textId="541E8AD4" w:rsidR="00B75394" w:rsidRDefault="00B75394" w:rsidP="002B123D">
                      <w:pPr>
                        <w:pStyle w:val="Descripcin"/>
                        <w:rPr>
                          <w:noProof/>
                        </w:rPr>
                      </w:pPr>
                      <w:proofErr w:type="spellStart"/>
                      <w:r>
                        <w:t>Fig</w:t>
                      </w:r>
                      <w:proofErr w:type="spellEnd"/>
                      <w:r>
                        <w:t xml:space="preserve"> 4. Esquema de un motor </w:t>
                      </w:r>
                      <w:proofErr w:type="spellStart"/>
                      <w:r>
                        <w:t>trifase</w:t>
                      </w:r>
                      <w:proofErr w:type="spellEnd"/>
                      <w:r>
                        <w:t xml:space="preserve"> (</w:t>
                      </w:r>
                      <w:r>
                        <w:fldChar w:fldCharType="begin"/>
                      </w:r>
                      <w:r>
                        <w:instrText xml:space="preserve"> REF _Ref37324149 \r \h </w:instrText>
                      </w:r>
                      <w:r>
                        <w:fldChar w:fldCharType="separate"/>
                      </w:r>
                      <w:r>
                        <w:t>7)</w:t>
                      </w:r>
                      <w:r>
                        <w:fldChar w:fldCharType="end"/>
                      </w:r>
                      <w:r>
                        <w:t>.</w:t>
                      </w:r>
                    </w:p>
                  </w:txbxContent>
                </v:textbox>
                <w10:wrap type="square"/>
              </v:shape>
            </w:pict>
          </mc:Fallback>
        </mc:AlternateContent>
      </w:r>
    </w:p>
    <w:p w14:paraId="25F2754D" w14:textId="5A1451E9" w:rsidR="00B34D3B" w:rsidRPr="004F778B" w:rsidRDefault="00B34D3B" w:rsidP="004F778B"/>
    <w:p w14:paraId="70A00AAF" w14:textId="2223A776" w:rsidR="00B34D3B" w:rsidRDefault="00B34D3B" w:rsidP="004F778B">
      <w:r>
        <w:t xml:space="preserve">Estos 3 cables son conectados al variador que tiene la función de activar cada uno de los cables en orden creando un campo magnético haciendo girar por tanto el motor. </w:t>
      </w:r>
    </w:p>
    <w:p w14:paraId="5599B6A9" w14:textId="77777777" w:rsidR="00B34D3B" w:rsidRDefault="00B34D3B" w:rsidP="004F778B"/>
    <w:p w14:paraId="453DBE1F" w14:textId="01154FB2" w:rsidR="004F778B" w:rsidRDefault="00435B4B" w:rsidP="004F778B">
      <w:r>
        <w:t>Teniendo</w:t>
      </w:r>
      <w:r w:rsidR="00B34D3B">
        <w:t xml:space="preserve"> esto</w:t>
      </w:r>
      <w:r>
        <w:t xml:space="preserve"> en cuenta</w:t>
      </w:r>
      <w:r w:rsidR="00B34D3B">
        <w:t xml:space="preserve"> es relativamente sencillo el cambiar el sentido del giro, bastaría con cambiar el orden de conexión de los dos cables exteriores dejando el central inmóvil, la razón es que </w:t>
      </w:r>
      <w:r w:rsidR="002B123D">
        <w:t>el cable central siempre se activará en segundo lugar y no tiene sentido cambiarlo para cambiar el sentido del giro.</w:t>
      </w:r>
    </w:p>
    <w:p w14:paraId="3841CBC4" w14:textId="7859DE70" w:rsidR="00B34D3B" w:rsidRDefault="00B34D3B" w:rsidP="004F778B">
      <w:r>
        <w:t>Es importante entender este concepto dado que va a ser necesario invertir el sentido del giro en ocasiones para el correcto funcionamiento del dron, la razón se explicará más adelante.</w:t>
      </w:r>
    </w:p>
    <w:p w14:paraId="5D2C8D70" w14:textId="113AE99E" w:rsidR="004F778B" w:rsidRDefault="004F778B" w:rsidP="004F778B"/>
    <w:p w14:paraId="1C210367" w14:textId="215A2827" w:rsidR="004F778B" w:rsidRPr="004F778B" w:rsidRDefault="00B34D3B" w:rsidP="004F778B">
      <w:r w:rsidRPr="00B34D3B">
        <w:rPr>
          <w:noProof/>
        </w:rPr>
        <w:drawing>
          <wp:inline distT="0" distB="0" distL="0" distR="0" wp14:anchorId="1AC32E65" wp14:editId="2B5FBA5C">
            <wp:extent cx="5396230" cy="995045"/>
            <wp:effectExtent l="0" t="0" r="1270" b="0"/>
            <wp:docPr id="99" name="Imagen 9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995045"/>
                    </a:xfrm>
                    <a:prstGeom prst="rect">
                      <a:avLst/>
                    </a:prstGeom>
                  </pic:spPr>
                </pic:pic>
              </a:graphicData>
            </a:graphic>
          </wp:inline>
        </w:drawing>
      </w:r>
    </w:p>
    <w:p w14:paraId="6E2E130C" w14:textId="4C80846F" w:rsidR="00F41F51" w:rsidRDefault="00F41F51" w:rsidP="00F41F51">
      <w:pPr>
        <w:pStyle w:val="Ttulo2"/>
      </w:pPr>
      <w:bookmarkStart w:id="16" w:name="_Toc37343162"/>
      <w:r>
        <w:t xml:space="preserve">2.2.1 Conexión entre variadores </w:t>
      </w:r>
      <w:r w:rsidR="00B34D3B">
        <w:t>con Raspberry y batería</w:t>
      </w:r>
      <w:r w:rsidR="00672A2A">
        <w:t>.</w:t>
      </w:r>
      <w:bookmarkEnd w:id="16"/>
    </w:p>
    <w:p w14:paraId="4D91A426" w14:textId="6753287C" w:rsidR="004F778B" w:rsidRDefault="004F778B" w:rsidP="004F778B"/>
    <w:p w14:paraId="2F364F51" w14:textId="73C9A0BB" w:rsidR="008914D7" w:rsidRDefault="008914D7" w:rsidP="008914D7">
      <w:r>
        <w:t xml:space="preserve">Respecto a la otra parte del variador hay 4 cables, dos de ellos (normalmente rojo y negro) son los cables de alimentación que irán conectados a la </w:t>
      </w:r>
      <w:proofErr w:type="spellStart"/>
      <w:r>
        <w:t>pdb</w:t>
      </w:r>
      <w:proofErr w:type="spellEnd"/>
      <w:r>
        <w:t xml:space="preserve"> y posteriormente a la batería. Los otros dos cables que normalmente vienen e</w:t>
      </w:r>
      <w:r w:rsidR="00A000A2">
        <w:t>n</w:t>
      </w:r>
      <w:r>
        <w:t xml:space="preserve"> un conector </w:t>
      </w:r>
      <w:proofErr w:type="spellStart"/>
      <w:r>
        <w:t>gpio</w:t>
      </w:r>
      <w:proofErr w:type="spellEnd"/>
      <w:r>
        <w:t xml:space="preserve"> hembra van conectados al controlador (en este caso a los puertos </w:t>
      </w:r>
      <w:proofErr w:type="spellStart"/>
      <w:r>
        <w:t>pwm</w:t>
      </w:r>
      <w:proofErr w:type="spellEnd"/>
      <w:r>
        <w:t xml:space="preserve"> de la Navio2) son de color negro y blanco siendo el </w:t>
      </w:r>
      <w:proofErr w:type="gramStart"/>
      <w:r>
        <w:t>primero tierra</w:t>
      </w:r>
      <w:proofErr w:type="gramEnd"/>
      <w:r>
        <w:t xml:space="preserve"> (GND) y el segundo la señal </w:t>
      </w:r>
      <w:proofErr w:type="spellStart"/>
      <w:r>
        <w:t>pwm</w:t>
      </w:r>
      <w:proofErr w:type="spellEnd"/>
      <w:r>
        <w:t xml:space="preserve">. </w:t>
      </w:r>
    </w:p>
    <w:p w14:paraId="303501EF" w14:textId="7C980962" w:rsidR="008914D7" w:rsidRDefault="008914D7" w:rsidP="008914D7"/>
    <w:p w14:paraId="590496E9" w14:textId="249D0A08" w:rsidR="008914D7" w:rsidRDefault="008914D7" w:rsidP="008914D7">
      <w:r>
        <w:t xml:space="preserve">Una vez que tenemos claro que cables deben ir a la batería hay que soldarlos a la </w:t>
      </w:r>
      <w:proofErr w:type="spellStart"/>
      <w:r>
        <w:t>pdb</w:t>
      </w:r>
      <w:proofErr w:type="spellEnd"/>
      <w:r>
        <w:t xml:space="preserve"> del chasis junto con el módulo de corriente siguiendo el esquema de la figura 5.</w:t>
      </w:r>
    </w:p>
    <w:p w14:paraId="6FACF374" w14:textId="77777777" w:rsidR="008914D7" w:rsidRDefault="008914D7" w:rsidP="008914D7"/>
    <w:p w14:paraId="046F890C" w14:textId="1335D062" w:rsidR="00905686" w:rsidRDefault="00905686" w:rsidP="004F778B">
      <w:r>
        <w:rPr>
          <w:noProof/>
        </w:rPr>
        <w:lastRenderedPageBreak/>
        <w:drawing>
          <wp:anchor distT="0" distB="0" distL="114300" distR="114300" simplePos="0" relativeHeight="251814912" behindDoc="0" locked="0" layoutInCell="1" allowOverlap="1" wp14:anchorId="1ED210A3" wp14:editId="7BD4EE37">
            <wp:simplePos x="0" y="0"/>
            <wp:positionH relativeFrom="column">
              <wp:posOffset>0</wp:posOffset>
            </wp:positionH>
            <wp:positionV relativeFrom="paragraph">
              <wp:posOffset>178435</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FE79D74" w14:textId="5F29A935" w:rsidR="00B34D3B" w:rsidRDefault="00905686" w:rsidP="004F778B">
      <w:r>
        <w:rPr>
          <w:noProof/>
        </w:rPr>
        <mc:AlternateContent>
          <mc:Choice Requires="wps">
            <w:drawing>
              <wp:anchor distT="0" distB="0" distL="114300" distR="114300" simplePos="0" relativeHeight="251816960" behindDoc="0" locked="0" layoutInCell="1" allowOverlap="1" wp14:anchorId="5C4D3D0E" wp14:editId="1A2C2405">
                <wp:simplePos x="0" y="0"/>
                <wp:positionH relativeFrom="column">
                  <wp:posOffset>0</wp:posOffset>
                </wp:positionH>
                <wp:positionV relativeFrom="paragraph">
                  <wp:posOffset>1812925</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6680237" w14:textId="5363C521" w:rsidR="00B75394" w:rsidRDefault="00B75394" w:rsidP="00905686">
                            <w:pPr>
                              <w:pStyle w:val="Descripcin"/>
                              <w:rPr>
                                <w:noProof/>
                              </w:rPr>
                            </w:pPr>
                            <w:proofErr w:type="spellStart"/>
                            <w:r>
                              <w:t>Fig</w:t>
                            </w:r>
                            <w:proofErr w:type="spellEnd"/>
                            <w:r>
                              <w:t xml:space="preserve"> </w:t>
                            </w:r>
                            <w:ins w:id="17"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D3D0E" id="Cuadro de texto 77" o:spid="_x0000_s1030" type="#_x0000_t202" style="position:absolute;margin-left:0;margin-top:142.75pt;width:424.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" stroked="f">
                <v:textbox style="mso-fit-shape-to-text:t" inset="0,0,0,0">
                  <w:txbxContent>
                    <w:p w14:paraId="06680237" w14:textId="5363C521" w:rsidR="00B75394" w:rsidRDefault="00B75394" w:rsidP="00905686">
                      <w:pPr>
                        <w:pStyle w:val="Descripcin"/>
                        <w:rPr>
                          <w:noProof/>
                        </w:rPr>
                      </w:pPr>
                      <w:proofErr w:type="spellStart"/>
                      <w:r>
                        <w:t>Fig</w:t>
                      </w:r>
                      <w:proofErr w:type="spellEnd"/>
                      <w:r>
                        <w:t xml:space="preserve"> </w:t>
                      </w:r>
                      <w:ins w:id="18" w:author="Juan Carlos de Alfonso Juliá" w:date="2020-04-08T12:59:00Z">
                        <w:r>
                          <w:t>5</w:t>
                        </w:r>
                      </w:ins>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p>
    <w:p w14:paraId="754ACDF5" w14:textId="77777777" w:rsidR="00B34D3B" w:rsidRPr="004F778B" w:rsidRDefault="00B34D3B" w:rsidP="004F778B"/>
    <w:p w14:paraId="230C2862" w14:textId="2B5F8517" w:rsidR="00F41F51" w:rsidRDefault="00F41F51" w:rsidP="00F41F51">
      <w:pPr>
        <w:pStyle w:val="Ttulo2"/>
      </w:pPr>
      <w:bookmarkStart w:id="19" w:name="_Toc37343163"/>
      <w:r>
        <w:t>2.2.2 Instalación de las hélices</w:t>
      </w:r>
      <w:r w:rsidR="0068545E">
        <w:t xml:space="preserve"> y ajuste del sentido de giro</w:t>
      </w:r>
      <w:r w:rsidR="005E30A7">
        <w:t>.</w:t>
      </w:r>
      <w:bookmarkEnd w:id="19"/>
    </w:p>
    <w:p w14:paraId="0C3E20F5" w14:textId="77777777" w:rsidR="0068545E" w:rsidRDefault="0068545E" w:rsidP="008914D7"/>
    <w:p w14:paraId="56703DFC" w14:textId="58DEDC08" w:rsidR="008914D7" w:rsidRDefault="0068545E" w:rsidP="008914D7">
      <w:r>
        <w:t>Cuando a un motor se le instala una hélice y este gira en horizontal va a generar una fuerza de sustentación que es lo que se busca para mantener el dron en el aire, sin embargo también debido al giro de la hélice se genera un par motor en puntos distintos que tiende a parar la hélice y hacer girar el dron a su alrededor</w:t>
      </w:r>
      <w:r w:rsidR="001D0017">
        <w:t>,</w:t>
      </w:r>
      <w:r>
        <w:t xml:space="preserve"> </w:t>
      </w:r>
      <w:r w:rsidR="001D0017">
        <w:t>e</w:t>
      </w:r>
      <w:r>
        <w:t xml:space="preserve">s por este motivo que la colocación de las hélices </w:t>
      </w:r>
      <w:r w:rsidR="001D0017">
        <w:t>y</w:t>
      </w:r>
      <w:r>
        <w:t xml:space="preserve"> el sentido del giro </w:t>
      </w:r>
      <w:r w:rsidR="007B19AF">
        <w:t xml:space="preserve">de estas </w:t>
      </w:r>
      <w:r>
        <w:t>debe ser simétrico para poder contrarrestar los momentos angulares generados evitando que el dron gire sobre si mismo</w:t>
      </w:r>
      <w:r w:rsidR="007B19AF">
        <w:t>,</w:t>
      </w:r>
      <w:r>
        <w:t xml:space="preserve"> y mantenga</w:t>
      </w:r>
      <w:r w:rsidR="007B19AF">
        <w:t xml:space="preserve"> así</w:t>
      </w:r>
      <w:r>
        <w:t xml:space="preserve"> una posición estable </w:t>
      </w:r>
      <w:r w:rsidR="007B19AF">
        <w:t>elevándose</w:t>
      </w:r>
      <w:r>
        <w:t xml:space="preserve"> (</w:t>
      </w:r>
      <w:r>
        <w:fldChar w:fldCharType="begin"/>
      </w:r>
      <w:r>
        <w:instrText xml:space="preserve"> REF _Ref33652366 \r \h </w:instrText>
      </w:r>
      <w:r>
        <w:fldChar w:fldCharType="separate"/>
      </w:r>
      <w:r w:rsidR="003C6D83">
        <w:t>9)</w:t>
      </w:r>
      <w:r>
        <w:fldChar w:fldCharType="end"/>
      </w:r>
      <w:r>
        <w:t>.</w:t>
      </w:r>
    </w:p>
    <w:p w14:paraId="2F395F44" w14:textId="4FBFB2B5" w:rsidR="0068545E" w:rsidRDefault="0068545E" w:rsidP="008914D7">
      <w:r>
        <w:t xml:space="preserve">La situación final debe ser por tanto igual a la de la figura 6 en donde como se ha mencionado antes </w:t>
      </w:r>
      <w:r w:rsidR="00A000A2">
        <w:t>la simetría de los motores anula</w:t>
      </w:r>
      <w:r>
        <w:t xml:space="preserve"> los momentos angulares de giro</w:t>
      </w:r>
      <w:r w:rsidR="007B19AF">
        <w:t xml:space="preserve"> del dron</w:t>
      </w:r>
      <w:r>
        <w:t>.</w:t>
      </w:r>
    </w:p>
    <w:p w14:paraId="4BFEF72C" w14:textId="6805DFE4" w:rsidR="0068545E" w:rsidRDefault="005515A4" w:rsidP="008914D7">
      <w:r>
        <w:rPr>
          <w:noProof/>
        </w:rPr>
        <w:drawing>
          <wp:anchor distT="0" distB="0" distL="114300" distR="114300" simplePos="0" relativeHeight="251821056" behindDoc="0" locked="0" layoutInCell="1" allowOverlap="1" wp14:anchorId="3B45C46D" wp14:editId="5D145CAE">
            <wp:simplePos x="0" y="0"/>
            <wp:positionH relativeFrom="column">
              <wp:posOffset>52172</wp:posOffset>
            </wp:positionH>
            <wp:positionV relativeFrom="paragraph">
              <wp:posOffset>190754</wp:posOffset>
            </wp:positionV>
            <wp:extent cx="5396230" cy="2450465"/>
            <wp:effectExtent l="0" t="0" r="1270" b="635"/>
            <wp:wrapSquare wrapText="bothSides"/>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14:sizeRelH relativeFrom="page">
              <wp14:pctWidth>0</wp14:pctWidth>
            </wp14:sizeRelH>
            <wp14:sizeRelV relativeFrom="page">
              <wp14:pctHeight>0</wp14:pctHeight>
            </wp14:sizeRelV>
          </wp:anchor>
        </w:drawing>
      </w:r>
    </w:p>
    <w:p w14:paraId="3770A433" w14:textId="1B4142BB" w:rsidR="008914D7" w:rsidRPr="008914D7" w:rsidRDefault="00901195" w:rsidP="008914D7">
      <w:r>
        <w:rPr>
          <w:noProof/>
        </w:rPr>
        <mc:AlternateContent>
          <mc:Choice Requires="wps">
            <w:drawing>
              <wp:anchor distT="0" distB="0" distL="114300" distR="114300" simplePos="0" relativeHeight="251726848" behindDoc="0" locked="0" layoutInCell="1" allowOverlap="1" wp14:anchorId="5A14B0DF" wp14:editId="770995E1">
                <wp:simplePos x="0" y="0"/>
                <wp:positionH relativeFrom="column">
                  <wp:posOffset>58420</wp:posOffset>
                </wp:positionH>
                <wp:positionV relativeFrom="paragraph">
                  <wp:posOffset>2590633</wp:posOffset>
                </wp:positionV>
                <wp:extent cx="3247390" cy="635"/>
                <wp:effectExtent l="0" t="0" r="381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wps:spPr>
                      <wps:txbx>
                        <w:txbxContent>
                          <w:p w14:paraId="190FDE16" w14:textId="795A3061" w:rsidR="00B75394" w:rsidRDefault="00B75394" w:rsidP="00860826">
                            <w:pPr>
                              <w:pStyle w:val="Descripcin"/>
                              <w:rPr>
                                <w:noProof/>
                              </w:rPr>
                            </w:pPr>
                            <w:proofErr w:type="spellStart"/>
                            <w:r>
                              <w:t>Fig</w:t>
                            </w:r>
                            <w:proofErr w:type="spellEnd"/>
                            <w:r>
                              <w:t xml:space="preserve"> </w:t>
                            </w:r>
                            <w:ins w:id="20" w:author="Juan Carlos de Alfonso Juliá" w:date="2020-04-08T12:59:00Z">
                              <w:r>
                                <w:t>6</w:t>
                              </w:r>
                            </w:ins>
                            <w:r>
                              <w:t>. Esquema de rotación de los motores (</w:t>
                            </w:r>
                            <w:r>
                              <w:fldChar w:fldCharType="begin"/>
                            </w:r>
                            <w:r>
                              <w:instrText xml:space="preserve"> REF _Ref37326950 \r \h </w:instrText>
                            </w:r>
                            <w:r>
                              <w:fldChar w:fldCharType="separate"/>
                            </w:r>
                            <w:r>
                              <w:t>10)</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4B0DF" id="Cuadro de texto 50" o:spid="_x0000_s1031" type="#_x0000_t202" style="position:absolute;margin-left:4.6pt;margin-top:204pt;width:255.7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" stroked="f">
                <v:textbox style="mso-fit-shape-to-text:t" inset="0,0,0,0">
                  <w:txbxContent>
                    <w:p w14:paraId="190FDE16" w14:textId="795A3061" w:rsidR="00B75394" w:rsidRDefault="00B75394" w:rsidP="00860826">
                      <w:pPr>
                        <w:pStyle w:val="Descripcin"/>
                        <w:rPr>
                          <w:noProof/>
                        </w:rPr>
                      </w:pPr>
                      <w:proofErr w:type="spellStart"/>
                      <w:r>
                        <w:t>Fig</w:t>
                      </w:r>
                      <w:proofErr w:type="spellEnd"/>
                      <w:r>
                        <w:t xml:space="preserve"> </w:t>
                      </w:r>
                      <w:ins w:id="21" w:author="Juan Carlos de Alfonso Juliá" w:date="2020-04-08T12:59:00Z">
                        <w:r>
                          <w:t>6</w:t>
                        </w:r>
                      </w:ins>
                      <w:r>
                        <w:t>. Esquema de rotación de los motores (</w:t>
                      </w:r>
                      <w:r>
                        <w:fldChar w:fldCharType="begin"/>
                      </w:r>
                      <w:r>
                        <w:instrText xml:space="preserve"> REF _Ref37326950 \r \h </w:instrText>
                      </w:r>
                      <w:r>
                        <w:fldChar w:fldCharType="separate"/>
                      </w:r>
                      <w:r>
                        <w:t>10)</w:t>
                      </w:r>
                      <w:r>
                        <w:fldChar w:fldCharType="end"/>
                      </w:r>
                      <w:r>
                        <w:t>.</w:t>
                      </w:r>
                    </w:p>
                  </w:txbxContent>
                </v:textbox>
                <w10:wrap type="square"/>
              </v:shape>
            </w:pict>
          </mc:Fallback>
        </mc:AlternateContent>
      </w:r>
    </w:p>
    <w:p w14:paraId="227E78D0" w14:textId="2E4A1929" w:rsidR="00901195" w:rsidRDefault="00901195" w:rsidP="007A0D09"/>
    <w:p w14:paraId="7B2FF2F4" w14:textId="7E416393" w:rsidR="00901195" w:rsidRDefault="00901195" w:rsidP="007A0D09"/>
    <w:p w14:paraId="3D788620" w14:textId="698D932D" w:rsidR="00B32FC3" w:rsidRDefault="00B32FC3" w:rsidP="007A0D09"/>
    <w:p w14:paraId="775416C9" w14:textId="6DA8475A" w:rsidR="00DA453D" w:rsidRDefault="00DA453D" w:rsidP="007A0D09"/>
    <w:p w14:paraId="6BC63FE1" w14:textId="77777777" w:rsidR="00DA453D" w:rsidRDefault="00DA453D" w:rsidP="007A0D09"/>
    <w:p w14:paraId="5ACCA158" w14:textId="77777777" w:rsidR="00901195" w:rsidRDefault="00901195" w:rsidP="007A0D09"/>
    <w:p w14:paraId="46A91882" w14:textId="4CEAA1A6" w:rsidR="00B32FC3" w:rsidRDefault="00456515" w:rsidP="004017E5">
      <w:pPr>
        <w:pStyle w:val="Ttulo2"/>
      </w:pPr>
      <w:bookmarkStart w:id="22" w:name="_Toc37343164"/>
      <w:r>
        <w:lastRenderedPageBreak/>
        <w:t xml:space="preserve">2.2.3 </w:t>
      </w:r>
      <w:r w:rsidR="002C3BDD">
        <w:t>Colocación del resto de componentes</w:t>
      </w:r>
      <w:r w:rsidR="008635C7">
        <w:t>.</w:t>
      </w:r>
      <w:bookmarkEnd w:id="22"/>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75B44228" w:rsidR="00E27C9F" w:rsidRDefault="00E27C9F" w:rsidP="002C3BDD">
      <w:pPr>
        <w:pStyle w:val="Prrafodelista"/>
        <w:numPr>
          <w:ilvl w:val="0"/>
          <w:numId w:val="2"/>
        </w:numPr>
      </w:pPr>
      <w:r>
        <w:t xml:space="preserve">Conectamos las salidas GPIO de los variadores a la placa </w:t>
      </w:r>
      <w:proofErr w:type="spellStart"/>
      <w:r>
        <w:t>Navio</w:t>
      </w:r>
      <w:proofErr w:type="spellEnd"/>
      <w:r>
        <w:t xml:space="preserve"> usando cualquier puerto del 1 al 14. Por comodidad se han usado los puertos </w:t>
      </w:r>
      <w:r w:rsidR="00C46CE6">
        <w:t>1</w:t>
      </w:r>
      <w:r>
        <w:t>,</w:t>
      </w:r>
      <w:r w:rsidR="00C46CE6">
        <w:t>3,11</w:t>
      </w:r>
      <w:r>
        <w:t xml:space="preserve"> y </w:t>
      </w:r>
      <w:r w:rsidR="00C156F4">
        <w:t>13.</w:t>
      </w:r>
    </w:p>
    <w:p w14:paraId="79E8BA31" w14:textId="53692921" w:rsidR="002C3BDD" w:rsidRDefault="002C3BDD" w:rsidP="002C3BDD"/>
    <w:p w14:paraId="045BCA9B" w14:textId="5C5565FB" w:rsidR="002C3BDD" w:rsidRPr="002C3BDD" w:rsidRDefault="002C3BDD" w:rsidP="002C3BDD">
      <w:r>
        <w:t xml:space="preserve">Una vez que se han realizado todos los pasos anteriores </w:t>
      </w:r>
      <w:r w:rsidR="00571E60">
        <w:t>la parte de construcción del dron ha finalizado obteniendo un diseño semejante al de la</w:t>
      </w:r>
      <w:r w:rsidR="00CD5219">
        <w:t>s</w:t>
      </w:r>
      <w:r w:rsidR="00571E60">
        <w:t xml:space="preserve"> figura</w:t>
      </w:r>
      <w:r w:rsidR="00CD5219">
        <w:t>s</w:t>
      </w:r>
      <w:r w:rsidR="00571E60">
        <w:t xml:space="preserve"> </w:t>
      </w:r>
      <w:r w:rsidR="00EC697B">
        <w:t>8</w:t>
      </w:r>
      <w:r w:rsidR="00571E60">
        <w:t xml:space="preserve"> </w:t>
      </w:r>
      <w:r w:rsidR="00CD5219">
        <w:t xml:space="preserve">y </w:t>
      </w:r>
      <w:r w:rsidR="00EC697B">
        <w:t>9</w:t>
      </w:r>
      <w:r w:rsidR="00CD5219">
        <w:t xml:space="preserve"> </w:t>
      </w:r>
      <w:r w:rsidR="00571E60">
        <w:t xml:space="preserve">que es </w:t>
      </w:r>
      <w:r w:rsidR="00B307F8">
        <w:t>mi</w:t>
      </w:r>
      <w:r w:rsidR="00571E60">
        <w:t xml:space="preserve"> prototipo construido en este proyecto y </w:t>
      </w:r>
      <w:r w:rsidR="00F427BF">
        <w:t>e</w:t>
      </w:r>
      <w:r w:rsidR="00571E60">
        <w:t xml:space="preserve">l que posteriormente usaremos para el resto de </w:t>
      </w:r>
      <w:proofErr w:type="gramStart"/>
      <w:r w:rsidR="00571E60">
        <w:t>etapas</w:t>
      </w:r>
      <w:proofErr w:type="gramEnd"/>
      <w:r w:rsidR="00571E60">
        <w:t>.</w:t>
      </w:r>
    </w:p>
    <w:p w14:paraId="7ABD244B" w14:textId="7584B5D3" w:rsidR="00B32FC3" w:rsidRDefault="00B32FC3" w:rsidP="00CD5219"/>
    <w:p w14:paraId="7F404F71" w14:textId="6DA950D6" w:rsidR="00CD5219" w:rsidRPr="00CD5219" w:rsidRDefault="00EC4274" w:rsidP="004017E5">
      <w:r>
        <w:rPr>
          <w:noProof/>
        </w:rPr>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B75394" w:rsidRDefault="00B75394" w:rsidP="00EC4274">
                            <w:ins w:id="23" w:author="Juan Carlos de Alfonso Juliá" w:date="2020-04-08T11:41:00Z">
                              <w:r>
                                <w:t>Variadores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32" type="#_x0000_t202" style="position:absolute;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kjj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" fillcolor="white [3201]" strokeweight=".5pt">
                <v:textbox>
                  <w:txbxContent>
                    <w:p w14:paraId="4EFCE9F9" w14:textId="614583A8" w:rsidR="00B75394" w:rsidRDefault="00B75394" w:rsidP="00EC4274">
                      <w:ins w:id="24" w:author="Juan Carlos de Alfonso Juliá" w:date="2020-04-08T11:41:00Z">
                        <w:r>
                          <w:t>Variadores</w:t>
                        </w:r>
                      </w:ins>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4C71330A" wp14:editId="19AC2513">
                <wp:simplePos x="0" y="0"/>
                <wp:positionH relativeFrom="column">
                  <wp:posOffset>4976788</wp:posOffset>
                </wp:positionH>
                <wp:positionV relativeFrom="paragraph">
                  <wp:posOffset>780268</wp:posOffset>
                </wp:positionV>
                <wp:extent cx="1070708" cy="367324"/>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7B9B51C" w14:textId="772BB6C0" w:rsidR="00B75394" w:rsidRDefault="00B75394">
                            <w:r>
                              <w:t>Antena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1330A" id="Cuadro de texto 91" o:spid="_x0000_s1033" type="#_x0000_t202" style="position:absolute;margin-left:391.85pt;margin-top:61.45pt;width:84.3pt;height:28.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5b3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" fillcolor="white [3201]" strokeweight=".5pt">
                <v:textbox>
                  <w:txbxContent>
                    <w:p w14:paraId="37B9B51C" w14:textId="772BB6C0" w:rsidR="00B75394" w:rsidRDefault="00B75394">
                      <w:r>
                        <w:t>Antena GPS</w:t>
                      </w:r>
                    </w:p>
                  </w:txbxContent>
                </v:textbox>
              </v:shape>
            </w:pict>
          </mc:Fallback>
        </mc:AlternateContent>
      </w:r>
      <w:r w:rsidR="00CD5219">
        <w:rPr>
          <w:noProof/>
        </w:rPr>
        <mc:AlternateContent>
          <mc:Choice Requires="wps">
            <w:drawing>
              <wp:anchor distT="0" distB="0" distL="114300" distR="114300" simplePos="0" relativeHeight="251783168" behindDoc="0" locked="0" layoutInCell="1" allowOverlap="1" wp14:anchorId="539BD1FA" wp14:editId="1040A812">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BD939" id="_x0000_t32" coordsize="21600,21600" o:spt="32" o:oned="t" path="m,l21600,21600e" filled="f">
                <v:path arrowok="t" fillok="f" o:connecttype="none"/>
                <o:lock v:ext="edit" shapetype="t"/>
              </v:shapetype>
              <v:shape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BB5AF6">
        <w:rPr>
          <w:noProof/>
        </w:rPr>
        <mc:AlternateContent>
          <mc:Choice Requires="wps">
            <w:drawing>
              <wp:anchor distT="0" distB="0" distL="114300" distR="114300" simplePos="0" relativeHeight="251810816" behindDoc="0" locked="0" layoutInCell="1" allowOverlap="1" wp14:anchorId="06F376F7" wp14:editId="5213554E">
                <wp:simplePos x="0" y="0"/>
                <wp:positionH relativeFrom="column">
                  <wp:posOffset>-5715</wp:posOffset>
                </wp:positionH>
                <wp:positionV relativeFrom="paragraph">
                  <wp:posOffset>3695700</wp:posOffset>
                </wp:positionV>
                <wp:extent cx="4450715" cy="635"/>
                <wp:effectExtent l="0" t="0" r="0" b="1206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4D0CE241" w14:textId="01B06939" w:rsidR="00B75394" w:rsidRDefault="00B75394" w:rsidP="00D239B8">
                            <w:pPr>
                              <w:pStyle w:val="Descripcin"/>
                              <w:rPr>
                                <w:noProof/>
                              </w:rPr>
                            </w:pPr>
                            <w:proofErr w:type="spellStart"/>
                            <w:r>
                              <w:t>Fig</w:t>
                            </w:r>
                            <w:proofErr w:type="spellEnd"/>
                            <w:r>
                              <w:t xml:space="preserve"> 8. Prototipo final </w:t>
                            </w:r>
                            <w:proofErr w:type="spellStart"/>
                            <w:r>
                              <w:t>lhardware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376F7" id="Cuadro de texto 78" o:spid="_x0000_s1034" type="#_x0000_t202" style="position:absolute;margin-left:-.45pt;margin-top:291pt;width:350.4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" stroked="f">
                <v:textbox style="mso-fit-shape-to-text:t" inset="0,0,0,0">
                  <w:txbxContent>
                    <w:p w14:paraId="4D0CE241" w14:textId="01B06939" w:rsidR="00B75394" w:rsidRDefault="00B75394" w:rsidP="00D239B8">
                      <w:pPr>
                        <w:pStyle w:val="Descripcin"/>
                        <w:rPr>
                          <w:noProof/>
                        </w:rPr>
                      </w:pPr>
                      <w:proofErr w:type="spellStart"/>
                      <w:r>
                        <w:t>Fig</w:t>
                      </w:r>
                      <w:proofErr w:type="spellEnd"/>
                      <w:r>
                        <w:t xml:space="preserve"> 8. Prototipo final </w:t>
                      </w:r>
                      <w:proofErr w:type="spellStart"/>
                      <w:r>
                        <w:t>lhardware</w:t>
                      </w:r>
                      <w:proofErr w:type="spellEnd"/>
                    </w:p>
                  </w:txbxContent>
                </v:textbox>
                <w10:wrap type="square"/>
              </v:shape>
            </w:pict>
          </mc:Fallback>
        </mc:AlternateContent>
      </w:r>
      <w:r w:rsidR="00CD5219">
        <w:rPr>
          <w:noProof/>
        </w:rPr>
        <w:drawing>
          <wp:anchor distT="0" distB="0" distL="114300" distR="114300" simplePos="0" relativeHeight="251778048" behindDoc="0" locked="0" layoutInCell="1" allowOverlap="1" wp14:anchorId="7A980DEB" wp14:editId="3BD37CAD">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17"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B2FEB" w14:textId="4BFF4771" w:rsidR="00B32FC3" w:rsidRDefault="00B32FC3" w:rsidP="00FB0F7E">
      <w:pPr>
        <w:pStyle w:val="TtuloTDC"/>
      </w:pPr>
    </w:p>
    <w:p w14:paraId="31DF87D9" w14:textId="253D7830" w:rsidR="00CD5219" w:rsidRDefault="00CD5219" w:rsidP="00FB0F7E">
      <w:pPr>
        <w:pStyle w:val="TtuloTDC"/>
      </w:pPr>
    </w:p>
    <w:p w14:paraId="7140066F" w14:textId="13087A07" w:rsidR="00CD5219" w:rsidRDefault="00BA5E12" w:rsidP="00D239B8">
      <w:r>
        <w:rPr>
          <w:noProof/>
        </w:rPr>
        <mc:AlternateContent>
          <mc:Choice Requires="wps">
            <w:drawing>
              <wp:anchor distT="0" distB="0" distL="114300" distR="114300" simplePos="0" relativeHeight="251796480" behindDoc="0" locked="0" layoutInCell="1" allowOverlap="1" wp14:anchorId="6BB027CD" wp14:editId="38B75728">
                <wp:simplePos x="0" y="0"/>
                <wp:positionH relativeFrom="column">
                  <wp:posOffset>4863465</wp:posOffset>
                </wp:positionH>
                <wp:positionV relativeFrom="paragraph">
                  <wp:posOffset>82159</wp:posOffset>
                </wp:positionV>
                <wp:extent cx="1061036" cy="466676"/>
                <wp:effectExtent l="0" t="0" r="19050" b="16510"/>
                <wp:wrapNone/>
                <wp:docPr id="92" name="Cuadro de texto 92"/>
                <wp:cNvGraphicFramePr/>
                <a:graphic xmlns:a="http://schemas.openxmlformats.org/drawingml/2006/main">
                  <a:graphicData uri="http://schemas.microsoft.com/office/word/2010/wordprocessingShape">
                    <wps:wsp>
                      <wps:cNvSpPr txBox="1"/>
                      <wps:spPr>
                        <a:xfrm>
                          <a:off x="0" y="0"/>
                          <a:ext cx="1061036" cy="466676"/>
                        </a:xfrm>
                        <a:prstGeom prst="rect">
                          <a:avLst/>
                        </a:prstGeom>
                        <a:solidFill>
                          <a:schemeClr val="lt1"/>
                        </a:solidFill>
                        <a:ln w="6350">
                          <a:solidFill>
                            <a:prstClr val="black"/>
                          </a:solidFill>
                        </a:ln>
                      </wps:spPr>
                      <wps:txbx>
                        <w:txbxContent>
                          <w:p w14:paraId="739A2B86" w14:textId="1105493C" w:rsidR="00B75394" w:rsidRDefault="00B75394" w:rsidP="00EC4274">
                            <w:ins w:id="25" w:author="Juan Carlos de Alfonso Juliá" w:date="2020-04-08T11:39:00Z">
                              <w:r>
                                <w:t xml:space="preserve">Indicador de </w:t>
                              </w:r>
                              <w:proofErr w:type="spellStart"/>
                              <w:r>
                                <w:t>bateria</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27CD" id="Cuadro de texto 92" o:spid="_x0000_s1035" type="#_x0000_t202" style="position:absolute;margin-left:382.95pt;margin-top:6.45pt;width:83.55pt;height:3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" fillcolor="white [3201]" strokeweight=".5pt">
                <v:textbox>
                  <w:txbxContent>
                    <w:p w14:paraId="739A2B86" w14:textId="1105493C" w:rsidR="00B75394" w:rsidRDefault="00B75394" w:rsidP="00EC4274">
                      <w:ins w:id="26" w:author="Juan Carlos de Alfonso Juliá" w:date="2020-04-08T11:39:00Z">
                        <w:r>
                          <w:t xml:space="preserve">Indicador de </w:t>
                        </w:r>
                        <w:proofErr w:type="spellStart"/>
                        <w:r>
                          <w:t>bateria</w:t>
                        </w:r>
                      </w:ins>
                      <w:proofErr w:type="spellEnd"/>
                    </w:p>
                  </w:txbxContent>
                </v:textbox>
              </v:shape>
            </w:pict>
          </mc:Fallback>
        </mc:AlternateContent>
      </w:r>
    </w:p>
    <w:p w14:paraId="009BAB26" w14:textId="2A230D2A" w:rsidR="00CD5219" w:rsidRDefault="00CD5219" w:rsidP="00D239B8"/>
    <w:p w14:paraId="44EB345D" w14:textId="1DBCDD46" w:rsidR="00CD5219" w:rsidRDefault="00D239B8" w:rsidP="00101501">
      <w:r>
        <w:rPr>
          <w:noProof/>
        </w:rPr>
        <mc:AlternateContent>
          <mc:Choice Requires="wps">
            <w:drawing>
              <wp:anchor distT="0" distB="0" distL="114300" distR="114300" simplePos="0" relativeHeight="251798528" behindDoc="0" locked="0" layoutInCell="1" allowOverlap="1" wp14:anchorId="7D14DD8C" wp14:editId="6BF7B37B">
                <wp:simplePos x="0" y="0"/>
                <wp:positionH relativeFrom="column">
                  <wp:posOffset>5120511</wp:posOffset>
                </wp:positionH>
                <wp:positionV relativeFrom="paragraph">
                  <wp:posOffset>341904</wp:posOffset>
                </wp:positionV>
                <wp:extent cx="1072662" cy="527538"/>
                <wp:effectExtent l="0" t="0" r="6985" b="19050"/>
                <wp:wrapNone/>
                <wp:docPr id="93" name="Cuadro de texto 93"/>
                <wp:cNvGraphicFramePr/>
                <a:graphic xmlns:a="http://schemas.openxmlformats.org/drawingml/2006/main">
                  <a:graphicData uri="http://schemas.microsoft.com/office/word/2010/wordprocessingShape">
                    <wps:wsp>
                      <wps:cNvSpPr txBox="1"/>
                      <wps:spPr>
                        <a:xfrm>
                          <a:off x="0" y="0"/>
                          <a:ext cx="1072662" cy="527538"/>
                        </a:xfrm>
                        <a:prstGeom prst="rect">
                          <a:avLst/>
                        </a:prstGeom>
                        <a:solidFill>
                          <a:schemeClr val="lt1"/>
                        </a:solidFill>
                        <a:ln w="6350">
                          <a:solidFill>
                            <a:prstClr val="black"/>
                          </a:solidFill>
                        </a:ln>
                      </wps:spPr>
                      <wps:txbx>
                        <w:txbxContent>
                          <w:p w14:paraId="7EB87E6A" w14:textId="3BE72334" w:rsidR="00B75394" w:rsidRDefault="00B75394" w:rsidP="00EC4274">
                            <w:r>
                              <w:t>Conector a batería XT60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DD8C" id="Cuadro de texto 93" o:spid="_x0000_s1036" type="#_x0000_t202" style="position:absolute;margin-left:403.2pt;margin-top:26.9pt;width:84.45pt;height:4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" fillcolor="white [3201]" strokeweight=".5pt">
                <v:textbox>
                  <w:txbxContent>
                    <w:p w14:paraId="7EB87E6A" w14:textId="3BE72334" w:rsidR="00B75394" w:rsidRDefault="00B75394" w:rsidP="00EC4274">
                      <w:r>
                        <w:t>Conector a batería XT60</w:t>
                      </w:r>
                    </w:p>
                  </w:txbxContent>
                </v:textbox>
              </v:shape>
            </w:pict>
          </mc:Fallback>
        </mc:AlternateContent>
      </w:r>
    </w:p>
    <w:p w14:paraId="7902849C" w14:textId="18312309" w:rsidR="00CD5219" w:rsidRDefault="00CD5219" w:rsidP="00FB0F7E">
      <w:pPr>
        <w:pStyle w:val="TtuloTDC"/>
      </w:pPr>
    </w:p>
    <w:p w14:paraId="434527A5" w14:textId="3E86641E" w:rsidR="009D032D" w:rsidRDefault="009D032D" w:rsidP="009D032D"/>
    <w:p w14:paraId="036C33D3" w14:textId="26430CE9" w:rsidR="009D032D" w:rsidRDefault="009D032D" w:rsidP="009D032D"/>
    <w:p w14:paraId="2C4EC009" w14:textId="0F42E298" w:rsidR="009D032D" w:rsidRDefault="009D032D" w:rsidP="009D032D"/>
    <w:p w14:paraId="34B48DEC" w14:textId="5A19BDE9" w:rsidR="00CD5219" w:rsidRDefault="00CD5219" w:rsidP="004017E5"/>
    <w:p w14:paraId="013730E9" w14:textId="3FA77718" w:rsidR="00CD5219" w:rsidRDefault="00CD5219" w:rsidP="00D239B8"/>
    <w:p w14:paraId="0EB948C2" w14:textId="1C466FB7" w:rsidR="00D239B8" w:rsidRDefault="00D239B8" w:rsidP="00D239B8"/>
    <w:p w14:paraId="3EAAB666" w14:textId="10DCF4F8" w:rsidR="00D239B8" w:rsidRDefault="00D239B8" w:rsidP="00D239B8">
      <w:r>
        <w:rPr>
          <w:noProof/>
        </w:rPr>
        <w:lastRenderedPageBreak/>
        <w:drawing>
          <wp:anchor distT="0" distB="0" distL="114300" distR="114300" simplePos="0" relativeHeight="251779072" behindDoc="0" locked="0" layoutInCell="1" allowOverlap="1" wp14:anchorId="6088FC69" wp14:editId="50148886">
            <wp:simplePos x="0" y="0"/>
            <wp:positionH relativeFrom="column">
              <wp:posOffset>-12700</wp:posOffset>
            </wp:positionH>
            <wp:positionV relativeFrom="paragraph">
              <wp:posOffset>45085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18"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F2AB9" w14:textId="13FB924D" w:rsidR="00DC23A6" w:rsidRDefault="00D239B8" w:rsidP="00D239B8">
      <w:r>
        <w:rPr>
          <w:noProof/>
        </w:rPr>
        <mc:AlternateContent>
          <mc:Choice Requires="wps">
            <w:drawing>
              <wp:anchor distT="0" distB="0" distL="114300" distR="114300" simplePos="0" relativeHeight="251800576" behindDoc="0" locked="0" layoutInCell="1" allowOverlap="1" wp14:anchorId="65351043" wp14:editId="0B8DBE4F">
                <wp:simplePos x="0" y="0"/>
                <wp:positionH relativeFrom="column">
                  <wp:posOffset>5140502</wp:posOffset>
                </wp:positionH>
                <wp:positionV relativeFrom="paragraph">
                  <wp:posOffset>28977</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B75394" w:rsidRDefault="00B75394" w:rsidP="00EC4274">
                            <w:ins w:id="27" w:author="Juan Carlos de Alfonso Juliá" w:date="2020-04-08T11:40:00Z">
                              <w:r>
                                <w:t xml:space="preserve">Puertos </w:t>
                              </w:r>
                              <w:proofErr w:type="spellStart"/>
                              <w:r>
                                <w:t>pwm</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37" type="#_x0000_t202" style="position:absolute;margin-left:404.75pt;margin-top:2.3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" fillcolor="white [3201]" strokeweight=".5pt">
                <v:textbox>
                  <w:txbxContent>
                    <w:p w14:paraId="457F3FB8" w14:textId="27B4A590" w:rsidR="00B75394" w:rsidRDefault="00B75394" w:rsidP="00EC4274">
                      <w:ins w:id="28" w:author="Juan Carlos de Alfonso Juliá" w:date="2020-04-08T11:40:00Z">
                        <w:r>
                          <w:t xml:space="preserve">Puertos </w:t>
                        </w:r>
                        <w:proofErr w:type="spellStart"/>
                        <w:r>
                          <w:t>pwm</w:t>
                        </w:r>
                      </w:ins>
                      <w:proofErr w:type="spellEnd"/>
                    </w:p>
                  </w:txbxContent>
                </v:textbox>
              </v:shape>
            </w:pict>
          </mc:Fallback>
        </mc:AlternateContent>
      </w:r>
    </w:p>
    <w:p w14:paraId="7AA37ED5" w14:textId="506A7072" w:rsidR="00DC23A6" w:rsidRDefault="00D239B8" w:rsidP="00BA5E12">
      <w:r>
        <w:rPr>
          <w:noProof/>
        </w:rPr>
        <mc:AlternateContent>
          <mc:Choice Requires="wps">
            <w:drawing>
              <wp:anchor distT="0" distB="0" distL="114300" distR="114300" simplePos="0" relativeHeight="251793408" behindDoc="0" locked="0" layoutInCell="1" allowOverlap="1" wp14:anchorId="52E27B24" wp14:editId="7F96D04B">
                <wp:simplePos x="0" y="0"/>
                <wp:positionH relativeFrom="column">
                  <wp:posOffset>2004100</wp:posOffset>
                </wp:positionH>
                <wp:positionV relativeFrom="paragraph">
                  <wp:posOffset>38847</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5944B" id="Conector recto de flecha 88" o:spid="_x0000_s1026" type="#_x0000_t32" style="position:absolute;margin-left:157.8pt;margin-top:3.05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" strokecolor="#4472c4 [3204]" strokeweight=".5pt">
                <v:stroke endarrow="block" joinstyle="miter"/>
              </v:shape>
            </w:pict>
          </mc:Fallback>
        </mc:AlternateContent>
      </w:r>
    </w:p>
    <w:p w14:paraId="0D585492" w14:textId="3E3A2CDF" w:rsidR="00BA5E12" w:rsidRDefault="00BA5E12" w:rsidP="00BA5E12"/>
    <w:p w14:paraId="77E070C6" w14:textId="5F56F4C7" w:rsidR="00BA5E12" w:rsidRDefault="00BA5E12" w:rsidP="00BA5E12"/>
    <w:p w14:paraId="2F4D69C2" w14:textId="177F8C22" w:rsidR="00BA5E12" w:rsidRDefault="00D239B8" w:rsidP="00BA5E12">
      <w:r>
        <w:rPr>
          <w:noProof/>
        </w:rPr>
        <mc:AlternateContent>
          <mc:Choice Requires="wps">
            <w:drawing>
              <wp:anchor distT="0" distB="0" distL="114300" distR="114300" simplePos="0" relativeHeight="251791360" behindDoc="0" locked="0" layoutInCell="1" allowOverlap="1" wp14:anchorId="315E05C6" wp14:editId="286E28DC">
                <wp:simplePos x="0" y="0"/>
                <wp:positionH relativeFrom="column">
                  <wp:posOffset>1228837</wp:posOffset>
                </wp:positionH>
                <wp:positionV relativeFrom="paragraph">
                  <wp:posOffset>150841</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F10BA" id="Conector recto de flecha 87" o:spid="_x0000_s1026" type="#_x0000_t32" style="position:absolute;margin-left:96.75pt;margin-top:11.9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" strokecolor="#4472c4 [3204]" strokeweight=".5pt">
                <v:stroke endarrow="block" joinstyle="miter"/>
              </v:shape>
            </w:pict>
          </mc:Fallback>
        </mc:AlternateContent>
      </w:r>
    </w:p>
    <w:p w14:paraId="50C84334" w14:textId="79CCD85B" w:rsidR="00BA5E12" w:rsidRDefault="00D239B8" w:rsidP="00BA5E12">
      <w:r>
        <w:rPr>
          <w:noProof/>
        </w:rPr>
        <mc:AlternateContent>
          <mc:Choice Requires="wps">
            <w:drawing>
              <wp:anchor distT="0" distB="0" distL="114300" distR="114300" simplePos="0" relativeHeight="251802624" behindDoc="0" locked="0" layoutInCell="1" allowOverlap="1" wp14:anchorId="0B886C3D" wp14:editId="06C1C51F">
                <wp:simplePos x="0" y="0"/>
                <wp:positionH relativeFrom="column">
                  <wp:posOffset>4924058</wp:posOffset>
                </wp:positionH>
                <wp:positionV relativeFrom="paragraph">
                  <wp:posOffset>42698</wp:posOffset>
                </wp:positionV>
                <wp:extent cx="1024568" cy="504825"/>
                <wp:effectExtent l="0" t="0" r="17145" b="15875"/>
                <wp:wrapNone/>
                <wp:docPr id="95" name="Cuadro de texto 95"/>
                <wp:cNvGraphicFramePr/>
                <a:graphic xmlns:a="http://schemas.openxmlformats.org/drawingml/2006/main">
                  <a:graphicData uri="http://schemas.microsoft.com/office/word/2010/wordprocessingShape">
                    <wps:wsp>
                      <wps:cNvSpPr txBox="1"/>
                      <wps:spPr>
                        <a:xfrm>
                          <a:off x="0" y="0"/>
                          <a:ext cx="1024568" cy="504825"/>
                        </a:xfrm>
                        <a:prstGeom prst="rect">
                          <a:avLst/>
                        </a:prstGeom>
                        <a:solidFill>
                          <a:schemeClr val="lt1"/>
                        </a:solidFill>
                        <a:ln w="6350">
                          <a:solidFill>
                            <a:prstClr val="black"/>
                          </a:solidFill>
                        </a:ln>
                      </wps:spPr>
                      <wps:txbx>
                        <w:txbxContent>
                          <w:p w14:paraId="13E21C34" w14:textId="5CD18F98" w:rsidR="00B75394" w:rsidRDefault="00B75394" w:rsidP="00EC4274">
                            <w:ins w:id="29" w:author="Juan Carlos de Alfonso Juliá" w:date="2020-04-08T11:40:00Z">
                              <w:r>
                                <w:t xml:space="preserve">Alimentador </w:t>
                              </w:r>
                              <w:proofErr w:type="spellStart"/>
                              <w:r>
                                <w:t>Navio</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6C3D" id="Cuadro de texto 95" o:spid="_x0000_s1038" type="#_x0000_t202" style="position:absolute;margin-left:387.7pt;margin-top:3.35pt;width:80.65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" fillcolor="white [3201]" strokeweight=".5pt">
                <v:textbox>
                  <w:txbxContent>
                    <w:p w14:paraId="13E21C34" w14:textId="5CD18F98" w:rsidR="00B75394" w:rsidRDefault="00B75394" w:rsidP="00EC4274">
                      <w:ins w:id="30" w:author="Juan Carlos de Alfonso Juliá" w:date="2020-04-08T11:40:00Z">
                        <w:r>
                          <w:t xml:space="preserve">Alimentador </w:t>
                        </w:r>
                        <w:proofErr w:type="spellStart"/>
                        <w:r>
                          <w:t>Navio</w:t>
                        </w:r>
                      </w:ins>
                      <w:proofErr w:type="spellEnd"/>
                    </w:p>
                  </w:txbxContent>
                </v:textbox>
              </v:shape>
            </w:pict>
          </mc:Fallback>
        </mc:AlternateContent>
      </w:r>
    </w:p>
    <w:p w14:paraId="4882A646" w14:textId="72FF429F" w:rsidR="00BA5E12" w:rsidRDefault="00BA5E12" w:rsidP="00BA5E12"/>
    <w:p w14:paraId="276190F2" w14:textId="72737680" w:rsidR="00BA5E12" w:rsidRDefault="00D239B8" w:rsidP="00BA5E12">
      <w:r>
        <w:rPr>
          <w:noProof/>
        </w:rPr>
        <mc:AlternateContent>
          <mc:Choice Requires="wps">
            <w:drawing>
              <wp:anchor distT="0" distB="0" distL="114300" distR="114300" simplePos="0" relativeHeight="251785216" behindDoc="0" locked="0" layoutInCell="1" allowOverlap="1" wp14:anchorId="5A459CD8" wp14:editId="619D4545">
                <wp:simplePos x="0" y="0"/>
                <wp:positionH relativeFrom="column">
                  <wp:posOffset>1607185</wp:posOffset>
                </wp:positionH>
                <wp:positionV relativeFrom="paragraph">
                  <wp:posOffset>94358</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C25EE" id="Conector recto de flecha 84" o:spid="_x0000_s1026" type="#_x0000_t32" style="position:absolute;margin-left:126.55pt;margin-top:7.45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" strokecolor="#4472c4 [3204]" strokeweight=".5pt">
                <v:stroke endarrow="block" joinstyle="miter"/>
              </v:shape>
            </w:pict>
          </mc:Fallback>
        </mc:AlternateContent>
      </w:r>
    </w:p>
    <w:p w14:paraId="2767ABBD" w14:textId="6E8110EC" w:rsidR="00BA5E12" w:rsidRDefault="00D239B8" w:rsidP="00BA5E12">
      <w:r>
        <w:rPr>
          <w:noProof/>
        </w:rPr>
        <mc:AlternateContent>
          <mc:Choice Requires="wps">
            <w:drawing>
              <wp:anchor distT="0" distB="0" distL="114300" distR="114300" simplePos="0" relativeHeight="251804672" behindDoc="0" locked="0" layoutInCell="1" allowOverlap="1" wp14:anchorId="1DFE6265" wp14:editId="4EF617C2">
                <wp:simplePos x="0" y="0"/>
                <wp:positionH relativeFrom="column">
                  <wp:posOffset>4277850</wp:posOffset>
                </wp:positionH>
                <wp:positionV relativeFrom="paragraph">
                  <wp:posOffset>136123</wp:posOffset>
                </wp:positionV>
                <wp:extent cx="1070610" cy="367030"/>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610" cy="367030"/>
                        </a:xfrm>
                        <a:prstGeom prst="rect">
                          <a:avLst/>
                        </a:prstGeom>
                        <a:solidFill>
                          <a:schemeClr val="lt1"/>
                        </a:solidFill>
                        <a:ln w="6350">
                          <a:solidFill>
                            <a:prstClr val="black"/>
                          </a:solidFill>
                        </a:ln>
                      </wps:spPr>
                      <wps:txbx>
                        <w:txbxContent>
                          <w:p w14:paraId="68093351" w14:textId="0C8247B4" w:rsidR="00B75394" w:rsidRDefault="00B75394" w:rsidP="00EC4274">
                            <w:ins w:id="31" w:author="Juan Carlos de Alfonso Juliá" w:date="2020-04-08T11:40:00Z">
                              <w:r>
                                <w:t>Conector GPS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39" type="#_x0000_t202" style="position:absolute;margin-left:336.85pt;margin-top:10.7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" fillcolor="white [3201]" strokeweight=".5pt">
                <v:textbox>
                  <w:txbxContent>
                    <w:p w14:paraId="68093351" w14:textId="0C8247B4" w:rsidR="00B75394" w:rsidRDefault="00B75394" w:rsidP="00EC4274">
                      <w:ins w:id="32" w:author="Juan Carlos de Alfonso Juliá" w:date="2020-04-08T11:40:00Z">
                        <w:r>
                          <w:t>Conector GPS</w:t>
                        </w:r>
                      </w:ins>
                    </w:p>
                  </w:txbxContent>
                </v:textbox>
              </v:shape>
            </w:pict>
          </mc:Fallback>
        </mc:AlternateContent>
      </w:r>
    </w:p>
    <w:p w14:paraId="20C06786" w14:textId="1050467D" w:rsidR="00BA5E12" w:rsidRDefault="00BA5E12" w:rsidP="00BA5E12"/>
    <w:p w14:paraId="72ACF5D6" w14:textId="705FF712" w:rsidR="00BA5E12" w:rsidRDefault="00BA5E12" w:rsidP="00BA5E12"/>
    <w:p w14:paraId="2C964FC6" w14:textId="138F06F9" w:rsidR="00BA5E12" w:rsidRPr="00DC23A6" w:rsidRDefault="00D239B8" w:rsidP="004017E5">
      <w:r>
        <w:rPr>
          <w:noProof/>
        </w:rPr>
        <mc:AlternateContent>
          <mc:Choice Requires="wps">
            <w:drawing>
              <wp:anchor distT="0" distB="0" distL="114300" distR="114300" simplePos="0" relativeHeight="251806720" behindDoc="0" locked="0" layoutInCell="1" allowOverlap="1" wp14:anchorId="08DB65E2" wp14:editId="29E5ABA7">
                <wp:simplePos x="0" y="0"/>
                <wp:positionH relativeFrom="column">
                  <wp:posOffset>4064742</wp:posOffset>
                </wp:positionH>
                <wp:positionV relativeFrom="paragraph">
                  <wp:posOffset>147909</wp:posOffset>
                </wp:positionV>
                <wp:extent cx="839600" cy="367324"/>
                <wp:effectExtent l="0" t="0" r="11430" b="13970"/>
                <wp:wrapNone/>
                <wp:docPr id="97" name="Cuadro de texto 97"/>
                <wp:cNvGraphicFramePr/>
                <a:graphic xmlns:a="http://schemas.openxmlformats.org/drawingml/2006/main">
                  <a:graphicData uri="http://schemas.microsoft.com/office/word/2010/wordprocessingShape">
                    <wps:wsp>
                      <wps:cNvSpPr txBox="1"/>
                      <wps:spPr>
                        <a:xfrm>
                          <a:off x="0" y="0"/>
                          <a:ext cx="839600" cy="367324"/>
                        </a:xfrm>
                        <a:prstGeom prst="rect">
                          <a:avLst/>
                        </a:prstGeom>
                        <a:solidFill>
                          <a:schemeClr val="lt1"/>
                        </a:solidFill>
                        <a:ln w="6350">
                          <a:solidFill>
                            <a:prstClr val="black"/>
                          </a:solidFill>
                        </a:ln>
                      </wps:spPr>
                      <wps:txbx>
                        <w:txbxContent>
                          <w:p w14:paraId="3E6C2FC8" w14:textId="14C0C4E8" w:rsidR="00B75394" w:rsidRDefault="00B75394" w:rsidP="00EC4274">
                            <w:ins w:id="33" w:author="Juan Carlos de Alfonso Juliá" w:date="2020-04-08T11:41:00Z">
                              <w:r>
                                <w:t>Cámara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B65E2" id="Cuadro de texto 97" o:spid="_x0000_s1040" type="#_x0000_t202" style="position:absolute;margin-left:320.05pt;margin-top:11.65pt;width:66.1pt;height:28.9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" fillcolor="white [3201]" strokeweight=".5pt">
                <v:textbox>
                  <w:txbxContent>
                    <w:p w14:paraId="3E6C2FC8" w14:textId="14C0C4E8" w:rsidR="00B75394" w:rsidRDefault="00B75394" w:rsidP="00EC4274">
                      <w:ins w:id="34" w:author="Juan Carlos de Alfonso Juliá" w:date="2020-04-08T11:41:00Z">
                        <w:r>
                          <w:t>Cámara</w:t>
                        </w:r>
                      </w:ins>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89DA71E" wp14:editId="5B5032AE">
                <wp:simplePos x="0" y="0"/>
                <wp:positionH relativeFrom="column">
                  <wp:posOffset>1520069</wp:posOffset>
                </wp:positionH>
                <wp:positionV relativeFrom="paragraph">
                  <wp:posOffset>338391</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A0D3C" id="Conector recto de flecha 79" o:spid="_x0000_s1026" type="#_x0000_t32" style="position:absolute;margin-left:119.7pt;margin-top:26.65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43104C0C" wp14:editId="500D6632">
                <wp:simplePos x="0" y="0"/>
                <wp:positionH relativeFrom="column">
                  <wp:posOffset>-8399</wp:posOffset>
                </wp:positionH>
                <wp:positionV relativeFrom="paragraph">
                  <wp:posOffset>1662744</wp:posOffset>
                </wp:positionV>
                <wp:extent cx="3655695" cy="635"/>
                <wp:effectExtent l="0" t="0" r="1905" b="1206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DBC4893" w14:textId="1A46EBB5" w:rsidR="00B75394" w:rsidRPr="004017E5" w:rsidRDefault="00B75394" w:rsidP="004017E5">
                            <w:pPr>
                              <w:pStyle w:val="Descripcin"/>
                              <w:rPr>
                                <w:b/>
                                <w:bCs/>
                              </w:rPr>
                            </w:pPr>
                            <w:proofErr w:type="spellStart"/>
                            <w:r>
                              <w:t>fIig</w:t>
                            </w:r>
                            <w:proofErr w:type="spellEnd"/>
                            <w:r>
                              <w:t xml:space="preserve"> 9. Prototipo final hardware (vista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4C0C" id="Cuadro de texto 80" o:spid="_x0000_s1041" type="#_x0000_t202" style="position:absolute;margin-left:-.65pt;margin-top:130.9pt;width:287.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" stroked="f">
                <v:textbox style="mso-fit-shape-to-text:t" inset="0,0,0,0">
                  <w:txbxContent>
                    <w:p w14:paraId="7DBC4893" w14:textId="1A46EBB5" w:rsidR="00B75394" w:rsidRPr="004017E5" w:rsidRDefault="00B75394" w:rsidP="004017E5">
                      <w:pPr>
                        <w:pStyle w:val="Descripcin"/>
                        <w:rPr>
                          <w:b/>
                          <w:bCs/>
                        </w:rPr>
                      </w:pPr>
                      <w:proofErr w:type="spellStart"/>
                      <w:r>
                        <w:t>fIig</w:t>
                      </w:r>
                      <w:proofErr w:type="spellEnd"/>
                      <w:r>
                        <w:t xml:space="preserve"> 9. Prototipo final hardware (vista ampliada).</w:t>
                      </w:r>
                    </w:p>
                  </w:txbxContent>
                </v:textbox>
                <w10:wrap type="square"/>
              </v:shape>
            </w:pict>
          </mc:Fallback>
        </mc:AlternateContent>
      </w:r>
    </w:p>
    <w:p w14:paraId="5052B556" w14:textId="62636C7B" w:rsidR="00456515" w:rsidRDefault="00456515" w:rsidP="00F77889"/>
    <w:p w14:paraId="1B4588B9" w14:textId="69350D92" w:rsidR="00F77889" w:rsidRDefault="00F77889" w:rsidP="00F77889"/>
    <w:p w14:paraId="335686C3" w14:textId="2EF73A18" w:rsidR="00F77889" w:rsidRDefault="00F77889" w:rsidP="00F77889"/>
    <w:p w14:paraId="5D7C7160" w14:textId="1AB8567D" w:rsidR="00F77889" w:rsidRDefault="00F77889" w:rsidP="00F77889"/>
    <w:p w14:paraId="2CDAB1FC" w14:textId="10E241D3" w:rsidR="00F77889" w:rsidRDefault="00F77889" w:rsidP="00F77889"/>
    <w:p w14:paraId="5303FE1D" w14:textId="3FE457CC" w:rsidR="00F77889" w:rsidRDefault="00F77889" w:rsidP="00F77889"/>
    <w:p w14:paraId="36091170" w14:textId="5DCD12BB" w:rsidR="00F77889" w:rsidRDefault="00F77889" w:rsidP="00F77889"/>
    <w:p w14:paraId="1F5487BF" w14:textId="02E54D94" w:rsidR="00F77889" w:rsidRDefault="00F77889" w:rsidP="00F77889"/>
    <w:p w14:paraId="31DDD6F2" w14:textId="5D719E2F" w:rsidR="00F77889" w:rsidRDefault="00F77889" w:rsidP="00F77889"/>
    <w:p w14:paraId="6ACE6583" w14:textId="606F9A06" w:rsidR="00F77889" w:rsidRDefault="00F77889" w:rsidP="00F77889"/>
    <w:p w14:paraId="3474AF9F" w14:textId="77777777" w:rsidR="00F77889" w:rsidRDefault="00F77889" w:rsidP="00F77889"/>
    <w:p w14:paraId="0CE39F23" w14:textId="6872F9E7" w:rsidR="00FB0F7E" w:rsidRDefault="00DC23A6" w:rsidP="00FB0F7E">
      <w:pPr>
        <w:pStyle w:val="TtuloTDC"/>
      </w:pPr>
      <w:bookmarkStart w:id="35" w:name="_Toc37343165"/>
      <w:r>
        <w:t xml:space="preserve">3. </w:t>
      </w:r>
      <w:r w:rsidR="00097410">
        <w:t>Diseño software</w:t>
      </w:r>
      <w:r w:rsidR="001F1DD8">
        <w:t>.</w:t>
      </w:r>
      <w:bookmarkEnd w:id="35"/>
    </w:p>
    <w:p w14:paraId="135CC7A0" w14:textId="1DEA0988" w:rsidR="005072A1" w:rsidRDefault="00456515" w:rsidP="005072A1">
      <w:pPr>
        <w:pStyle w:val="Ttulo1"/>
      </w:pPr>
      <w:bookmarkStart w:id="36" w:name="_Toc37343166"/>
      <w:r>
        <w:t xml:space="preserve">3.1 </w:t>
      </w:r>
      <w:r w:rsidR="005072A1">
        <w:t>Sistema operativo</w:t>
      </w:r>
      <w:r w:rsidR="001F1DD8">
        <w:t>.</w:t>
      </w:r>
      <w:bookmarkEnd w:id="36"/>
    </w:p>
    <w:p w14:paraId="367C6E7D" w14:textId="77777777" w:rsidR="001F1DD8" w:rsidRPr="001F1DD8" w:rsidRDefault="001F1DD8" w:rsidP="001F1DD8"/>
    <w:p w14:paraId="69630AA8" w14:textId="61706B6B"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archivo “</w:t>
      </w:r>
      <w:r w:rsidR="00C01432" w:rsidRPr="00C01432">
        <w:t>/</w:t>
      </w:r>
      <w:proofErr w:type="spellStart"/>
      <w:r w:rsidR="00C01432" w:rsidRPr="00C01432">
        <w:t>boot</w:t>
      </w:r>
      <w:proofErr w:type="spellEnd"/>
      <w:r w:rsidR="00C01432" w:rsidRPr="00C01432">
        <w:t>/</w:t>
      </w:r>
      <w:proofErr w:type="spellStart"/>
      <w:r w:rsidR="00C01432" w:rsidRPr="00C01432">
        <w:t>wpa_supplicant.conf</w:t>
      </w:r>
      <w:proofErr w:type="spellEnd"/>
      <w:r w:rsidR="00876EFE">
        <w:t>”</w:t>
      </w:r>
      <w:r w:rsidR="00C01432">
        <w:t xml:space="preserve"> y a partir de ahí trabajar mediante </w:t>
      </w:r>
      <w:proofErr w:type="spellStart"/>
      <w:r w:rsidR="00052A97">
        <w:t>ssh</w:t>
      </w:r>
      <w:proofErr w:type="spellEnd"/>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811FCB">
        <w:t>11)</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239B8">
      <w:pPr>
        <w:pStyle w:val="code"/>
      </w:pPr>
      <w:proofErr w:type="spellStart"/>
      <w:r>
        <w:t>network</w:t>
      </w:r>
      <w:proofErr w:type="spellEnd"/>
      <w:r>
        <w:t xml:space="preserve"> </w:t>
      </w:r>
      <w:proofErr w:type="gramStart"/>
      <w:r>
        <w:t>={</w:t>
      </w:r>
      <w:proofErr w:type="gramEnd"/>
    </w:p>
    <w:p w14:paraId="57810FF9" w14:textId="77777777" w:rsidR="00940BDE" w:rsidRDefault="00940BDE" w:rsidP="00D239B8">
      <w:pPr>
        <w:pStyle w:val="code"/>
      </w:pPr>
      <w:r>
        <w:t xml:space="preserve">  </w:t>
      </w:r>
      <w:proofErr w:type="spellStart"/>
      <w:r>
        <w:t>ssid</w:t>
      </w:r>
      <w:proofErr w:type="spellEnd"/>
      <w:r>
        <w:t xml:space="preserve"> = “</w:t>
      </w:r>
      <w:proofErr w:type="spellStart"/>
      <w:r>
        <w:t>ssid</w:t>
      </w:r>
      <w:proofErr w:type="spellEnd"/>
      <w:r>
        <w:t xml:space="preserve"> de la red”</w:t>
      </w:r>
    </w:p>
    <w:p w14:paraId="0D4E9E46" w14:textId="77777777" w:rsidR="00940BDE" w:rsidRDefault="00940BDE" w:rsidP="00D239B8">
      <w:pPr>
        <w:pStyle w:val="code"/>
      </w:pPr>
      <w:r>
        <w:t xml:space="preserve">  </w:t>
      </w:r>
      <w:proofErr w:type="spellStart"/>
      <w:r>
        <w:t>psk</w:t>
      </w:r>
      <w:proofErr w:type="spellEnd"/>
      <w:r>
        <w:t xml:space="preserve"> = “contraseña de la red”</w:t>
      </w:r>
    </w:p>
    <w:p w14:paraId="1C1A9C9A" w14:textId="2E5B6E09" w:rsidR="00940BDE" w:rsidRDefault="00940BDE" w:rsidP="00D239B8">
      <w:pPr>
        <w:pStyle w:val="code"/>
      </w:pPr>
      <w:r>
        <w:t xml:space="preserve">  </w:t>
      </w:r>
      <w:proofErr w:type="spellStart"/>
      <w:r>
        <w:t>key_mgmt</w:t>
      </w:r>
      <w:proofErr w:type="spellEnd"/>
      <w:r>
        <w:t xml:space="preserve"> = “seguridad de la red (WPA-PSK</w:t>
      </w:r>
      <w:r w:rsidR="00CA1195">
        <w:t>,</w:t>
      </w:r>
      <w:r w:rsidR="007B5FD5">
        <w:t xml:space="preserve"> </w:t>
      </w:r>
      <w:r w:rsidR="004724B9">
        <w:t>etc.</w:t>
      </w:r>
      <w:r>
        <w:t>)”</w:t>
      </w:r>
    </w:p>
    <w:p w14:paraId="43F68A20" w14:textId="77777777" w:rsidR="00940BDE" w:rsidRDefault="00940BDE" w:rsidP="00D239B8">
      <w:pPr>
        <w:pStyle w:val="code"/>
      </w:pPr>
      <w:r>
        <w:t xml:space="preserve">} </w:t>
      </w:r>
    </w:p>
    <w:p w14:paraId="4D80CA26" w14:textId="0EAC5766" w:rsidR="00C01432" w:rsidRDefault="00C01432" w:rsidP="00D34FC7"/>
    <w:p w14:paraId="04A18BD8" w14:textId="57357F2A" w:rsidR="00CF4620" w:rsidRDefault="00CF4620" w:rsidP="00D34FC7"/>
    <w:p w14:paraId="3A5C5895" w14:textId="77777777" w:rsidR="00CF4620" w:rsidRDefault="00CF4620" w:rsidP="00D34FC7"/>
    <w:p w14:paraId="55B950A4" w14:textId="53C64E97" w:rsidR="00890A7E" w:rsidRDefault="00456515" w:rsidP="005D7E55">
      <w:pPr>
        <w:pStyle w:val="Ttulo1"/>
      </w:pPr>
      <w:bookmarkStart w:id="37" w:name="_Toc37343167"/>
      <w:r>
        <w:lastRenderedPageBreak/>
        <w:t xml:space="preserve">3.2 </w:t>
      </w:r>
      <w:r w:rsidR="006E5793">
        <w:t xml:space="preserve">Sistema de navegación </w:t>
      </w:r>
      <w:commentRangeStart w:id="38"/>
      <w:r w:rsidR="006E5793">
        <w:t>inercial</w:t>
      </w:r>
      <w:commentRangeEnd w:id="38"/>
      <w:r w:rsidR="00A969BE">
        <w:rPr>
          <w:rStyle w:val="Refdecomentario"/>
          <w:rFonts w:asciiTheme="minorHAnsi" w:eastAsiaTheme="minorEastAsia" w:hAnsiTheme="minorHAnsi" w:cstheme="minorBidi"/>
          <w:color w:val="auto"/>
        </w:rPr>
        <w:commentReference w:id="38"/>
      </w:r>
      <w:r w:rsidR="00671CA2">
        <w:t>.</w:t>
      </w:r>
      <w:bookmarkEnd w:id="37"/>
    </w:p>
    <w:p w14:paraId="5453A4F7" w14:textId="408736F0" w:rsidR="00D0516D" w:rsidRDefault="00D0516D" w:rsidP="00D0516D"/>
    <w:p w14:paraId="7226C148" w14:textId="79C1E6CC" w:rsidR="006B6377" w:rsidRDefault="00277F64" w:rsidP="004E3068">
      <w:pPr>
        <w:pStyle w:val="Ttulo2"/>
      </w:pPr>
      <w:bookmarkStart w:id="39" w:name="_Toc37343168"/>
      <w:r>
        <w:t xml:space="preserve">3.2.1 </w:t>
      </w:r>
      <w:r w:rsidR="00042C8F">
        <w:t>Vista teórica</w:t>
      </w:r>
      <w:r w:rsidR="00671CA2">
        <w:t>.</w:t>
      </w:r>
      <w:bookmarkEnd w:id="39"/>
    </w:p>
    <w:p w14:paraId="7DF02E9B" w14:textId="77777777" w:rsidR="004E3068" w:rsidRPr="004E3068" w:rsidRDefault="004E3068" w:rsidP="004E3068"/>
    <w:p w14:paraId="0F0B3FEC" w14:textId="6BBE8661"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 además de proporcionar información acerca de </w:t>
      </w:r>
      <w:proofErr w:type="gramStart"/>
      <w:r>
        <w:t xml:space="preserve">su </w:t>
      </w:r>
      <w:r w:rsidR="00497E78">
        <w:t xml:space="preserve"> aceleración</w:t>
      </w:r>
      <w:proofErr w:type="gramEnd"/>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793CCF">
        <w:t>8)</w:t>
      </w:r>
      <w:r w:rsidR="00793CCF">
        <w:fldChar w:fldCharType="end"/>
      </w:r>
      <w:r w:rsidR="00793CCF">
        <w:t>.</w:t>
      </w:r>
    </w:p>
    <w:p w14:paraId="538BFCD0" w14:textId="3D7D5FC2" w:rsidR="005A5E1F" w:rsidRDefault="005A5E1F" w:rsidP="00D0516D"/>
    <w:p w14:paraId="0DCF716B" w14:textId="5C357A7A" w:rsidR="005A5E1F" w:rsidRDefault="005A5E1F" w:rsidP="00D0516D">
      <w:r>
        <w:t>El propósito de usar este dispositivo es el de obtener tres valores claves a la hora de orientar un dispositivo de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A58CCE" w:rsidR="005A5E1F" w:rsidRDefault="005A5E1F" w:rsidP="005A5E1F">
      <w:pPr>
        <w:pStyle w:val="Prrafodelista"/>
        <w:numPr>
          <w:ilvl w:val="0"/>
          <w:numId w:val="2"/>
        </w:numPr>
      </w:pPr>
      <w:r>
        <w:t>Roll:</w:t>
      </w:r>
      <w:r w:rsidR="00946E18">
        <w:t xml:space="preserve"> rotación morro-cola (+90 grados, -90 grados).</w:t>
      </w:r>
    </w:p>
    <w:p w14:paraId="7A749DEF" w14:textId="2C5A0EC0" w:rsidR="005A5E1F" w:rsidRDefault="005A5E1F" w:rsidP="005A5E1F">
      <w:pPr>
        <w:pStyle w:val="Prrafodelista"/>
        <w:numPr>
          <w:ilvl w:val="0"/>
          <w:numId w:val="2"/>
        </w:numPr>
      </w:pPr>
      <w:proofErr w:type="spellStart"/>
      <w:r>
        <w:t>Yaw</w:t>
      </w:r>
      <w:proofErr w:type="spellEnd"/>
      <w:r>
        <w:t>:</w:t>
      </w:r>
      <w:r w:rsidR="00946E18">
        <w:t xml:space="preserve"> dirección en la que se orienta el morro (360 grados).</w:t>
      </w:r>
    </w:p>
    <w:p w14:paraId="15F4ABC7" w14:textId="54182B39" w:rsidR="00946E18" w:rsidRDefault="00946E18" w:rsidP="00946E18"/>
    <w:p w14:paraId="3E3EFB14" w14:textId="237AF97C" w:rsidR="00946E18" w:rsidRDefault="00946E18" w:rsidP="00946E18">
      <w:r>
        <w:t xml:space="preserve">Estos tres valores se pueden entender más fácilmente en la figura </w:t>
      </w:r>
      <w:r w:rsidR="00521802">
        <w:t>10</w:t>
      </w:r>
      <w:r>
        <w:t>.</w:t>
      </w:r>
    </w:p>
    <w:p w14:paraId="6B800E33" w14:textId="109AB0D3" w:rsidR="004E3068" w:rsidRDefault="003539E2" w:rsidP="004E3068">
      <w:r>
        <w:rPr>
          <w:noProof/>
        </w:rPr>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pPr>
        <w:pPrChange w:id="40" w:author="Juan Carlos de Alfonso Juliá" w:date="2020-04-08T12:46:00Z">
          <w:pPr>
            <w:pStyle w:val="Ttulo2"/>
          </w:pPr>
        </w:pPrChange>
      </w:pPr>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1768888A" w:rsidR="00B75394" w:rsidRDefault="00B75394" w:rsidP="00BA3321">
                            <w:pPr>
                              <w:pStyle w:val="Descripcin"/>
                              <w:rPr>
                                <w:noProof/>
                              </w:rPr>
                            </w:pPr>
                            <w:proofErr w:type="spellStart"/>
                            <w:r>
                              <w:t>Fig</w:t>
                            </w:r>
                            <w:proofErr w:type="spellEnd"/>
                            <w:r>
                              <w:t xml:space="preserve"> 10.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2"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" stroked="f">
                <v:textbox style="mso-fit-shape-to-text:t" inset="0,0,0,0">
                  <w:txbxContent>
                    <w:p w14:paraId="62ADB1DC" w14:textId="1768888A" w:rsidR="00B75394" w:rsidRDefault="00B75394" w:rsidP="00BA3321">
                      <w:pPr>
                        <w:pStyle w:val="Descripcin"/>
                        <w:rPr>
                          <w:noProof/>
                        </w:rPr>
                      </w:pPr>
                      <w:proofErr w:type="spellStart"/>
                      <w:r>
                        <w:t>Fig</w:t>
                      </w:r>
                      <w:proofErr w:type="spellEnd"/>
                      <w:r>
                        <w:t xml:space="preserve"> 10. Diagrama de rotaciones pitch, roll, </w:t>
                      </w:r>
                      <w:proofErr w:type="spellStart"/>
                      <w:r>
                        <w:t>yaw</w:t>
                      </w:r>
                      <w:proofErr w:type="spellEnd"/>
                      <w:r>
                        <w:t xml:space="preserve"> (</w:t>
                      </w:r>
                      <w:r>
                        <w:fldChar w:fldCharType="begin"/>
                      </w:r>
                      <w:r>
                        <w:instrText xml:space="preserve"> REF _Ref33597480 \r \h </w:instrText>
                      </w:r>
                      <w:r>
                        <w:fldChar w:fldCharType="separate"/>
                      </w:r>
                      <w:r>
                        <w:t>9)</w:t>
                      </w:r>
                      <w:r>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221A260F" w:rsidR="003539E2" w:rsidRDefault="003539E2" w:rsidP="00042C8F">
      <w:pPr>
        <w:pStyle w:val="Ttulo2"/>
      </w:pPr>
    </w:p>
    <w:p w14:paraId="62362A5D" w14:textId="07361E1E" w:rsidR="008A7D94" w:rsidRDefault="008A7D94" w:rsidP="008A7D94">
      <w:r>
        <w:t xml:space="preserve">La obtención del pitch y el roll en base a los datos de una </w:t>
      </w:r>
      <w:proofErr w:type="spellStart"/>
      <w:r>
        <w:t>imu</w:t>
      </w:r>
      <w:proofErr w:type="spellEnd"/>
      <w:r>
        <w:t xml:space="preserve"> es direct</w:t>
      </w:r>
      <w:ins w:id="41" w:author="JUAN FRANCISCO JIMENEZ CASTELLANOS" w:date="2020-03-21T11:27:00Z">
        <w:r w:rsidR="00497E78">
          <w:t>a</w:t>
        </w:r>
      </w:ins>
      <w:r>
        <w:t xml:space="preserve"> aplicando una fórmula sin embargo el roll es un caso particular que se ve afectado por dos factores claves:</w:t>
      </w:r>
    </w:p>
    <w:p w14:paraId="3A6B0501" w14:textId="54B48353" w:rsidR="008A7D94" w:rsidRDefault="003833D5" w:rsidP="008A7D94">
      <w:ins w:id="42" w:author="JUAN FRANCISCO JIMENEZ CASTELLANOS" w:date="2020-03-21T11:37:00Z">
        <w:r>
          <w:t xml:space="preserve">Creo que debes explicar esto un poco más: </w:t>
        </w:r>
        <w:proofErr w:type="spellStart"/>
        <w:r>
          <w:t>pich</w:t>
        </w:r>
        <w:proofErr w:type="spellEnd"/>
        <w:r>
          <w:t xml:space="preserve"> y roll se o</w:t>
        </w:r>
      </w:ins>
      <w:ins w:id="43" w:author="JUAN FRANCISCO JIMENEZ CASTELLANOS" w:date="2020-03-21T11:38:00Z">
        <w:r>
          <w:t xml:space="preserve">btienen a partir de los acelerómetros de la IMU, midiendo el valor de la gravedad. La orientación </w:t>
        </w:r>
      </w:ins>
      <w:ins w:id="44" w:author="JUAN FRANCISCO JIMENEZ CASTELLANOS" w:date="2020-03-21T11:39:00Z">
        <w:r>
          <w:t>(</w:t>
        </w:r>
        <w:proofErr w:type="spellStart"/>
        <w:r>
          <w:t>yaw</w:t>
        </w:r>
        <w:proofErr w:type="spellEnd"/>
        <w:r>
          <w:t xml:space="preserve">) </w:t>
        </w:r>
      </w:ins>
      <w:ins w:id="45" w:author="JUAN FRANCISCO JIMENEZ CASTELLANOS" w:date="2020-03-21T11:38:00Z">
        <w:r>
          <w:t>se obtiene empleando el ma</w:t>
        </w:r>
      </w:ins>
      <w:ins w:id="46" w:author="JUAN FRANCISCO JIMENEZ CASTELLANOS" w:date="2020-03-21T11:39:00Z">
        <w:r>
          <w:t>gnetómetro que está sometido a perturbaciones (</w:t>
        </w:r>
        <w:proofErr w:type="spellStart"/>
        <w:r>
          <w:t>hard</w:t>
        </w:r>
        <w:proofErr w:type="spellEnd"/>
        <w:r>
          <w:t xml:space="preserve"> y </w:t>
        </w:r>
        <w:proofErr w:type="spellStart"/>
        <w:r>
          <w:t>soft</w:t>
        </w:r>
        <w:proofErr w:type="spellEnd"/>
        <w:r>
          <w:t xml:space="preserve"> </w:t>
        </w:r>
        <w:proofErr w:type="spellStart"/>
        <w:r>
          <w:t>iron</w:t>
        </w:r>
        <w:proofErr w:type="spellEnd"/>
        <w:r>
          <w:t xml:space="preserve"> </w:t>
        </w:r>
        <w:proofErr w:type="spellStart"/>
        <w:r>
          <w:t>etc</w:t>
        </w:r>
        <w:proofErr w:type="spellEnd"/>
        <w:r>
          <w:t xml:space="preserve">, </w:t>
        </w:r>
        <w:proofErr w:type="spellStart"/>
        <w:r>
          <w:t>etc</w:t>
        </w:r>
        <w:proofErr w:type="spellEnd"/>
        <w:r>
          <w:t>).</w:t>
        </w:r>
      </w:ins>
    </w:p>
    <w:p w14:paraId="75410F32" w14:textId="1F87F29E" w:rsidR="008A7D94" w:rsidRDefault="008A7D94" w:rsidP="008A7D94">
      <w:pPr>
        <w:rPr>
          <w:b/>
          <w:bCs/>
        </w:rPr>
      </w:pPr>
      <w:r w:rsidRPr="008A7D94">
        <w:rPr>
          <w:b/>
          <w:bCs/>
        </w:rPr>
        <w:t xml:space="preserve">Distorsiones </w:t>
      </w:r>
      <w:del w:id="47" w:author="Juan Carlos de Alfonso Juliá" w:date="2020-04-08T20:42:00Z">
        <w:r w:rsidRPr="008A7D94" w:rsidDel="00B817C3">
          <w:rPr>
            <w:b/>
            <w:bCs/>
          </w:rPr>
          <w:delText>a hierro duro (hard iron).</w:delText>
        </w:r>
      </w:del>
      <w:proofErr w:type="spellStart"/>
      <w:ins w:id="48" w:author="Juan Carlos de Alfonso Juliá" w:date="2020-04-08T20:42:00Z">
        <w:r w:rsidR="00B817C3">
          <w:rPr>
            <w:b/>
            <w:bCs/>
          </w:rPr>
          <w:t>hard</w:t>
        </w:r>
        <w:proofErr w:type="spellEnd"/>
        <w:r w:rsidR="00B817C3">
          <w:rPr>
            <w:b/>
            <w:bCs/>
          </w:rPr>
          <w:t xml:space="preserve"> </w:t>
        </w:r>
        <w:proofErr w:type="spellStart"/>
        <w:r w:rsidR="00B817C3">
          <w:rPr>
            <w:b/>
            <w:bCs/>
          </w:rPr>
          <w:t>iron</w:t>
        </w:r>
        <w:proofErr w:type="spellEnd"/>
        <w:r w:rsidR="00B817C3">
          <w:rPr>
            <w:b/>
            <w:bCs/>
          </w:rPr>
          <w:t>.</w:t>
        </w:r>
      </w:ins>
      <w:ins w:id="49" w:author="JUAN FRANCISCO JIMENEZ CASTELLANOS" w:date="2020-03-21T11:35:00Z">
        <w:r w:rsidR="003833D5">
          <w:rPr>
            <w:b/>
            <w:bCs/>
          </w:rPr>
          <w:t xml:space="preserve"> </w:t>
        </w:r>
        <w:del w:id="50" w:author="Juan Carlos de Alfonso Juliá" w:date="2020-04-08T20:42:00Z">
          <w:r w:rsidR="003833D5" w:rsidDel="00B817C3">
            <w:rPr>
              <w:b/>
              <w:bCs/>
            </w:rPr>
            <w:delText>(yo no le he visto nunca traducido</w:delText>
          </w:r>
        </w:del>
      </w:ins>
      <w:ins w:id="51" w:author="JUAN FRANCISCO JIMENEZ CASTELLANOS" w:date="2020-03-21T11:36:00Z">
        <w:del w:id="52" w:author="Juan Carlos de Alfonso Juliá" w:date="2020-04-08T20:42:00Z">
          <w:r w:rsidR="003833D5" w:rsidDel="00B817C3">
            <w:rPr>
              <w:b/>
              <w:bCs/>
            </w:rPr>
            <w:delText>, a mí me suena un poco raro)</w:delText>
          </w:r>
        </w:del>
      </w:ins>
    </w:p>
    <w:p w14:paraId="3EE18F4B" w14:textId="50ED1342" w:rsidR="008A7D94" w:rsidRPr="008173DD" w:rsidRDefault="008173DD" w:rsidP="008A7D94">
      <w:r>
        <w:t xml:space="preserve">Corresponden a distorsiones producidas por </w:t>
      </w:r>
      <w:r w:rsidR="00AE79E5">
        <w:t xml:space="preserve">el hombre </w:t>
      </w:r>
      <w:ins w:id="53" w:author="JUAN FRANCISCO JIMENEZ CASTELLANOS" w:date="2020-03-21T11:41:00Z">
        <w:r w:rsidR="003833D5">
          <w:t xml:space="preserve">(campos magnéticos) </w:t>
        </w:r>
      </w:ins>
      <w:r w:rsidR="00AE79E5">
        <w:t xml:space="preserve">e independientes al campo magnético terrestres, por </w:t>
      </w:r>
      <w:proofErr w:type="gramStart"/>
      <w:r w:rsidR="00AE79E5">
        <w:t>ejemplo</w:t>
      </w:r>
      <w:proofErr w:type="gramEnd"/>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AE79E5">
        <w:t>.</w:t>
      </w:r>
    </w:p>
    <w:p w14:paraId="1BA7AE06" w14:textId="77777777" w:rsidR="008A7D94" w:rsidRPr="008A7D94" w:rsidRDefault="008A7D94" w:rsidP="008A7D94">
      <w:pPr>
        <w:rPr>
          <w:b/>
          <w:bCs/>
        </w:rPr>
      </w:pPr>
    </w:p>
    <w:p w14:paraId="1F4B8E54" w14:textId="5F846473" w:rsidR="008A7D94" w:rsidRDefault="008A7D94" w:rsidP="008A7D94">
      <w:pPr>
        <w:rPr>
          <w:b/>
          <w:bCs/>
        </w:rPr>
      </w:pPr>
      <w:r w:rsidRPr="008A7D94">
        <w:rPr>
          <w:b/>
          <w:bCs/>
        </w:rPr>
        <w:t xml:space="preserve">Distorsiones </w:t>
      </w:r>
      <w:del w:id="54" w:author="Juan Carlos de Alfonso Juliá" w:date="2020-04-08T20:42:00Z">
        <w:r w:rsidRPr="008A7D94" w:rsidDel="00B817C3">
          <w:rPr>
            <w:b/>
            <w:bCs/>
          </w:rPr>
          <w:delText>a hierro blando (soft iron).</w:delText>
        </w:r>
      </w:del>
      <w:proofErr w:type="spellStart"/>
      <w:ins w:id="55" w:author="Juan Carlos de Alfonso Juliá" w:date="2020-04-08T20:42:00Z">
        <w:r w:rsidR="00B817C3">
          <w:rPr>
            <w:b/>
            <w:bCs/>
          </w:rPr>
          <w:t>soft</w:t>
        </w:r>
        <w:proofErr w:type="spellEnd"/>
        <w:r w:rsidR="00B817C3">
          <w:rPr>
            <w:b/>
            <w:bCs/>
          </w:rPr>
          <w:t xml:space="preserve"> </w:t>
        </w:r>
        <w:proofErr w:type="spellStart"/>
        <w:r w:rsidR="00B817C3">
          <w:rPr>
            <w:b/>
            <w:bCs/>
          </w:rPr>
          <w:t>iron</w:t>
        </w:r>
        <w:proofErr w:type="spellEnd"/>
        <w:r w:rsidR="00B817C3">
          <w:rPr>
            <w:b/>
            <w:bCs/>
          </w:rPr>
          <w:t>.</w:t>
        </w:r>
      </w:ins>
    </w:p>
    <w:p w14:paraId="3473B209" w14:textId="00E81564" w:rsidR="00E40D6B" w:rsidRPr="00E40D6B" w:rsidRDefault="00E40D6B" w:rsidP="008A7D94">
      <w:r>
        <w:lastRenderedPageBreak/>
        <w:t xml:space="preserve">Son distorsiones producidas por elementos que por si solos no generan un campo magnético pero que al integrarse con otros si que los producen, por </w:t>
      </w:r>
      <w:proofErr w:type="gramStart"/>
      <w:r>
        <w:t>ejemplo</w:t>
      </w:r>
      <w:proofErr w:type="gramEnd"/>
      <w:r>
        <w:t xml:space="preserve">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A07B4">
        <w:t>8)</w:t>
      </w:r>
      <w:r w:rsidR="00BA07B4">
        <w:fldChar w:fldCharType="end"/>
      </w:r>
      <w:r w:rsidR="00BA07B4">
        <w:t>.</w:t>
      </w:r>
    </w:p>
    <w:p w14:paraId="04A3339E" w14:textId="03FFF870" w:rsidR="003539E2" w:rsidRDefault="003539E2" w:rsidP="003539E2"/>
    <w:p w14:paraId="3418F875" w14:textId="77777777" w:rsidR="00724DCB" w:rsidRPr="003539E2" w:rsidRDefault="00724DCB" w:rsidP="003539E2"/>
    <w:p w14:paraId="1A2FC2DE" w14:textId="46204444" w:rsidR="006B6377" w:rsidRDefault="00277F64" w:rsidP="00042C8F">
      <w:pPr>
        <w:pStyle w:val="Ttulo2"/>
      </w:pPr>
      <w:bookmarkStart w:id="56" w:name="_Toc37343169"/>
      <w:r>
        <w:t xml:space="preserve">3.2.2 </w:t>
      </w:r>
      <w:r w:rsidR="00042C8F">
        <w:t>Calibración del magnetómetro</w:t>
      </w:r>
      <w:bookmarkEnd w:id="56"/>
    </w:p>
    <w:p w14:paraId="484495CC" w14:textId="0A337E1E" w:rsidR="0025226C" w:rsidRDefault="0025226C" w:rsidP="0025226C"/>
    <w:p w14:paraId="7479F18E" w14:textId="1B28F797" w:rsidR="0025226C" w:rsidRDefault="0025226C" w:rsidP="0025226C">
      <w:r>
        <w:t xml:space="preserve">Aclaración previa: los gráficos agregados a este apartado han sido creados usando datos propios recogidos de los sensores usando la herramienta </w:t>
      </w:r>
      <w:proofErr w:type="spellStart"/>
      <w:r w:rsidR="00CD0658">
        <w:t>G</w:t>
      </w:r>
      <w:r>
        <w:t>nuplot</w:t>
      </w:r>
      <w:proofErr w:type="spellEnd"/>
      <w:r>
        <w:t xml:space="preserve"> (</w:t>
      </w:r>
      <w:r>
        <w:fldChar w:fldCharType="begin"/>
      </w:r>
      <w:r>
        <w:instrText xml:space="preserve"> REF _Ref33561973 \r \h </w:instrText>
      </w:r>
      <w:r>
        <w:fldChar w:fldCharType="separate"/>
      </w:r>
      <w:r>
        <w:t>9)</w:t>
      </w:r>
      <w:r>
        <w:fldChar w:fldCharType="end"/>
      </w:r>
      <w:r>
        <w:t>.</w:t>
      </w:r>
    </w:p>
    <w:p w14:paraId="0DAF2AD5" w14:textId="140AF217" w:rsidR="00C05470" w:rsidRDefault="00C05470" w:rsidP="0025226C"/>
    <w:p w14:paraId="02F6257D" w14:textId="4A4FF83E" w:rsidR="00C05470" w:rsidRPr="0025226C" w:rsidRDefault="00C05470" w:rsidP="0025226C">
      <w:r>
        <w:t xml:space="preserve">Para poder solventar los </w:t>
      </w:r>
      <w:r w:rsidR="00422CEE">
        <w:t>dos problemas de distorsión vistos en el apartado anterior es necesario calibrar previamente el magnetómetro antes de usarlo</w:t>
      </w:r>
      <w:r w:rsidR="007F3018">
        <w:t>.</w:t>
      </w:r>
      <w:r w:rsidR="005348A0">
        <w:t xml:space="preserve"> Terminar…</w:t>
      </w:r>
    </w:p>
    <w:p w14:paraId="35C7D476" w14:textId="464EF766" w:rsidR="00D0516D" w:rsidRDefault="003833D5" w:rsidP="00D0516D">
      <w:ins w:id="57" w:author="JUAN FRANCISCO JIMENEZ CASTELLANOS" w:date="2020-03-21T11:42:00Z">
        <w:r>
          <w:t>Entiend</w:t>
        </w:r>
      </w:ins>
      <w:ins w:id="58" w:author="JUAN FRANCISCO JIMENEZ CASTELLANOS" w:date="2020-03-21T11:43:00Z">
        <w:r>
          <w:t>o que esto está por completar</w:t>
        </w:r>
      </w:ins>
    </w:p>
    <w:p w14:paraId="4E2E7EFE" w14:textId="77777777" w:rsidR="00D0516D" w:rsidRDefault="00D0516D" w:rsidP="00D0516D"/>
    <w:p w14:paraId="68CAC517" w14:textId="4F3BAE0E" w:rsidR="00D0516D" w:rsidRDefault="00963392" w:rsidP="00D0516D">
      <m:oMathPara>
        <m:oMath>
          <m:d>
            <m:dPr>
              <m:begChr m:val="["/>
              <m:endChr m:val="]"/>
              <m:ctrlPr>
                <w:ins w:id="59" w:author="Juan Carlos de Alfonso Juliá" w:date="2020-04-08T21:43:00Z">
                  <w:rPr>
                    <w:rFonts w:ascii="Cambria Math" w:hAnsi="Cambria Math"/>
                    <w:i/>
                  </w:rPr>
                </w:ins>
              </m:ctrlPr>
            </m:dPr>
            <m:e>
              <m:eqArr>
                <m:eqArrPr>
                  <m:ctrlPr>
                    <w:ins w:id="60" w:author="Juan Carlos de Alfonso Juliá" w:date="2020-04-08T21:43:00Z">
                      <w:rPr>
                        <w:rFonts w:ascii="Cambria Math" w:hAnsi="Cambria Math"/>
                        <w:i/>
                      </w:rPr>
                    </w:ins>
                  </m:ctrlPr>
                </m:eqArrPr>
                <m:e>
                  <m:r>
                    <w:rPr>
                      <w:rFonts w:ascii="Cambria Math" w:hAnsi="Cambria Math"/>
                    </w:rPr>
                    <m:t>MXc</m:t>
                  </m:r>
                </m:e>
                <m:e>
                  <m:r>
                    <w:rPr>
                      <w:rFonts w:ascii="Cambria Math" w:hAnsi="Cambria Math"/>
                    </w:rPr>
                    <m:t>MYc</m:t>
                  </m:r>
                  <m:ctrlPr>
                    <w:ins w:id="61" w:author="Juan Carlos de Alfonso Juliá" w:date="2020-04-08T21:43:00Z">
                      <w:rPr>
                        <w:rFonts w:ascii="Cambria Math" w:eastAsia="Cambria Math" w:hAnsi="Cambria Math" w:cs="Cambria Math"/>
                        <w:i/>
                      </w:rPr>
                    </w:ins>
                  </m:ctrlPr>
                </m:e>
                <m:e>
                  <m:r>
                    <w:rPr>
                      <w:rFonts w:ascii="Cambria Math" w:eastAsia="Cambria Math" w:hAnsi="Cambria Math" w:cs="Cambria Math"/>
                    </w:rPr>
                    <m:t>MZc</m:t>
                  </m:r>
                </m:e>
              </m:eqArr>
            </m:e>
          </m:d>
          <m:r>
            <w:rPr>
              <w:rFonts w:ascii="Cambria Math" w:hAnsi="Cambria Math"/>
            </w:rPr>
            <m:t xml:space="preserve">= </m:t>
          </m:r>
          <m:d>
            <m:dPr>
              <m:begChr m:val="["/>
              <m:endChr m:val="]"/>
              <m:ctrlPr>
                <w:ins w:id="62" w:author="Juan Carlos de Alfonso Juliá" w:date="2020-04-08T21:43:00Z">
                  <w:rPr>
                    <w:rFonts w:ascii="Cambria Math" w:hAnsi="Cambria Math"/>
                    <w:i/>
                  </w:rPr>
                </w:ins>
              </m:ctrlPr>
            </m:dPr>
            <m:e>
              <m:m>
                <m:mPr>
                  <m:mcs>
                    <m:mc>
                      <m:mcPr>
                        <m:count m:val="3"/>
                        <m:mcJc m:val="center"/>
                      </m:mcPr>
                    </m:mc>
                  </m:mcs>
                  <m:ctrlPr>
                    <w:ins w:id="63" w:author="Juan Carlos de Alfonso Juliá" w:date="2020-04-08T21:43:00Z">
                      <w:rPr>
                        <w:rFonts w:ascii="Cambria Math" w:hAnsi="Cambria Math"/>
                        <w:i/>
                      </w:rPr>
                    </w:ins>
                  </m:ctrlPr>
                </m:mPr>
                <m:mr>
                  <m:e>
                    <m:r>
                      <w:rPr>
                        <w:rFonts w:ascii="Cambria Math" w:hAnsi="Cambria Math"/>
                      </w:rPr>
                      <m:t>M11</m:t>
                    </m:r>
                  </m:e>
                  <m:e>
                    <m:r>
                      <w:rPr>
                        <w:rFonts w:ascii="Cambria Math" w:hAnsi="Cambria Math"/>
                      </w:rPr>
                      <m:t>M12</m:t>
                    </m:r>
                    <m:ctrlPr>
                      <w:ins w:id="64" w:author="Juan Carlos de Alfonso Juliá" w:date="2020-04-08T21:43:00Z">
                        <w:rPr>
                          <w:rFonts w:ascii="Cambria Math" w:eastAsia="Cambria Math" w:hAnsi="Cambria Math" w:cs="Cambria Math"/>
                          <w:i/>
                        </w:rPr>
                      </w:ins>
                    </m:ctrlPr>
                  </m:e>
                  <m:e>
                    <m:r>
                      <w:rPr>
                        <w:rFonts w:ascii="Cambria Math" w:hAnsi="Cambria Math"/>
                      </w:rPr>
                      <m:t>M13</m:t>
                    </m:r>
                  </m:e>
                </m:mr>
                <m:mr>
                  <m:e>
                    <m:r>
                      <w:rPr>
                        <w:rFonts w:ascii="Cambria Math" w:hAnsi="Cambria Math"/>
                      </w:rPr>
                      <m:t>M21</m:t>
                    </m:r>
                    <m:ctrlPr>
                      <w:ins w:id="65" w:author="Juan Carlos de Alfonso Juliá" w:date="2020-04-08T21:43:00Z">
                        <w:rPr>
                          <w:rFonts w:ascii="Cambria Math" w:eastAsia="Cambria Math" w:hAnsi="Cambria Math" w:cs="Cambria Math"/>
                          <w:i/>
                        </w:rPr>
                      </w:ins>
                    </m:ctrlPr>
                  </m:e>
                  <m:e>
                    <m:r>
                      <w:rPr>
                        <w:rFonts w:ascii="Cambria Math" w:eastAsia="Cambria Math" w:hAnsi="Cambria Math" w:cs="Cambria Math"/>
                      </w:rPr>
                      <m:t>M22</m:t>
                    </m:r>
                    <m:ctrlPr>
                      <w:ins w:id="66" w:author="Juan Carlos de Alfonso Juliá" w:date="2020-04-08T21:43:00Z">
                        <w:rPr>
                          <w:rFonts w:ascii="Cambria Math" w:eastAsia="Cambria Math" w:hAnsi="Cambria Math" w:cs="Cambria Math"/>
                          <w:i/>
                        </w:rPr>
                      </w:ins>
                    </m:ctrlPr>
                  </m:e>
                  <m:e>
                    <m:r>
                      <w:rPr>
                        <w:rFonts w:ascii="Cambria Math" w:eastAsia="Cambria Math" w:hAnsi="Cambria Math" w:cs="Cambria Math"/>
                      </w:rPr>
                      <m:t>M23</m:t>
                    </m:r>
                    <m:ctrlPr>
                      <w:ins w:id="67" w:author="Juan Carlos de Alfonso Juliá" w:date="2020-04-08T21:43:00Z">
                        <w:rPr>
                          <w:rFonts w:ascii="Cambria Math" w:eastAsia="Cambria Math" w:hAnsi="Cambria Math" w:cs="Cambria Math"/>
                          <w:i/>
                        </w:rPr>
                      </w:ins>
                    </m:ctrlPr>
                  </m:e>
                </m:mr>
                <m:mr>
                  <m:e>
                    <m:r>
                      <w:rPr>
                        <w:rFonts w:ascii="Cambria Math" w:eastAsia="Cambria Math" w:hAnsi="Cambria Math" w:cs="Cambria Math"/>
                      </w:rPr>
                      <m:t>M31</m:t>
                    </m:r>
                  </m:e>
                  <m:e>
                    <m:r>
                      <w:rPr>
                        <w:rFonts w:ascii="Cambria Math" w:hAnsi="Cambria Math"/>
                      </w:rPr>
                      <m:t>M32</m:t>
                    </m:r>
                    <m:ctrlPr>
                      <w:ins w:id="68" w:author="Juan Carlos de Alfonso Juliá" w:date="2020-04-08T21:43:00Z">
                        <w:rPr>
                          <w:rFonts w:ascii="Cambria Math" w:eastAsia="Cambria Math" w:hAnsi="Cambria Math" w:cs="Cambria Math"/>
                          <w:i/>
                        </w:rPr>
                      </w:ins>
                    </m:ctrlPr>
                  </m:e>
                  <m:e>
                    <m:r>
                      <w:rPr>
                        <w:rFonts w:ascii="Cambria Math" w:eastAsia="Cambria Math" w:hAnsi="Cambria Math" w:cs="Cambria Math"/>
                      </w:rPr>
                      <m:t>M33</m:t>
                    </m:r>
                  </m:e>
                </m:mr>
              </m:m>
            </m:e>
          </m:d>
          <m:r>
            <w:rPr>
              <w:rFonts w:ascii="Cambria Math" w:hAnsi="Cambria Math"/>
            </w:rPr>
            <m:t>×</m:t>
          </m:r>
          <m:d>
            <m:dPr>
              <m:ctrlPr>
                <w:ins w:id="69" w:author="Juan Carlos de Alfonso Juliá" w:date="2020-04-08T21:43:00Z">
                  <w:rPr>
                    <w:rFonts w:ascii="Cambria Math" w:hAnsi="Cambria Math"/>
                    <w:i/>
                  </w:rPr>
                </w:ins>
              </m:ctrlPr>
            </m:dPr>
            <m:e>
              <m:d>
                <m:dPr>
                  <m:begChr m:val="["/>
                  <m:endChr m:val="]"/>
                  <m:ctrlPr>
                    <w:ins w:id="70" w:author="Juan Carlos de Alfonso Juliá" w:date="2020-04-08T21:43:00Z">
                      <w:rPr>
                        <w:rFonts w:ascii="Cambria Math" w:hAnsi="Cambria Math"/>
                        <w:i/>
                      </w:rPr>
                    </w:ins>
                  </m:ctrlPr>
                </m:dPr>
                <m:e>
                  <m:eqArr>
                    <m:eqArrPr>
                      <m:ctrlPr>
                        <w:ins w:id="71" w:author="Juan Carlos de Alfonso Juliá" w:date="2020-04-08T21:43:00Z">
                          <w:rPr>
                            <w:rFonts w:ascii="Cambria Math" w:hAnsi="Cambria Math"/>
                            <w:i/>
                          </w:rPr>
                        </w:ins>
                      </m:ctrlPr>
                    </m:eqArrPr>
                    <m:e>
                      <m:r>
                        <w:rPr>
                          <w:rFonts w:ascii="Cambria Math" w:hAnsi="Cambria Math"/>
                        </w:rPr>
                        <m:t>MX</m:t>
                      </m:r>
                    </m:e>
                    <m:e>
                      <m:r>
                        <w:rPr>
                          <w:rFonts w:ascii="Cambria Math" w:hAnsi="Cambria Math"/>
                        </w:rPr>
                        <m:t>MY</m:t>
                      </m:r>
                      <m:ctrlPr>
                        <w:ins w:id="72" w:author="Juan Carlos de Alfonso Juliá" w:date="2020-04-08T21:43:00Z">
                          <w:rPr>
                            <w:rFonts w:ascii="Cambria Math" w:eastAsia="Cambria Math" w:hAnsi="Cambria Math" w:cs="Cambria Math"/>
                            <w:i/>
                          </w:rPr>
                        </w:ins>
                      </m:ctrlPr>
                    </m:e>
                    <m:e>
                      <m:r>
                        <w:rPr>
                          <w:rFonts w:ascii="Cambria Math" w:eastAsia="Cambria Math" w:hAnsi="Cambria Math" w:cs="Cambria Math"/>
                        </w:rPr>
                        <m:t>MZ</m:t>
                      </m:r>
                    </m:e>
                  </m:eqArr>
                </m:e>
              </m:d>
              <m:r>
                <w:rPr>
                  <w:rFonts w:ascii="Cambria Math" w:hAnsi="Cambria Math"/>
                </w:rPr>
                <m:t xml:space="preserve">- </m:t>
              </m:r>
              <m:d>
                <m:dPr>
                  <m:begChr m:val="["/>
                  <m:endChr m:val="]"/>
                  <m:ctrlPr>
                    <w:ins w:id="73" w:author="Juan Carlos de Alfonso Juliá" w:date="2020-04-08T21:43:00Z">
                      <w:rPr>
                        <w:rFonts w:ascii="Cambria Math" w:hAnsi="Cambria Math"/>
                        <w:i/>
                      </w:rPr>
                    </w:ins>
                  </m:ctrlPr>
                </m:dPr>
                <m:e>
                  <m:eqArr>
                    <m:eqArrPr>
                      <m:ctrlPr>
                        <w:ins w:id="74" w:author="Juan Carlos de Alfonso Juliá" w:date="2020-04-08T21:43:00Z">
                          <w:rPr>
                            <w:rFonts w:ascii="Cambria Math" w:hAnsi="Cambria Math"/>
                            <w:i/>
                          </w:rPr>
                        </w:ins>
                      </m:ctrlPr>
                    </m:eqArrPr>
                    <m:e>
                      <m:r>
                        <w:rPr>
                          <w:rFonts w:ascii="Cambria Math" w:hAnsi="Cambria Math"/>
                        </w:rPr>
                        <m:t>BX</m:t>
                      </m:r>
                    </m:e>
                    <m:e>
                      <m:r>
                        <w:rPr>
                          <w:rFonts w:ascii="Cambria Math" w:hAnsi="Cambria Math"/>
                        </w:rPr>
                        <m:t>BY</m:t>
                      </m:r>
                      <m:ctrlPr>
                        <w:ins w:id="75" w:author="Juan Carlos de Alfonso Juliá" w:date="2020-04-08T21:43:00Z">
                          <w:rPr>
                            <w:rFonts w:ascii="Cambria Math" w:eastAsia="Cambria Math" w:hAnsi="Cambria Math" w:cs="Cambria Math"/>
                            <w:i/>
                          </w:rPr>
                        </w:ins>
                      </m:ctrlPr>
                    </m:e>
                    <m:e>
                      <m:r>
                        <w:rPr>
                          <w:rFonts w:ascii="Cambria Math" w:eastAsia="Cambria Math" w:hAnsi="Cambria Math" w:cs="Cambria Math"/>
                        </w:rPr>
                        <m:t>BZ</m:t>
                      </m:r>
                    </m:e>
                  </m:eqArr>
                </m:e>
              </m:d>
            </m:e>
          </m:d>
        </m:oMath>
      </m:oMathPara>
    </w:p>
    <w:p w14:paraId="54A50E07" w14:textId="49B566F5" w:rsidR="00D0516D" w:rsidRPr="001B028D" w:rsidRDefault="00D0516D" w:rsidP="00D0516D"/>
    <w:p w14:paraId="0883A42B" w14:textId="77777777" w:rsidR="00B80323" w:rsidRDefault="00B80323" w:rsidP="00D0516D"/>
    <w:p w14:paraId="0229BA52" w14:textId="77777777" w:rsidR="00B80323" w:rsidRDefault="00B80323" w:rsidP="00D0516D"/>
    <w:p w14:paraId="6A0CBA59" w14:textId="63187C3D" w:rsidR="001B028D" w:rsidRPr="001B028D" w:rsidRDefault="001B3D28" w:rsidP="00D0516D">
      <w:r>
        <w:t xml:space="preserve">Por </w:t>
      </w:r>
      <w:proofErr w:type="gramStart"/>
      <w:r>
        <w:t>último</w:t>
      </w:r>
      <w:proofErr w:type="gramEnd"/>
      <w:r>
        <w:t xml:space="preserve"> se ha de comprobar que el magnetómetro se ha calibrado correctamente para lo cual lo más sencillo y eficaz es realizar medidas continuas del sensor en los planos </w:t>
      </w:r>
      <w:proofErr w:type="spellStart"/>
      <w:r>
        <w:t>xyz</w:t>
      </w:r>
      <w:proofErr w:type="spellEnd"/>
      <w:r>
        <w:t xml:space="preserve"> </w:t>
      </w:r>
      <w:r w:rsidR="00B80323">
        <w:t xml:space="preserve">mientras este se mueve durante dos minutos aproximadamente y mostrar los resultados </w:t>
      </w:r>
      <w:r w:rsidR="003874AE">
        <w:t xml:space="preserve">por ejemplo </w:t>
      </w:r>
      <w:r w:rsidR="00B80323">
        <w:t>en una nube de puntos.</w:t>
      </w:r>
      <w:r>
        <w:t xml:space="preserve"> </w:t>
      </w:r>
    </w:p>
    <w:p w14:paraId="5B180CF1" w14:textId="7E9C9844" w:rsidR="00D0516D" w:rsidRDefault="00D0516D" w:rsidP="00D0516D"/>
    <w:p w14:paraId="22CD88A0" w14:textId="7EFB47AA" w:rsidR="00E43AB0" w:rsidRDefault="0081214B" w:rsidP="00D0516D">
      <w:r>
        <w:t xml:space="preserve">En la figura </w:t>
      </w:r>
      <w:proofErr w:type="spellStart"/>
      <w:r>
        <w:t>x.x</w:t>
      </w:r>
      <w:proofErr w:type="spellEnd"/>
      <w:r>
        <w:t xml:space="preserve"> tenemos las mediciones del sensor sin ninguna calibración </w:t>
      </w:r>
      <w:r w:rsidR="00E43AB0">
        <w:t xml:space="preserve">y como se puede </w:t>
      </w:r>
      <w:r w:rsidR="00502175">
        <w:t>ver</w:t>
      </w:r>
      <w:r w:rsidR="00E43AB0">
        <w:t xml:space="preserve"> está muy </w:t>
      </w:r>
      <w:proofErr w:type="spellStart"/>
      <w:r w:rsidR="00E43AB0">
        <w:t>descalibrado</w:t>
      </w:r>
      <w:proofErr w:type="spellEnd"/>
      <w:r w:rsidR="00E43AB0">
        <w:t xml:space="preserve"> en los tres planos además de </w:t>
      </w:r>
      <w:ins w:id="76" w:author="JUAN FRANCISCO JIMENEZ CASTELLANOS" w:date="2020-03-21T11:44:00Z">
        <w:r w:rsidR="003833D5">
          <w:t xml:space="preserve">que </w:t>
        </w:r>
      </w:ins>
      <w:r w:rsidR="00E43AB0">
        <w:t xml:space="preserve">en el plano </w:t>
      </w:r>
      <w:proofErr w:type="spellStart"/>
      <w:r w:rsidR="00E43AB0">
        <w:t>xz</w:t>
      </w:r>
      <w:proofErr w:type="spellEnd"/>
      <w:r w:rsidR="00E43AB0">
        <w:t xml:space="preserve"> mostrar una elipse en vez de una circunfer</w:t>
      </w:r>
      <w:ins w:id="77" w:author="JUAN FRANCISCO JIMENEZ CASTELLANOS" w:date="2020-03-21T11:44:00Z">
        <w:r w:rsidR="003833D5">
          <w:t>e</w:t>
        </w:r>
      </w:ins>
      <w:r w:rsidR="00E43AB0">
        <w:t>n</w:t>
      </w:r>
      <w:del w:id="78" w:author="JUAN FRANCISCO JIMENEZ CASTELLANOS" w:date="2020-03-21T11:44:00Z">
        <w:r w:rsidR="00E43AB0" w:rsidDel="003833D5">
          <w:delText>e</w:delText>
        </w:r>
      </w:del>
      <w:r w:rsidR="00E43AB0">
        <w:t>cia</w:t>
      </w:r>
      <w:r w:rsidR="00502175">
        <w:t xml:space="preserve">, esto provocará que si se realizan mediciones del </w:t>
      </w:r>
      <w:proofErr w:type="spellStart"/>
      <w:r w:rsidR="00502175">
        <w:t>yaw</w:t>
      </w:r>
      <w:proofErr w:type="spellEnd"/>
      <w:r w:rsidR="00502175">
        <w:t xml:space="preserve"> en algunos puntos del plano no se produzcan apenas variaciones mientras que en otros se produzcan de forma </w:t>
      </w:r>
      <w:proofErr w:type="spellStart"/>
      <w:r w:rsidR="00502175">
        <w:t>herrática</w:t>
      </w:r>
      <w:proofErr w:type="spellEnd"/>
      <w:r w:rsidR="00502175">
        <w:t>.</w:t>
      </w:r>
    </w:p>
    <w:p w14:paraId="5F454D5E" w14:textId="548AB2DB" w:rsidR="007878A6" w:rsidRDefault="007878A6" w:rsidP="00D0516D"/>
    <w:p w14:paraId="1C6CDCB7" w14:textId="0D775D87" w:rsidR="007878A6" w:rsidRDefault="007878A6" w:rsidP="00D0516D">
      <w:r>
        <w:rPr>
          <w:noProof/>
        </w:rPr>
        <w:lastRenderedPageBreak/>
        <w:drawing>
          <wp:anchor distT="0" distB="0" distL="114300" distR="114300" simplePos="0" relativeHeight="251712512" behindDoc="0" locked="0" layoutInCell="1" allowOverlap="1" wp14:anchorId="3F413BCA" wp14:editId="7B56E504">
            <wp:simplePos x="0" y="0"/>
            <wp:positionH relativeFrom="column">
              <wp:posOffset>570844</wp:posOffset>
            </wp:positionH>
            <wp:positionV relativeFrom="paragraph">
              <wp:posOffset>2895</wp:posOffset>
            </wp:positionV>
            <wp:extent cx="3903128" cy="3711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3">
                      <a:extLst>
                        <a:ext uri="{28A0092B-C50C-407E-A947-70E740481C1C}">
                          <a14:useLocalDpi xmlns:a14="http://schemas.microsoft.com/office/drawing/2010/main" val="0"/>
                        </a:ext>
                      </a:extLst>
                    </a:blip>
                    <a:stretch>
                      <a:fillRect/>
                    </a:stretch>
                  </pic:blipFill>
                  <pic:spPr>
                    <a:xfrm>
                      <a:off x="0" y="0"/>
                      <a:ext cx="3903128" cy="3711600"/>
                    </a:xfrm>
                    <a:prstGeom prst="rect">
                      <a:avLst/>
                    </a:prstGeom>
                  </pic:spPr>
                </pic:pic>
              </a:graphicData>
            </a:graphic>
            <wp14:sizeRelH relativeFrom="page">
              <wp14:pctWidth>0</wp14:pctWidth>
            </wp14:sizeRelH>
            <wp14:sizeRelV relativeFrom="page">
              <wp14:pctHeight>0</wp14:pctHeight>
            </wp14:sizeRelV>
          </wp:anchor>
        </w:drawing>
      </w:r>
    </w:p>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6E96A30B">
                <wp:simplePos x="0" y="0"/>
                <wp:positionH relativeFrom="column">
                  <wp:posOffset>631357</wp:posOffset>
                </wp:positionH>
                <wp:positionV relativeFrom="paragraph">
                  <wp:posOffset>177901</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37664692" w:rsidR="00B75394" w:rsidRDefault="00B75394"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3" type="#_x0000_t202" style="position:absolute;margin-left:49.7pt;margin-top:14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" stroked="f">
                <v:textbox style="mso-fit-shape-to-text:t" inset="0,0,0,0">
                  <w:txbxContent>
                    <w:p w14:paraId="67C8B96C" w14:textId="37664692" w:rsidR="00B75394" w:rsidRDefault="00B75394" w:rsidP="00F20896">
                      <w:pPr>
                        <w:pStyle w:val="Descripcin"/>
                        <w:rPr>
                          <w:noProof/>
                        </w:rPr>
                      </w:pPr>
                      <w:proofErr w:type="spellStart"/>
                      <w:r>
                        <w:t>Fig</w:t>
                      </w:r>
                      <w:proofErr w:type="spellEnd"/>
                      <w:r>
                        <w:t xml:space="preserve"> </w:t>
                      </w:r>
                      <w:proofErr w:type="spellStart"/>
                      <w:r>
                        <w:t>x.x</w:t>
                      </w:r>
                      <w:proofErr w:type="spellEnd"/>
                      <w:r>
                        <w:t>.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2C2FF79" w:rsidR="00F20896" w:rsidRDefault="002471A2" w:rsidP="007878A6">
      <w:r>
        <w:t>S</w:t>
      </w:r>
      <w:r w:rsidR="00E43AB0">
        <w:t>i</w:t>
      </w:r>
      <w:r>
        <w:t xml:space="preserve"> ahora</w:t>
      </w:r>
      <w:r w:rsidR="00E43AB0">
        <w:t xml:space="preserve"> se mira la figura </w:t>
      </w:r>
      <w:proofErr w:type="spellStart"/>
      <w:r w:rsidR="00E43AB0">
        <w:t>x.x</w:t>
      </w:r>
      <w:proofErr w:type="spellEnd"/>
      <w:r w:rsidR="00E43AB0">
        <w:t xml:space="preserve"> que corresponde a nuevas </w:t>
      </w:r>
      <w:proofErr w:type="gramStart"/>
      <w:r w:rsidR="00E43AB0">
        <w:t>medidas</w:t>
      </w:r>
      <w:proofErr w:type="gramEnd"/>
      <w:r w:rsidR="00E43AB0">
        <w:t xml:space="preserve"> pero esta vez con el magnetómetro calibrado se obtienen tres esferas apenas desplazadas y del mismo tamaño</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0C607D69" w:rsidR="00F20896" w:rsidRDefault="00F20896" w:rsidP="00F75264">
      <w:r>
        <w:rPr>
          <w:noProof/>
        </w:rPr>
        <mc:AlternateContent>
          <mc:Choice Requires="wps">
            <w:drawing>
              <wp:anchor distT="0" distB="0" distL="114300" distR="114300" simplePos="0" relativeHeight="251717632" behindDoc="0" locked="0" layoutInCell="1" allowOverlap="1" wp14:anchorId="58AB31EF" wp14:editId="76AD5A45">
                <wp:simplePos x="0" y="0"/>
                <wp:positionH relativeFrom="column">
                  <wp:posOffset>18415</wp:posOffset>
                </wp:positionH>
                <wp:positionV relativeFrom="paragraph">
                  <wp:posOffset>3938905</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0E484E31" w:rsidR="00B75394" w:rsidRPr="00B4029F" w:rsidRDefault="00B75394"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4" type="#_x0000_t202" style="position:absolute;margin-left:1.45pt;margin-top:310.15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kfm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" stroked="f">
                <v:textbox style="mso-fit-shape-to-text:t" inset="0,0,0,0">
                  <w:txbxContent>
                    <w:p w14:paraId="6B2DC616" w14:textId="0E484E31" w:rsidR="00B75394" w:rsidRPr="00B4029F" w:rsidRDefault="00B75394" w:rsidP="00F20896">
                      <w:pPr>
                        <w:pStyle w:val="Descripcin"/>
                        <w:rPr>
                          <w:noProof/>
                          <w:color w:val="000000" w:themeColor="text1"/>
                        </w:rPr>
                      </w:pPr>
                      <w:proofErr w:type="spellStart"/>
                      <w:r>
                        <w:t>Fig</w:t>
                      </w:r>
                      <w:proofErr w:type="spellEnd"/>
                      <w:r>
                        <w:t xml:space="preserve"> </w:t>
                      </w:r>
                      <w:proofErr w:type="spellStart"/>
                      <w:r>
                        <w:t>x.x</w:t>
                      </w:r>
                      <w:proofErr w:type="spellEnd"/>
                      <w:r>
                        <w:t>. Mediciones del magnetómetro después de la calibración.</w:t>
                      </w:r>
                    </w:p>
                  </w:txbxContent>
                </v:textbox>
                <w10:wrap type="square"/>
              </v:shape>
            </w:pict>
          </mc:Fallback>
        </mc:AlternateContent>
      </w:r>
      <w:r>
        <w:rPr>
          <w:noProof/>
        </w:rPr>
        <w:drawing>
          <wp:anchor distT="0" distB="0" distL="114300" distR="114300" simplePos="0" relativeHeight="251713536" behindDoc="0" locked="0" layoutInCell="1" allowOverlap="1" wp14:anchorId="7AA8B647" wp14:editId="64DFF4D0">
            <wp:simplePos x="0" y="0"/>
            <wp:positionH relativeFrom="column">
              <wp:posOffset>18415</wp:posOffset>
            </wp:positionH>
            <wp:positionV relativeFrom="paragraph">
              <wp:posOffset>170180</wp:posOffset>
            </wp:positionV>
            <wp:extent cx="3890130" cy="3711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4">
                      <a:extLst>
                        <a:ext uri="{28A0092B-C50C-407E-A947-70E740481C1C}">
                          <a14:useLocalDpi xmlns:a14="http://schemas.microsoft.com/office/drawing/2010/main" val="0"/>
                        </a:ext>
                      </a:extLst>
                    </a:blip>
                    <a:stretch>
                      <a:fillRect/>
                    </a:stretch>
                  </pic:blipFill>
                  <pic:spPr>
                    <a:xfrm>
                      <a:off x="0" y="0"/>
                      <a:ext cx="3890130" cy="3711600"/>
                    </a:xfrm>
                    <a:prstGeom prst="rect">
                      <a:avLst/>
                    </a:prstGeom>
                  </pic:spPr>
                </pic:pic>
              </a:graphicData>
            </a:graphic>
            <wp14:sizeRelH relativeFrom="page">
              <wp14:pctWidth>0</wp14:pctWidth>
            </wp14:sizeRelH>
            <wp14:sizeRelV relativeFrom="page">
              <wp14:pctHeight>0</wp14:pctHeight>
            </wp14:sizeRelV>
          </wp:anchor>
        </w:drawing>
      </w:r>
    </w:p>
    <w:p w14:paraId="13EE99E9" w14:textId="77777777"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18418822" w14:textId="77777777" w:rsidR="00F20896" w:rsidRPr="00F20896" w:rsidRDefault="00F20896" w:rsidP="00F20896"/>
    <w:p w14:paraId="099A374E" w14:textId="77777777" w:rsidR="00F20896" w:rsidRDefault="00F20896" w:rsidP="005D7E55">
      <w:pPr>
        <w:pStyle w:val="Ttulo1"/>
      </w:pPr>
    </w:p>
    <w:p w14:paraId="7ECEEA37" w14:textId="4F2D2E30" w:rsidR="00F20896" w:rsidRDefault="00F20896" w:rsidP="005D7E55">
      <w:pPr>
        <w:pStyle w:val="Ttulo1"/>
      </w:pPr>
    </w:p>
    <w:p w14:paraId="2AE0E626" w14:textId="77777777" w:rsidR="00CE6DD9" w:rsidRDefault="00CE6DD9" w:rsidP="00CE6DD9">
      <w:pPr>
        <w:pStyle w:val="Ttulo2"/>
      </w:pPr>
    </w:p>
    <w:p w14:paraId="32B81683" w14:textId="662D892E" w:rsidR="002471A2" w:rsidRDefault="002471A2" w:rsidP="002471A2"/>
    <w:p w14:paraId="6CD963CB" w14:textId="77777777" w:rsidR="002471A2" w:rsidRDefault="002471A2" w:rsidP="00CE6DD9">
      <w:pPr>
        <w:pStyle w:val="Ttulo2"/>
      </w:pPr>
    </w:p>
    <w:p w14:paraId="3D5CB8ED" w14:textId="77777777" w:rsidR="002471A2" w:rsidRDefault="002471A2" w:rsidP="00CE6DD9">
      <w:pPr>
        <w:pStyle w:val="Ttulo2"/>
      </w:pPr>
    </w:p>
    <w:p w14:paraId="6ECBEFB6" w14:textId="4BC0C3F5" w:rsidR="00CE6DD9" w:rsidRDefault="00277F64" w:rsidP="00CE6DD9">
      <w:pPr>
        <w:pStyle w:val="Ttulo2"/>
      </w:pPr>
      <w:bookmarkStart w:id="79" w:name="_Toc37343170"/>
      <w:r>
        <w:t xml:space="preserve">3.2.3 </w:t>
      </w:r>
      <w:r w:rsidR="00CE6DD9">
        <w:t>Aplicación práctica</w:t>
      </w:r>
      <w:bookmarkEnd w:id="79"/>
    </w:p>
    <w:p w14:paraId="7AF4821E" w14:textId="35CB7B7B" w:rsidR="00890A7E" w:rsidRDefault="00456515" w:rsidP="005D7E55">
      <w:pPr>
        <w:pStyle w:val="Ttulo1"/>
      </w:pPr>
      <w:bookmarkStart w:id="80" w:name="_Toc37343171"/>
      <w:r>
        <w:t xml:space="preserve">3.3 </w:t>
      </w:r>
      <w:r w:rsidR="00F10574">
        <w:t>Sensor barométrico</w:t>
      </w:r>
      <w:bookmarkEnd w:id="80"/>
    </w:p>
    <w:p w14:paraId="3E0666FA" w14:textId="4E2F16B5" w:rsidR="00F86137" w:rsidRDefault="00F86137" w:rsidP="00F86137"/>
    <w:p w14:paraId="7F87054D" w14:textId="3EB643B7" w:rsidR="00E85B31" w:rsidRDefault="00277F64" w:rsidP="00E85B31">
      <w:pPr>
        <w:pStyle w:val="Ttulo2"/>
      </w:pPr>
      <w:bookmarkStart w:id="81" w:name="_Toc37343172"/>
      <w:r>
        <w:t xml:space="preserve">3.3.1 </w:t>
      </w:r>
      <w:r w:rsidR="00E85B31">
        <w:t>Vista teórica</w:t>
      </w:r>
      <w:bookmarkEnd w:id="81"/>
    </w:p>
    <w:p w14:paraId="7DB8A73F" w14:textId="3F2020FF" w:rsidR="00E85B31" w:rsidRDefault="00E85B31" w:rsidP="00E85B31"/>
    <w:p w14:paraId="4E9E9A99" w14:textId="2419DDCB" w:rsidR="00E85B31" w:rsidRDefault="00E85B31" w:rsidP="00E85B31">
      <w:r>
        <w:t>Un barómetro es un aparato utilizado para medir la presión atm</w:t>
      </w:r>
      <w:ins w:id="82" w:author="JUAN FRANCISCO JIMENEZ CASTELLANOS" w:date="2020-03-21T11:46:00Z">
        <w:r w:rsidR="003833D5">
          <w:t>o</w:t>
        </w:r>
      </w:ins>
      <w:r>
        <w:t>sférica del aire a una determinada altura, esto implica que a menor altura la presión será mayor y viceversa.</w:t>
      </w:r>
    </w:p>
    <w:p w14:paraId="573169E9" w14:textId="450D573B"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FC20D3">
        <w:t>9)</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ins w:id="83" w:author="Juan Carlos de Alfonso Juliá" w:date="2020-04-08T21:43:00Z">
                  <w:rPr>
                    <w:rFonts w:ascii="Cambria Math" w:hAnsi="Cambria Math"/>
                    <w:i/>
                  </w:rPr>
                </w:ins>
              </m:ctrlPr>
            </m:sSupPr>
            <m:e>
              <m:d>
                <m:dPr>
                  <m:ctrlPr>
                    <w:ins w:id="84" w:author="Juan Carlos de Alfonso Juliá" w:date="2020-04-08T21:43:00Z">
                      <w:rPr>
                        <w:rFonts w:ascii="Cambria Math" w:hAnsi="Cambria Math"/>
                        <w:i/>
                      </w:rPr>
                    </w:ins>
                  </m:ctrlPr>
                </m:dPr>
                <m:e>
                  <m:r>
                    <w:rPr>
                      <w:rFonts w:ascii="Cambria Math" w:hAnsi="Cambria Math"/>
                    </w:rPr>
                    <m:t xml:space="preserve">1- </m:t>
                  </m:r>
                  <m:d>
                    <m:dPr>
                      <m:ctrlPr>
                        <w:ins w:id="85" w:author="Juan Carlos de Alfonso Juliá" w:date="2020-04-08T21:43:00Z">
                          <w:rPr>
                            <w:rFonts w:ascii="Cambria Math" w:hAnsi="Cambria Math"/>
                            <w:i/>
                          </w:rPr>
                        </w:ins>
                      </m:ctrlPr>
                    </m:dPr>
                    <m:e>
                      <m:f>
                        <m:fPr>
                          <m:ctrlPr>
                            <w:ins w:id="86" w:author="Juan Carlos de Alfonso Juliá" w:date="2020-04-08T21:43:00Z">
                              <w:rPr>
                                <w:rFonts w:ascii="Cambria Math" w:hAnsi="Cambria Math"/>
                                <w:i/>
                              </w:rPr>
                            </w:ins>
                          </m:ctrlPr>
                        </m:fPr>
                        <m:num>
                          <m:r>
                            <w:rPr>
                              <w:rFonts w:ascii="Cambria Math" w:hAnsi="Cambria Math"/>
                            </w:rPr>
                            <m:t>p</m:t>
                          </m:r>
                        </m:num>
                        <m:den>
                          <m:r>
                            <w:rPr>
                              <w:rFonts w:ascii="Cambria Math" w:hAnsi="Cambria Math"/>
                            </w:rPr>
                            <m:t>p0</m:t>
                          </m:r>
                        </m:den>
                      </m:f>
                    </m:e>
                  </m:d>
                </m:e>
              </m:d>
            </m:e>
            <m:sup>
              <m:f>
                <m:fPr>
                  <m:ctrlPr>
                    <w:ins w:id="87"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lastRenderedPageBreak/>
        <w:t>En donde:</w:t>
      </w:r>
    </w:p>
    <w:p w14:paraId="6C7BA67D" w14:textId="2018B0F1" w:rsidR="00E85B31" w:rsidRDefault="00E85B31" w:rsidP="00E85B31">
      <w:pPr>
        <w:pStyle w:val="Prrafodelista"/>
        <w:numPr>
          <w:ilvl w:val="0"/>
          <w:numId w:val="2"/>
        </w:numPr>
      </w:pPr>
      <w:r>
        <w:t>h: altura en metros a la que se encuentra el barómetro</w:t>
      </w:r>
    </w:p>
    <w:p w14:paraId="5DF5E616" w14:textId="1F5AE568" w:rsidR="000976E6" w:rsidRDefault="00601A7F" w:rsidP="00C8355B">
      <w:pPr>
        <w:pStyle w:val="Prrafodelista"/>
        <w:numPr>
          <w:ilvl w:val="0"/>
          <w:numId w:val="2"/>
        </w:numPr>
      </w:pPr>
      <w:r>
        <w:t>P</w:t>
      </w:r>
      <w:r>
        <w:rPr>
          <w:vertAlign w:val="subscript"/>
        </w:rPr>
        <w:t>0</w:t>
      </w:r>
      <w:r w:rsidR="00E85B31">
        <w:t xml:space="preserve">: presión media </w:t>
      </w:r>
      <w:r w:rsidR="00CD08B1">
        <w:t xml:space="preserve">a nivel del mar (1013.25 </w:t>
      </w:r>
      <w:proofErr w:type="spellStart"/>
      <w:r w:rsidR="00CD08B1">
        <w:t>hPa</w:t>
      </w:r>
      <w:proofErr w:type="spellEnd"/>
      <w:r w:rsidR="00CD08B1">
        <w:t>)</w:t>
      </w:r>
      <w:r w:rsidR="000562F3">
        <w:t xml:space="preserve"> (</w:t>
      </w:r>
      <w:r w:rsidR="000562F3">
        <w:fldChar w:fldCharType="begin"/>
      </w:r>
      <w:r w:rsidR="000562F3">
        <w:instrText xml:space="preserve"> REF _Ref34068864 \r \h </w:instrText>
      </w:r>
      <w:r w:rsidR="000562F3">
        <w:fldChar w:fldCharType="separate"/>
      </w:r>
      <w:r w:rsidR="000562F3">
        <w:t>10)</w:t>
      </w:r>
      <w:r w:rsidR="000562F3">
        <w:fldChar w:fldCharType="end"/>
      </w:r>
      <w:r w:rsidR="00CD08B1">
        <w:t>.</w:t>
      </w:r>
    </w:p>
    <w:p w14:paraId="51CA91FC" w14:textId="5245AADB" w:rsidR="00E85B31" w:rsidRDefault="00E85B31" w:rsidP="0027417A"/>
    <w:p w14:paraId="7D04CFE1" w14:textId="7D1F7768" w:rsidR="00CD08B1" w:rsidRDefault="00D65A3B" w:rsidP="0027417A">
      <w:r w:rsidRPr="00D65A3B">
        <w:t xml:space="preserve">Se debe tener en cuenta que la fórmula expuesta no va a proporcionar la altura a la que se encuentra el sensor en función del suelo, sino </w:t>
      </w:r>
      <w:ins w:id="88" w:author="Juan Carlos de Alfonso Juliá" w:date="2020-04-08T20:44:00Z">
        <w:r w:rsidR="00C8355B">
          <w:t>al</w:t>
        </w:r>
        <w:r w:rsidR="00C8355B" w:rsidRPr="00D65A3B">
          <w:t xml:space="preserve"> </w:t>
        </w:r>
      </w:ins>
      <w:r w:rsidRPr="00D65A3B">
        <w:t>nivel Del Mar. De modo que para obtener la altura según el nivel del suelo es necesario medir en primer lugar la distancia desde el suelo, seguida de otra medición a la altura deseada y restar la diferencia.</w:t>
      </w:r>
    </w:p>
    <w:p w14:paraId="3908D1AE" w14:textId="77777777" w:rsidR="00CD08B1" w:rsidRDefault="00CD08B1" w:rsidP="0027417A"/>
    <w:p w14:paraId="3253A08E" w14:textId="1764A8E2" w:rsidR="00883262" w:rsidRDefault="00277F64" w:rsidP="00CD08B1">
      <w:pPr>
        <w:pStyle w:val="Ttulo2"/>
      </w:pPr>
      <w:bookmarkStart w:id="89" w:name="_Toc37343173"/>
      <w:r>
        <w:t xml:space="preserve">3.3.2 </w:t>
      </w:r>
      <w:r w:rsidR="00CD08B1">
        <w:t>Aplicación práctica</w:t>
      </w:r>
      <w:bookmarkEnd w:id="89"/>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493B1AE" w14:textId="12F810C5" w:rsidR="00CD08B1" w:rsidRDefault="00CD08B1" w:rsidP="00CD08B1">
      <w:r>
        <w:t xml:space="preserve">El código referente al uso de dicho sensor se encuentra en el archivo “sensores/ barómetro.py” en el repositorio.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“_</w:t>
      </w:r>
      <w:proofErr w:type="spellStart"/>
      <w:r w:rsidR="00AF36D3">
        <w:t>getAltitud</w:t>
      </w:r>
      <w:proofErr w:type="spellEnd"/>
      <w:r w:rsidR="00AF36D3">
        <w:t>_</w:t>
      </w:r>
      <w:r w:rsidR="005D735C">
        <w:t>”</w:t>
      </w:r>
      <w:r w:rsidR="004515EA">
        <w:t>.</w:t>
      </w:r>
    </w:p>
    <w:p w14:paraId="2CFE7DE7" w14:textId="3A30CD47" w:rsidR="004515EA" w:rsidRDefault="004515EA" w:rsidP="00CD08B1"/>
    <w:p w14:paraId="63C6D53D" w14:textId="5D1F6B64"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ins w:id="90" w:author="JUAN FRANCISCO JIMENEZ CASTELLANOS" w:date="2020-03-21T11:47:00Z">
        <w:r w:rsidR="003833D5">
          <w:t>é</w:t>
        </w:r>
      </w:ins>
      <w:del w:id="91" w:author="JUAN FRANCISCO JIMENEZ CASTELLANOS" w:date="2020-03-21T11:47:00Z">
        <w:r w:rsidDel="003833D5">
          <w:delText>e</w:delText>
        </w:r>
      </w:del>
      <w:r>
        <w:t>stas.</w:t>
      </w:r>
      <w:r w:rsidR="00A13AC7">
        <w:t xml:space="preserve"> </w:t>
      </w:r>
      <w:r>
        <w:t xml:space="preserve">Esto permite que un sensor barométrico </w:t>
      </w:r>
      <w:r w:rsidR="00A13AC7">
        <w:t xml:space="preserve">que </w:t>
      </w:r>
      <w:r>
        <w:t>es un componente que se ve afectado por diversos aspectos</w:t>
      </w:r>
      <w:r w:rsidR="002964EC">
        <w:t xml:space="preserve"> </w:t>
      </w:r>
      <w:r>
        <w:t>(temperatura, radiación, etc.) nos proporcione medidas más precisas.</w:t>
      </w:r>
    </w:p>
    <w:p w14:paraId="78F2D0DE" w14:textId="77777777" w:rsidR="00CD08B1" w:rsidRDefault="00CD08B1" w:rsidP="0027417A"/>
    <w:p w14:paraId="06FE7748" w14:textId="53D70D22" w:rsidR="005D7E55" w:rsidRDefault="00456515" w:rsidP="005D7E55">
      <w:pPr>
        <w:pStyle w:val="Ttulo1"/>
      </w:pPr>
      <w:bookmarkStart w:id="92" w:name="_Toc37343174"/>
      <w:r>
        <w:t xml:space="preserve">3.4 </w:t>
      </w:r>
      <w:r w:rsidR="005D7E55">
        <w:t>RGB LED</w:t>
      </w:r>
      <w:bookmarkEnd w:id="92"/>
    </w:p>
    <w:p w14:paraId="2A5911FD" w14:textId="77777777" w:rsidR="005E028F" w:rsidRPr="005E028F" w:rsidRDefault="005E028F" w:rsidP="005E028F"/>
    <w:p w14:paraId="03009A9D" w14:textId="77777777" w:rsidR="005E028F" w:rsidRDefault="00D0516D" w:rsidP="00D0516D">
      <w:r>
        <w:t>Módulo implementado en el archivo led.py</w:t>
      </w:r>
      <w:r w:rsidR="005E028F">
        <w:t>.</w:t>
      </w:r>
    </w:p>
    <w:p w14:paraId="6B32B688" w14:textId="239EEE33" w:rsidR="00D0516D" w:rsidRDefault="005E028F" w:rsidP="00D0516D">
      <w:r>
        <w:t>P</w:t>
      </w:r>
      <w:r w:rsidR="00D0516D">
        <w:t>ermite mediante dos funciones establecer el color del led superior de la placa Navio2 o bien desconectarlo</w:t>
      </w:r>
      <w:r>
        <w:t xml:space="preserve"> (para desconectarlo basta con establecer el color de este a negro)</w:t>
      </w:r>
      <w:r w:rsidR="00D0516D">
        <w:t>.</w:t>
      </w:r>
    </w:p>
    <w:p w14:paraId="13917426" w14:textId="77777777" w:rsidR="00D0516D" w:rsidRPr="00D0516D" w:rsidRDefault="00D0516D" w:rsidP="00D0516D"/>
    <w:p w14:paraId="4E218948" w14:textId="53F1A5C6" w:rsidR="007A28FA" w:rsidRDefault="00456515" w:rsidP="0043076D">
      <w:pPr>
        <w:pStyle w:val="Ttulo1"/>
      </w:pPr>
      <w:bookmarkStart w:id="93" w:name="_Toc37343175"/>
      <w:r>
        <w:t xml:space="preserve">3.5 </w:t>
      </w:r>
      <w:r w:rsidR="007A28FA">
        <w:t>Módulo GPS</w:t>
      </w:r>
      <w:r w:rsidR="001F333C">
        <w:t>.</w:t>
      </w:r>
      <w:bookmarkEnd w:id="93"/>
    </w:p>
    <w:p w14:paraId="474F9AC7" w14:textId="77777777" w:rsidR="001F333C" w:rsidRPr="001F333C" w:rsidRDefault="001F333C" w:rsidP="001F333C"/>
    <w:p w14:paraId="39A05DB8" w14:textId="35B5006B" w:rsidR="007A5A2F" w:rsidRDefault="00EE1852" w:rsidP="00A16035">
      <w:pPr>
        <w:pStyle w:val="Ttulo2"/>
      </w:pPr>
      <w:bookmarkStart w:id="94" w:name="_Toc37343176"/>
      <w:r>
        <w:t xml:space="preserve">3.5.1 </w:t>
      </w:r>
      <w:r w:rsidR="00A16035">
        <w:t>Vista teórica.</w:t>
      </w:r>
      <w:bookmarkEnd w:id="94"/>
    </w:p>
    <w:p w14:paraId="7BDDD705" w14:textId="77777777" w:rsidR="001F333C" w:rsidRPr="001F333C" w:rsidRDefault="001F333C" w:rsidP="001F333C"/>
    <w:p w14:paraId="4F25E220" w14:textId="584B619E" w:rsidR="00A16035" w:rsidRPr="00A16035" w:rsidRDefault="00EE1852" w:rsidP="00D7368F">
      <w:pPr>
        <w:pStyle w:val="Ttulo2"/>
      </w:pPr>
      <w:bookmarkStart w:id="95" w:name="_Toc37343177"/>
      <w:r>
        <w:t xml:space="preserve">3.5.2 </w:t>
      </w:r>
      <w:r w:rsidR="00A16035">
        <w:t>Aplicación práctica.</w:t>
      </w:r>
      <w:bookmarkEnd w:id="95"/>
    </w:p>
    <w:p w14:paraId="002843F9" w14:textId="61677192" w:rsidR="007A5A2F" w:rsidRDefault="007A5A2F" w:rsidP="007A5A2F"/>
    <w:p w14:paraId="6DDABF96" w14:textId="77777777" w:rsidR="007A5A2F" w:rsidRPr="007A5A2F" w:rsidRDefault="007A5A2F" w:rsidP="007A5A2F"/>
    <w:p w14:paraId="74F43A59" w14:textId="088EC5F8" w:rsidR="0043076D" w:rsidRDefault="00456515" w:rsidP="0043076D">
      <w:pPr>
        <w:pStyle w:val="Ttulo1"/>
      </w:pPr>
      <w:bookmarkStart w:id="96" w:name="_Toc37343178"/>
      <w:r>
        <w:t xml:space="preserve">3.6 </w:t>
      </w:r>
      <w:r w:rsidR="0043076D">
        <w:t>Controlador PWM</w:t>
      </w:r>
      <w:r w:rsidR="001F333C">
        <w:t>.</w:t>
      </w:r>
      <w:bookmarkEnd w:id="96"/>
    </w:p>
    <w:p w14:paraId="684D64FA" w14:textId="77777777" w:rsidR="001F333C" w:rsidRPr="001F333C" w:rsidRDefault="001F333C" w:rsidP="001F333C"/>
    <w:p w14:paraId="4258408E" w14:textId="2F1E81A4" w:rsidR="00D0516D" w:rsidRDefault="00277F64" w:rsidP="00013FB1">
      <w:pPr>
        <w:pStyle w:val="Ttulo2"/>
      </w:pPr>
      <w:bookmarkStart w:id="97" w:name="_Toc37343179"/>
      <w:r>
        <w:t xml:space="preserve">3.6.1 </w:t>
      </w:r>
      <w:r w:rsidR="00013FB1">
        <w:t>Vista teórica.</w:t>
      </w:r>
      <w:bookmarkEnd w:id="97"/>
    </w:p>
    <w:p w14:paraId="469B3BB0" w14:textId="183DF54A" w:rsidR="0027471E" w:rsidRDefault="0027471E" w:rsidP="0027471E"/>
    <w:p w14:paraId="0C994615" w14:textId="2DEFDA9E" w:rsidR="008F1F73" w:rsidRDefault="001B028D" w:rsidP="0027471E">
      <w:r>
        <w:lastRenderedPageBreak/>
        <w:t>Un</w:t>
      </w:r>
      <w:r w:rsidR="00141366">
        <w:t xml:space="preserve"> controlador </w:t>
      </w:r>
      <w:proofErr w:type="spellStart"/>
      <w:r w:rsidR="00141366">
        <w:t>pwm</w:t>
      </w:r>
      <w:proofErr w:type="spellEnd"/>
      <w:r w:rsidR="00141366">
        <w:rPr>
          <w:rStyle w:val="Refdenotaalpie"/>
        </w:rPr>
        <w:footnoteReference w:id="6"/>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435066A3"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 s o bien 20 ms</w:t>
      </w:r>
      <w:r w:rsidR="001B028D">
        <w:t xml:space="preserve"> como se </w:t>
      </w:r>
      <w:r w:rsidR="0094761C">
        <w:t>explica</w:t>
      </w:r>
      <w:r w:rsidR="001B028D">
        <w:t xml:space="preserve"> a continuación</w:t>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ins w:id="98"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f</m:t>
              </m:r>
            </m:den>
          </m:f>
          <m:r>
            <w:rPr>
              <w:rFonts w:ascii="Cambria Math" w:hAnsi="Cambria Math"/>
            </w:rPr>
            <m:t>=</m:t>
          </m:r>
          <m:f>
            <m:fPr>
              <m:ctrlPr>
                <w:ins w:id="99" w:author="Juan Carlos de Alfonso Juliá" w:date="2020-04-08T21:43:00Z">
                  <w:rPr>
                    <w:rFonts w:ascii="Cambria Math" w:hAnsi="Cambria Math"/>
                    <w:i/>
                  </w:rPr>
                </w:ins>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650FBE" w:rsidR="008F1F73" w:rsidRDefault="008F1F73" w:rsidP="0027471E">
      <w:r>
        <w:t xml:space="preserve">Como </w:t>
      </w:r>
      <w:r w:rsidR="0094761C">
        <w:t>se ha explicado antes,</w:t>
      </w:r>
      <w:r>
        <w:t xml:space="preserve"> para poder controlar estos motores debemos variar el ancho de banda de nuestra señal sabiendo que:</w:t>
      </w:r>
    </w:p>
    <w:p w14:paraId="1C48452D" w14:textId="7154CFF6" w:rsidR="008F1F73" w:rsidRDefault="008F1F73" w:rsidP="008F1F73">
      <w:pPr>
        <w:pStyle w:val="Prrafodelista"/>
        <w:numPr>
          <w:ilvl w:val="0"/>
          <w:numId w:val="2"/>
        </w:numPr>
      </w:pPr>
      <w:r>
        <w:t>La velocidad más baja (motor parado) será cuando el ancho de banda del pulso sea de 1ms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218B1B8F" w14:textId="4F11C848" w:rsidR="008E76EC" w:rsidRDefault="00B12C0B"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75193CAA">
                <wp:simplePos x="0" y="0"/>
                <wp:positionH relativeFrom="column">
                  <wp:posOffset>1739265</wp:posOffset>
                </wp:positionH>
                <wp:positionV relativeFrom="paragraph">
                  <wp:posOffset>85148</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B75394" w:rsidRDefault="00B75394"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5" type="#_x0000_t202" style="position:absolute;left:0;text-align:left;margin-left:136.95pt;margin-top:6.7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" fillcolor="white [3201]" strokeweight=".5pt">
                <v:textbox>
                  <w:txbxContent>
                    <w:p w14:paraId="171B8BFF" w14:textId="5C2DFFB0" w:rsidR="00B75394" w:rsidRDefault="00B75394" w:rsidP="00B12C0B">
                      <w:r>
                        <w:t>20ms</w:t>
                      </w:r>
                    </w:p>
                  </w:txbxContent>
                </v:textbox>
              </v:shape>
            </w:pict>
          </mc:Fallback>
        </mc:AlternateContent>
      </w:r>
      <w:r w:rsidR="004A5D09">
        <w:rPr>
          <w:noProof/>
        </w:rPr>
        <mc:AlternateContent>
          <mc:Choice Requires="wps">
            <w:drawing>
              <wp:anchor distT="0" distB="0" distL="114300" distR="114300" simplePos="0" relativeHeight="251705344" behindDoc="0" locked="0" layoutInCell="1" allowOverlap="1" wp14:anchorId="647C4758" wp14:editId="27805722">
                <wp:simplePos x="0" y="0"/>
                <wp:positionH relativeFrom="column">
                  <wp:posOffset>194483</wp:posOffset>
                </wp:positionH>
                <wp:positionV relativeFrom="paragraph">
                  <wp:posOffset>85494</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B75394" w:rsidRDefault="00B75394">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6" type="#_x0000_t202" style="position:absolute;left:0;text-align:left;margin-left:15.3pt;margin-top:6.75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" fillcolor="white [3201]" strokeweight=".5pt">
                <v:textbox>
                  <w:txbxContent>
                    <w:p w14:paraId="0C8294A1" w14:textId="60E39ECD" w:rsidR="00B75394" w:rsidRDefault="00B75394">
                      <w:r>
                        <w:t>1ms</w:t>
                      </w:r>
                    </w:p>
                  </w:txbxContent>
                </v:textbox>
              </v:shape>
            </w:pict>
          </mc:Fallback>
        </mc:AlternateContent>
      </w:r>
    </w:p>
    <w:p w14:paraId="383828AF" w14:textId="66147F38" w:rsidR="008E76EC" w:rsidRDefault="008E76EC" w:rsidP="008E76EC">
      <w:pPr>
        <w:pStyle w:val="Prrafodelista"/>
      </w:pPr>
    </w:p>
    <w:p w14:paraId="373E7D7D" w14:textId="73730467" w:rsidR="008E76EC" w:rsidRDefault="00B12C0B" w:rsidP="008E76EC">
      <w:pPr>
        <w:pStyle w:val="Prrafodelista"/>
      </w:pPr>
      <w:r>
        <w:rPr>
          <w:noProof/>
        </w:rPr>
        <mc:AlternateContent>
          <mc:Choice Requires="wps">
            <w:drawing>
              <wp:anchor distT="0" distB="0" distL="114300" distR="114300" simplePos="0" relativeHeight="251701248" behindDoc="0" locked="0" layoutInCell="1" allowOverlap="1" wp14:anchorId="4146CCFF" wp14:editId="7C64B0A7">
                <wp:simplePos x="0" y="0"/>
                <wp:positionH relativeFrom="column">
                  <wp:posOffset>259715</wp:posOffset>
                </wp:positionH>
                <wp:positionV relativeFrom="paragraph">
                  <wp:posOffset>86937</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1563B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20.45pt;margin-top:6.85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3296" behindDoc="0" locked="0" layoutInCell="1" allowOverlap="1" wp14:anchorId="67540853" wp14:editId="793321EB">
                <wp:simplePos x="0" y="0"/>
                <wp:positionH relativeFrom="column">
                  <wp:posOffset>1473200</wp:posOffset>
                </wp:positionH>
                <wp:positionV relativeFrom="paragraph">
                  <wp:posOffset>87977</wp:posOffset>
                </wp:positionV>
                <wp:extent cx="1006763"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76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9CF8" id="Conector recto de flecha 35" o:spid="_x0000_s1026" type="#_x0000_t32" style="position:absolute;margin-left:116pt;margin-top:6.95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5104" behindDoc="0" locked="0" layoutInCell="1" allowOverlap="1" wp14:anchorId="43718F7E" wp14:editId="057768CB">
            <wp:simplePos x="0" y="0"/>
            <wp:positionH relativeFrom="column">
              <wp:posOffset>141085</wp:posOffset>
            </wp:positionH>
            <wp:positionV relativeFrom="paragraph">
              <wp:posOffset>1966</wp:posOffset>
            </wp:positionV>
            <wp:extent cx="3561347" cy="840742"/>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61347" cy="840742"/>
                    </a:xfrm>
                    <a:prstGeom prst="rect">
                      <a:avLst/>
                    </a:prstGeom>
                  </pic:spPr>
                </pic:pic>
              </a:graphicData>
            </a:graphic>
            <wp14:sizeRelH relativeFrom="page">
              <wp14:pctWidth>0</wp14:pctWidth>
            </wp14:sizeRelH>
            <wp14:sizeRelV relativeFrom="page">
              <wp14:pctHeight>0</wp14:pctHeight>
            </wp14:sizeRelV>
          </wp:anchor>
        </w:drawing>
      </w:r>
    </w:p>
    <w:p w14:paraId="6C87DD97" w14:textId="310C38ED" w:rsidR="008E76EC" w:rsidRDefault="008E76EC" w:rsidP="008E76EC">
      <w:pPr>
        <w:pStyle w:val="Prrafodelista"/>
      </w:pPr>
    </w:p>
    <w:p w14:paraId="1AA253A0" w14:textId="349F6DD6" w:rsidR="008E76EC" w:rsidRDefault="008E76EC" w:rsidP="008E76EC"/>
    <w:p w14:paraId="38E5C82A" w14:textId="27F9B288" w:rsidR="004A5D09" w:rsidRDefault="004A5D09" w:rsidP="004A5D09"/>
    <w:p w14:paraId="166E615E" w14:textId="3142DD01" w:rsidR="004A5D09" w:rsidRDefault="00B91A8E" w:rsidP="004A5D09">
      <w:r>
        <w:rPr>
          <w:noProof/>
        </w:rPr>
        <mc:AlternateContent>
          <mc:Choice Requires="wps">
            <w:drawing>
              <wp:anchor distT="0" distB="0" distL="114300" distR="114300" simplePos="0" relativeHeight="251697152" behindDoc="0" locked="0" layoutInCell="1" allowOverlap="1" wp14:anchorId="29BF1C46" wp14:editId="5D15D7B4">
                <wp:simplePos x="0" y="0"/>
                <wp:positionH relativeFrom="column">
                  <wp:posOffset>233244</wp:posOffset>
                </wp:positionH>
                <wp:positionV relativeFrom="paragraph">
                  <wp:posOffset>155575</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70BA8198" w:rsidR="00B75394" w:rsidRDefault="00B75394"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7" type="#_x0000_t202" style="position:absolute;margin-left:18.35pt;margin-top:12.25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Q92Mw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" stroked="f">
                <v:textbox style="mso-fit-shape-to-text:t" inset="0,0,0,0">
                  <w:txbxContent>
                    <w:p w14:paraId="75455044" w14:textId="70BA8198" w:rsidR="00B75394" w:rsidRDefault="00B75394"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1ms (min RPM).</w:t>
                      </w:r>
                    </w:p>
                  </w:txbxContent>
                </v:textbox>
                <w10:wrap type="square"/>
              </v:shape>
            </w:pict>
          </mc:Fallback>
        </mc:AlternateContent>
      </w:r>
    </w:p>
    <w:p w14:paraId="6741F6B1" w14:textId="65FD1E4F" w:rsidR="004A5D09" w:rsidRDefault="004A5D09" w:rsidP="004A5D09"/>
    <w:p w14:paraId="5A27DCE2" w14:textId="3BF78B93" w:rsidR="004A5D09" w:rsidRDefault="004A5D09" w:rsidP="004A5D09"/>
    <w:p w14:paraId="6832C619" w14:textId="3E4CF7DC" w:rsidR="008F1F73" w:rsidRDefault="008F1F73" w:rsidP="008F1F73">
      <w:pPr>
        <w:pStyle w:val="Prrafodelista"/>
        <w:numPr>
          <w:ilvl w:val="0"/>
          <w:numId w:val="2"/>
        </w:numPr>
      </w:pPr>
      <w:r>
        <w:t>La velocidad más alta ocurrirá cuando el ancho de banda sea de 2ms</w:t>
      </w:r>
      <w:r w:rsidR="0086113D">
        <w:t xml:space="preserve"> (</w:t>
      </w:r>
      <w:proofErr w:type="spellStart"/>
      <w:r w:rsidR="0086113D">
        <w:t>fig</w:t>
      </w:r>
      <w:proofErr w:type="spellEnd"/>
      <w:r w:rsidR="0086113D">
        <w:t xml:space="preserve"> </w:t>
      </w:r>
      <w:proofErr w:type="spellStart"/>
      <w:r w:rsidR="0086113D">
        <w:t>x.x</w:t>
      </w:r>
      <w:proofErr w:type="spellEnd"/>
      <w:r w:rsidR="0086113D">
        <w:t>)</w:t>
      </w:r>
      <w:r>
        <w:t>.</w:t>
      </w:r>
    </w:p>
    <w:p w14:paraId="339C34D8" w14:textId="6DCB926A" w:rsidR="004A5D09" w:rsidRDefault="00B12C0B"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8327080">
                <wp:simplePos x="0" y="0"/>
                <wp:positionH relativeFrom="column">
                  <wp:posOffset>200083</wp:posOffset>
                </wp:positionH>
                <wp:positionV relativeFrom="paragraph">
                  <wp:posOffset>185420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B75394" w:rsidRDefault="00B75394"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8" type="#_x0000_t202" style="position:absolute;left:0;text-align:left;margin-left:15.75pt;margin-top:14.6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Pi0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" fillcolor="white [3201]" strokeweight=".5pt">
                <v:textbox>
                  <w:txbxContent>
                    <w:p w14:paraId="28B96ACB" w14:textId="747003A5" w:rsidR="00B75394" w:rsidRDefault="00B75394"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5BCE392">
                <wp:simplePos x="0" y="0"/>
                <wp:positionH relativeFrom="column">
                  <wp:posOffset>1842654</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B75394" w:rsidRDefault="00B75394"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49" type="#_x0000_t202" style="position:absolute;left:0;text-align:left;margin-left:145.1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" fillcolor="white [3201]" strokeweight=".5pt">
                <v:textbox>
                  <w:txbxContent>
                    <w:p w14:paraId="06A86F57" w14:textId="77777777" w:rsidR="00B75394" w:rsidRDefault="00B75394" w:rsidP="00B12C0B">
                      <w:r>
                        <w:t>20ms</w:t>
                      </w:r>
                    </w:p>
                  </w:txbxContent>
                </v:textbox>
              </v:shape>
            </w:pict>
          </mc:Fallback>
        </mc:AlternateContent>
      </w:r>
    </w:p>
    <w:p w14:paraId="4A380C6B" w14:textId="64AC1A7D" w:rsidR="008E76EC" w:rsidRDefault="008E76EC" w:rsidP="008E76EC"/>
    <w:p w14:paraId="5AC48A21" w14:textId="35031AA4" w:rsidR="008E76EC" w:rsidRDefault="00B12C0B" w:rsidP="008E76EC">
      <w:r>
        <w:rPr>
          <w:noProof/>
        </w:rPr>
        <mc:AlternateContent>
          <mc:Choice Requires="wps">
            <w:drawing>
              <wp:anchor distT="0" distB="0" distL="114300" distR="114300" simplePos="0" relativeHeight="251702272" behindDoc="0" locked="0" layoutInCell="1" allowOverlap="1" wp14:anchorId="4D285F78" wp14:editId="35F2F3D8">
                <wp:simplePos x="0" y="0"/>
                <wp:positionH relativeFrom="column">
                  <wp:posOffset>189865</wp:posOffset>
                </wp:positionH>
                <wp:positionV relativeFrom="paragraph">
                  <wp:posOffset>161232</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ACE4" id="Conector angular 34" o:spid="_x0000_s1026" type="#_x0000_t34" style="position:absolute;margin-left:14.95pt;margin-top:12.7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" strokecolor="#4472c4 [3204]" strokeweight=".5pt">
                <v:stroke startarrow="block" endarrow="block"/>
              </v:shape>
            </w:pict>
          </mc:Fallback>
        </mc:AlternateContent>
      </w:r>
      <w:r w:rsidR="004A5D09">
        <w:rPr>
          <w:noProof/>
        </w:rPr>
        <mc:AlternateContent>
          <mc:Choice Requires="wps">
            <w:drawing>
              <wp:anchor distT="0" distB="0" distL="114300" distR="114300" simplePos="0" relativeHeight="251704320" behindDoc="0" locked="0" layoutInCell="1" allowOverlap="1" wp14:anchorId="414C4CBA" wp14:editId="4AB39FAB">
                <wp:simplePos x="0" y="0"/>
                <wp:positionH relativeFrom="column">
                  <wp:posOffset>1604645</wp:posOffset>
                </wp:positionH>
                <wp:positionV relativeFrom="paragraph">
                  <wp:posOffset>179821</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5FD2B" id="Conector recto de flecha 36" o:spid="_x0000_s1026" type="#_x0000_t32" style="position:absolute;margin-left:126.35pt;margin-top:14.1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" strokecolor="#4472c4 [3204]" strokeweight=".5pt">
                <v:stroke startarrow="block" endarrow="block" joinstyle="miter"/>
              </v:shape>
            </w:pict>
          </mc:Fallback>
        </mc:AlternateContent>
      </w:r>
      <w:r w:rsidR="004A5D09" w:rsidRPr="004A5D09">
        <w:rPr>
          <w:noProof/>
        </w:rPr>
        <w:drawing>
          <wp:anchor distT="0" distB="0" distL="114300" distR="114300" simplePos="0" relativeHeight="251698176" behindDoc="0" locked="0" layoutInCell="1" allowOverlap="1" wp14:anchorId="71B07872" wp14:editId="084C1A7E">
            <wp:simplePos x="0" y="0"/>
            <wp:positionH relativeFrom="column">
              <wp:posOffset>0</wp:posOffset>
            </wp:positionH>
            <wp:positionV relativeFrom="paragraph">
              <wp:posOffset>1905</wp:posOffset>
            </wp:positionV>
            <wp:extent cx="3528000" cy="84240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8000" cy="842400"/>
                    </a:xfrm>
                    <a:prstGeom prst="rect">
                      <a:avLst/>
                    </a:prstGeom>
                  </pic:spPr>
                </pic:pic>
              </a:graphicData>
            </a:graphic>
            <wp14:sizeRelH relativeFrom="page">
              <wp14:pctWidth>0</wp14:pctWidth>
            </wp14:sizeRelH>
            <wp14:sizeRelV relativeFrom="page">
              <wp14:pctHeight>0</wp14:pctHeight>
            </wp14:sizeRelV>
          </wp:anchor>
        </w:drawing>
      </w:r>
    </w:p>
    <w:p w14:paraId="5E8B4CEB" w14:textId="7A3388B8"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3B552B36">
                <wp:simplePos x="0" y="0"/>
                <wp:positionH relativeFrom="column">
                  <wp:posOffset>139036</wp:posOffset>
                </wp:positionH>
                <wp:positionV relativeFrom="paragraph">
                  <wp:posOffset>137795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2E232203" w:rsidR="00B75394" w:rsidRDefault="00B75394"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0" type="#_x0000_t202" style="position:absolute;margin-left:10.95pt;margin-top:10.8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" stroked="f">
                <v:textbox style="mso-fit-shape-to-text:t" inset="0,0,0,0">
                  <w:txbxContent>
                    <w:p w14:paraId="71F7A18A" w14:textId="2E232203" w:rsidR="00B75394" w:rsidRDefault="00B75394" w:rsidP="004A5D09">
                      <w:pPr>
                        <w:pStyle w:val="Descripcin"/>
                      </w:pPr>
                      <w:proofErr w:type="spellStart"/>
                      <w:r>
                        <w:t>Fig</w:t>
                      </w:r>
                      <w:proofErr w:type="spellEnd"/>
                      <w:r>
                        <w:t xml:space="preserve"> </w:t>
                      </w:r>
                      <w:proofErr w:type="spellStart"/>
                      <w:r>
                        <w:t>x.x</w:t>
                      </w:r>
                      <w:proofErr w:type="spellEnd"/>
                      <w:r>
                        <w:t xml:space="preserve">. Señal </w:t>
                      </w:r>
                      <w:proofErr w:type="spellStart"/>
                      <w:r>
                        <w:t>pwm</w:t>
                      </w:r>
                      <w:proofErr w:type="spellEnd"/>
                      <w:r>
                        <w:t xml:space="preserve"> de 2ms (</w:t>
                      </w:r>
                      <w:proofErr w:type="spellStart"/>
                      <w:r>
                        <w:t>max</w:t>
                      </w:r>
                      <w:proofErr w:type="spellEnd"/>
                      <w:r>
                        <w:t xml:space="preserve"> RPM).</w:t>
                      </w:r>
                    </w:p>
                  </w:txbxContent>
                </v:textbox>
                <w10:wrap type="square"/>
              </v:shape>
            </w:pict>
          </mc:Fallback>
        </mc:AlternateContent>
      </w:r>
    </w:p>
    <w:p w14:paraId="2A925EC0" w14:textId="4C49A54B" w:rsidR="004A5D09" w:rsidRDefault="004A5D09" w:rsidP="008E76EC"/>
    <w:p w14:paraId="40571B44" w14:textId="77777777"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0D7942BA" w:rsidR="0027471E" w:rsidRDefault="0027471E" w:rsidP="0027471E">
      <w:r>
        <w:t xml:space="preserve">El siguiente punto </w:t>
      </w:r>
      <w:proofErr w:type="gramStart"/>
      <w:r w:rsidR="00796977">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proofErr w:type="gramStart"/>
      <w:r w:rsidR="00141366">
        <w:t>ejemplo</w:t>
      </w:r>
      <w:proofErr w:type="gramEnd"/>
      <w:r>
        <w:t xml:space="preserve"> puede ser que el punto más alto para un variador sea de 1.8ms o 1.9ms y esto puede hacer que a la hora de volar el aparato los motores estén descompensados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lastRenderedPageBreak/>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bookmarkStart w:id="100" w:name="_Ref37324103"/>
      <w:r>
        <w:t>Recibimos otro sonido de confirmación que indica que el variador ha sido calibrado.</w:t>
      </w:r>
      <w:bookmarkEnd w:id="100"/>
    </w:p>
    <w:p w14:paraId="188D6126" w14:textId="02D4BB4F" w:rsidR="0027471E" w:rsidRDefault="0027471E" w:rsidP="0027471E"/>
    <w:p w14:paraId="36228AA2" w14:textId="00019811" w:rsidR="0027471E" w:rsidRDefault="00AA60F5" w:rsidP="0027471E">
      <w:r>
        <w:t>Dependiendo del propósito para el que se usen los variadores</w:t>
      </w:r>
      <w:r w:rsidR="001F0EC6">
        <w:t>,</w:t>
      </w:r>
      <w:r>
        <w:t xml:space="preserve">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786C73BD" w14:textId="682162BE" w:rsidR="00AA60F5" w:rsidRDefault="00277F64" w:rsidP="00AA60F5">
      <w:pPr>
        <w:pStyle w:val="Ttulo2"/>
      </w:pPr>
      <w:bookmarkStart w:id="101" w:name="_Toc37343180"/>
      <w:r>
        <w:t xml:space="preserve">3.6.2 </w:t>
      </w:r>
      <w:r w:rsidR="006A0D35">
        <w:t>Aplicación práctica 1. Calibración de los variadores</w:t>
      </w:r>
      <w:bookmarkEnd w:id="101"/>
      <w:r w:rsidR="006A0D35">
        <w:t xml:space="preserve"> </w:t>
      </w:r>
    </w:p>
    <w:p w14:paraId="6C2F58D8" w14:textId="77777777" w:rsidR="0027471E" w:rsidRPr="0027471E" w:rsidRDefault="0027471E" w:rsidP="0027471E"/>
    <w:p w14:paraId="54FF42D7" w14:textId="1B1DFEDD" w:rsidR="00013FB1" w:rsidRPr="00013FB1" w:rsidRDefault="00013FB1" w:rsidP="00013FB1">
      <w:r w:rsidRPr="00013FB1">
        <w:t>https://howtomechatronics.com/tutorials/arduino/arduino-brushless-motor-control-tutorial-esc-bldc/</w:t>
      </w:r>
    </w:p>
    <w:p w14:paraId="4EB15F8D" w14:textId="77777777" w:rsidR="00B67008" w:rsidRDefault="00B67008" w:rsidP="00BC1E65">
      <w:pPr>
        <w:pStyle w:val="TtuloTDC"/>
      </w:pPr>
    </w:p>
    <w:p w14:paraId="05AB8782" w14:textId="43ADC6BE" w:rsidR="00BC1E65" w:rsidRDefault="00456515" w:rsidP="00BC1E65">
      <w:pPr>
        <w:pStyle w:val="TtuloTDC"/>
      </w:pPr>
      <w:bookmarkStart w:id="102" w:name="_Toc37343181"/>
      <w:r>
        <w:t xml:space="preserve">4. </w:t>
      </w:r>
      <w:r w:rsidR="00BC1E65">
        <w:t>Diseño de una aplicación de control.</w:t>
      </w:r>
      <w:bookmarkEnd w:id="102"/>
    </w:p>
    <w:p w14:paraId="207A2D31" w14:textId="2D2FB4D6" w:rsidR="008F6737" w:rsidRDefault="00456515" w:rsidP="008F6737">
      <w:pPr>
        <w:pStyle w:val="Ttulo1"/>
      </w:pPr>
      <w:bookmarkStart w:id="103" w:name="_Toc37343182"/>
      <w:r>
        <w:t xml:space="preserve">4.1 </w:t>
      </w:r>
      <w:r w:rsidR="008F6737">
        <w:t>Introducción.</w:t>
      </w:r>
      <w:bookmarkEnd w:id="103"/>
    </w:p>
    <w:p w14:paraId="0A2475AA" w14:textId="77777777" w:rsidR="00B67008" w:rsidRDefault="00B67008" w:rsidP="00B67008"/>
    <w:p w14:paraId="33C2AB76" w14:textId="4E6DED81" w:rsidR="00B67008" w:rsidRDefault="00B67008" w:rsidP="00B67008">
      <w:r>
        <w:t xml:space="preserve">La aplicación de nombre </w:t>
      </w:r>
      <w:proofErr w:type="spellStart"/>
      <w:r w:rsidR="00AB7921">
        <w:t>P</w:t>
      </w:r>
      <w:r>
        <w:t>athfinder</w:t>
      </w:r>
      <w:proofErr w:type="spellEnd"/>
      <w:r>
        <w:t xml:space="preserve"> en honor a la sonda enviada a explorar Marte </w:t>
      </w:r>
      <w:r w:rsidR="000D5AF9">
        <w:t>la</w:t>
      </w:r>
      <w:r>
        <w:t xml:space="preserve"> h</w:t>
      </w:r>
      <w:r w:rsidR="000D5AF9">
        <w:t>e</w:t>
      </w:r>
      <w:r>
        <w:t xml:space="preserve"> </w:t>
      </w:r>
      <w:r w:rsidR="00CE72AF">
        <w:t xml:space="preserve">creado </w:t>
      </w:r>
      <w:r>
        <w:t xml:space="preserve">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proofErr w:type="spellStart"/>
      <w:r w:rsidR="00AB7921">
        <w:t>X</w:t>
      </w:r>
      <w:r>
        <w:t>iaomi</w:t>
      </w:r>
      <w:proofErr w:type="spellEnd"/>
      <w:r>
        <w:t xml:space="preserve">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792EB80" w:rsidR="008F6737" w:rsidRDefault="00456515" w:rsidP="008F6737">
      <w:pPr>
        <w:pStyle w:val="Ttulo1"/>
      </w:pPr>
      <w:bookmarkStart w:id="104" w:name="_Toc37343183"/>
      <w:ins w:id="105" w:author="Juan Carlos de Alfonso Juliá" w:date="2020-04-08T11:49:00Z">
        <w:r>
          <w:t xml:space="preserve">4.2 </w:t>
        </w:r>
      </w:ins>
      <w:r w:rsidR="008F6737">
        <w:t>Protocolo de comunicación.</w:t>
      </w:r>
      <w:bookmarkEnd w:id="104"/>
    </w:p>
    <w:p w14:paraId="0A6189E2" w14:textId="77777777" w:rsidR="001F333C" w:rsidRPr="001F333C" w:rsidRDefault="001F333C" w:rsidP="001F333C"/>
    <w:p w14:paraId="60D97047" w14:textId="5B315123" w:rsidR="00FA1520" w:rsidRDefault="00456515" w:rsidP="00FA1520">
      <w:pPr>
        <w:pStyle w:val="Ttulo2"/>
      </w:pPr>
      <w:bookmarkStart w:id="106" w:name="_Toc37343184"/>
      <w:ins w:id="107" w:author="Juan Carlos de Alfonso Juliá" w:date="2020-04-08T11:49:00Z">
        <w:r>
          <w:t xml:space="preserve">4.2.1 </w:t>
        </w:r>
      </w:ins>
      <w:r w:rsidR="00FA1520">
        <w:t xml:space="preserve">Modelo cliente </w:t>
      </w:r>
      <w:commentRangeStart w:id="108"/>
      <w:r w:rsidR="00FA1520">
        <w:t>servidor</w:t>
      </w:r>
      <w:commentRangeEnd w:id="108"/>
      <w:r w:rsidR="008256EE">
        <w:rPr>
          <w:rStyle w:val="Refdecomentario"/>
          <w:rFonts w:asciiTheme="minorHAnsi" w:eastAsiaTheme="minorEastAsia" w:hAnsiTheme="minorHAnsi" w:cstheme="minorBidi"/>
          <w:color w:val="auto"/>
        </w:rPr>
        <w:commentReference w:id="108"/>
      </w:r>
      <w:r w:rsidR="00FA1520">
        <w:t>.</w:t>
      </w:r>
      <w:bookmarkEnd w:id="106"/>
    </w:p>
    <w:p w14:paraId="0E029E22" w14:textId="77777777" w:rsidR="001F333C" w:rsidRPr="001F333C" w:rsidRDefault="001F333C" w:rsidP="001F333C"/>
    <w:p w14:paraId="10B54E74" w14:textId="77777777"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p>
    <w:p w14:paraId="168F78E2" w14:textId="77777777" w:rsidR="00D34FC7" w:rsidRDefault="00D34FC7" w:rsidP="00D6671E"/>
    <w:p w14:paraId="191D272F" w14:textId="77777777" w:rsidR="00D34FC7" w:rsidRDefault="00D34FC7" w:rsidP="00D6671E">
      <w:r>
        <w:lastRenderedPageBreak/>
        <w:t>Dependiendo de las necesidades es posible que el servidor sea capaz de trabajar de forma concurrente admitiendo varios clientes conectados de forma simultanea</w:t>
      </w:r>
    </w:p>
    <w:p w14:paraId="0E74E894" w14:textId="77777777" w:rsidR="00D34FC7" w:rsidRDefault="00D34FC7" w:rsidP="00D6671E"/>
    <w:p w14:paraId="360B3994" w14:textId="77777777"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p>
    <w:p w14:paraId="67ACA500" w14:textId="77777777" w:rsidR="00D34FC7" w:rsidRPr="00D6671E" w:rsidRDefault="00D34FC7" w:rsidP="00D6671E"/>
    <w:p w14:paraId="6542E0B7" w14:textId="4DD17BEE" w:rsidR="008F6737" w:rsidRDefault="00456515" w:rsidP="008F6737">
      <w:pPr>
        <w:pStyle w:val="Ttulo2"/>
      </w:pPr>
      <w:bookmarkStart w:id="109" w:name="_Toc37343185"/>
      <w:ins w:id="110" w:author="Juan Carlos de Alfonso Juliá" w:date="2020-04-08T11:50:00Z">
        <w:r>
          <w:t xml:space="preserve">4.2.2 </w:t>
        </w:r>
      </w:ins>
      <w:del w:id="111" w:author="Juan Carlos de Alfonso Juliá" w:date="2020-04-08T13:16:00Z">
        <w:r w:rsidR="0079031C" w:rsidDel="00A50E68">
          <w:delText xml:space="preserve">Protocolo </w:delText>
        </w:r>
      </w:del>
      <w:r w:rsidR="00A50E68">
        <w:t xml:space="preserve">Protocolo </w:t>
      </w:r>
      <w:r w:rsidR="0079031C">
        <w:t>TCP</w:t>
      </w:r>
      <w:r w:rsidR="008F6737">
        <w:t>.</w:t>
      </w:r>
      <w:bookmarkEnd w:id="109"/>
      <w:del w:id="112" w:author="Juan Carlos de Alfonso Juliá" w:date="2020-04-08T14:36:00Z">
        <w:r w:rsidR="00EF43E8" w:rsidDel="00892957">
          <w:delText xml:space="preserve"> (explicar)</w:delText>
        </w:r>
      </w:del>
    </w:p>
    <w:p w14:paraId="0D933B91" w14:textId="7EB3B6BE" w:rsidR="00E15296" w:rsidRDefault="00A50E68" w:rsidP="00781137">
      <w:r>
        <w:t>Una vez sentadas las bases de lo que es un modelo cliente servidor, necesitamos un protocolo de envío de mensajes entre ambos, el más usado en aplicaciones web es el protocolo TCP</w:t>
      </w:r>
      <w:r w:rsidR="00E15296">
        <w:t xml:space="preserve"> dado que garantiza </w:t>
      </w:r>
      <w:r w:rsidR="00781137">
        <w:t>la fiabilidad en cuanto a recepción de paquetes y tratamiento de errores, dicho protocolo funciona de la siguiente manera:</w:t>
      </w:r>
    </w:p>
    <w:p w14:paraId="4F76A41D" w14:textId="229B1EB9" w:rsidR="00E817E4" w:rsidRDefault="00E817E4" w:rsidP="00781137"/>
    <w:p w14:paraId="33F658FA" w14:textId="21433425" w:rsidR="00E817E4" w:rsidRDefault="00E817E4" w:rsidP="00781137"/>
    <w:p w14:paraId="6C07D80F" w14:textId="5F63477B" w:rsidR="00E817E4" w:rsidRDefault="00E817E4" w:rsidP="00E817E4">
      <w:r>
        <w:t xml:space="preserve">El emisor al enviar un paquete asocia a este un número de 32 bits que </w:t>
      </w:r>
      <w:proofErr w:type="spellStart"/>
      <w:r>
        <w:t>actua</w:t>
      </w:r>
      <w:proofErr w:type="spellEnd"/>
      <w:r>
        <w:t xml:space="preserve"> como identificador (este valor no es aleatorio, corresponde al primer byte del segmento de datos), a cada paquete enviado el receptor envía un mensaje de confirmación o </w:t>
      </w:r>
      <w:proofErr w:type="spellStart"/>
      <w:r>
        <w:t>ack</w:t>
      </w:r>
      <w:proofErr w:type="spellEnd"/>
      <w:r>
        <w:t xml:space="preserve"> que corresponde al primer byte que espera recibir. Hay dos características </w:t>
      </w:r>
      <w:proofErr w:type="gramStart"/>
      <w:r>
        <w:t>a</w:t>
      </w:r>
      <w:proofErr w:type="gramEnd"/>
      <w:r>
        <w:t xml:space="preserve"> tener en cuenta del </w:t>
      </w:r>
      <w:proofErr w:type="spellStart"/>
      <w:r>
        <w:t>ack</w:t>
      </w:r>
      <w:proofErr w:type="spellEnd"/>
      <w:r>
        <w:t>:</w:t>
      </w:r>
    </w:p>
    <w:p w14:paraId="7EBA1A30" w14:textId="0C027FDC" w:rsidR="00E817E4" w:rsidRDefault="00E817E4" w:rsidP="00E817E4">
      <w:pPr>
        <w:pStyle w:val="Prrafodelista"/>
        <w:numPr>
          <w:ilvl w:val="0"/>
          <w:numId w:val="2"/>
        </w:numPr>
      </w:pPr>
      <w:r>
        <w:t>Es acumulativo: confirma el mensaje actual y todos los anteriores.</w:t>
      </w:r>
    </w:p>
    <w:p w14:paraId="56EFD48A" w14:textId="24F7EC24" w:rsidR="00E817E4" w:rsidRDefault="00E817E4" w:rsidP="00E817E4">
      <w:pPr>
        <w:pStyle w:val="Prrafodelista"/>
        <w:numPr>
          <w:ilvl w:val="0"/>
          <w:numId w:val="2"/>
        </w:numPr>
      </w:pPr>
      <w:proofErr w:type="spellStart"/>
      <w:r>
        <w:t>Piggibacking</w:t>
      </w:r>
      <w:proofErr w:type="spellEnd"/>
      <w:r>
        <w:t xml:space="preserve">: este termino hace referencia a que el mensaje </w:t>
      </w:r>
      <w:proofErr w:type="spellStart"/>
      <w:r>
        <w:t>ack</w:t>
      </w:r>
      <w:proofErr w:type="spellEnd"/>
      <w:r>
        <w:t xml:space="preserve"> va solapado al mensaje de envío de datos.</w:t>
      </w:r>
    </w:p>
    <w:p w14:paraId="562AE988" w14:textId="1730353C" w:rsidR="00E817E4" w:rsidRDefault="00E817E4" w:rsidP="00E817E4"/>
    <w:p w14:paraId="2F76FB6A" w14:textId="080DDC43" w:rsidR="00E817E4" w:rsidRDefault="00E817E4" w:rsidP="00E817E4">
      <w:r>
        <w:t xml:space="preserve">El uso de este protocolo garantiza que en el caso de pérdida de un paquete el emisor lo sepa dado que no recibe un </w:t>
      </w:r>
      <w:proofErr w:type="spellStart"/>
      <w:r>
        <w:t>ack</w:t>
      </w:r>
      <w:proofErr w:type="spellEnd"/>
      <w:r>
        <w:t xml:space="preserve"> pudiendo así reenviar el paquete y de la misma manera ocurre en el caso de envío de un paquete erróneo dado que el </w:t>
      </w:r>
      <w:proofErr w:type="spellStart"/>
      <w:r>
        <w:t>ack</w:t>
      </w:r>
      <w:proofErr w:type="spellEnd"/>
      <w:r>
        <w:t xml:space="preserve"> no va a corresponder con el siguiente número al enviado.</w:t>
      </w:r>
    </w:p>
    <w:p w14:paraId="69D8E390" w14:textId="13CFB9EA" w:rsidR="00E817E4" w:rsidRDefault="00E817E4" w:rsidP="00781137"/>
    <w:p w14:paraId="039DED0C" w14:textId="798147C7" w:rsidR="00781137" w:rsidRDefault="00781137" w:rsidP="00781137"/>
    <w:p w14:paraId="2DA3E73C" w14:textId="27008DD2" w:rsidR="00E15296" w:rsidRDefault="00E15296" w:rsidP="00A50E68"/>
    <w:p w14:paraId="5BDB8B31" w14:textId="12B36923" w:rsidR="00E15296" w:rsidRDefault="00E15296" w:rsidP="00A50E68"/>
    <w:p w14:paraId="480B7E14" w14:textId="4CE4106E" w:rsidR="00E15296" w:rsidRDefault="00E15296" w:rsidP="00A50E68"/>
    <w:p w14:paraId="39361981" w14:textId="77777777" w:rsidR="00E15296" w:rsidRDefault="00E15296" w:rsidP="00A50E68"/>
    <w:p w14:paraId="23AC7BA3" w14:textId="04AD0FE8" w:rsidR="00A50E68" w:rsidRDefault="00A50E68" w:rsidP="00A50E68"/>
    <w:p w14:paraId="7E47F039" w14:textId="28D7BCB6" w:rsidR="002543F4" w:rsidRDefault="002543F4" w:rsidP="00A50E68"/>
    <w:p w14:paraId="776F4B49" w14:textId="77777777" w:rsidR="002543F4" w:rsidRPr="00A50E68" w:rsidRDefault="002543F4">
      <w:pPr>
        <w:pPrChange w:id="113" w:author="Juan Carlos de Alfonso Juliá" w:date="2020-04-08T13:16:00Z">
          <w:pPr>
            <w:pStyle w:val="Ttulo2"/>
          </w:pPr>
        </w:pPrChange>
      </w:pPr>
    </w:p>
    <w:p w14:paraId="51B3C603" w14:textId="15686DC0" w:rsidR="00930E80" w:rsidRDefault="00456515" w:rsidP="00930E80">
      <w:pPr>
        <w:pStyle w:val="Ttulo2"/>
      </w:pPr>
      <w:bookmarkStart w:id="114" w:name="_Toc37343186"/>
      <w:ins w:id="115" w:author="Juan Carlos de Alfonso Juliá" w:date="2020-04-08T11:50:00Z">
        <w:r>
          <w:t xml:space="preserve">4.2.3 </w:t>
        </w:r>
      </w:ins>
      <w:r w:rsidR="00930E80">
        <w:t>Funcionamiento interno.</w:t>
      </w:r>
      <w:bookmarkEnd w:id="114"/>
    </w:p>
    <w:p w14:paraId="62470FAD" w14:textId="77777777" w:rsidR="001F333C" w:rsidRPr="001F333C" w:rsidRDefault="001F333C" w:rsidP="001F333C"/>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77777777"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p>
    <w:p w14:paraId="32EDF2BB" w14:textId="77777777" w:rsidR="00D6671E" w:rsidRDefault="00D6671E" w:rsidP="00D6671E">
      <w:r>
        <w:t>6.3|40.34523,-3.43463|</w:t>
      </w:r>
      <w:r w:rsidR="0088076E">
        <w:t>42.343243,-3.3532…</w:t>
      </w:r>
    </w:p>
    <w:p w14:paraId="6D85B457" w14:textId="5CD28007" w:rsidR="0088076E" w:rsidRDefault="006D748A" w:rsidP="00D6671E">
      <w:r>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77777777" w:rsidR="0088076E" w:rsidRDefault="0088076E" w:rsidP="00D6671E">
      <w:r>
        <w:lastRenderedPageBreak/>
        <w:t>El segundo mensaje corresponde a una confirmación de recibido (ACK) que pondrá fin a la comunicación.</w:t>
      </w:r>
    </w:p>
    <w:p w14:paraId="2C83F069" w14:textId="16E6BA4A" w:rsidR="00774D70" w:rsidRDefault="00456515" w:rsidP="00EF43E8">
      <w:pPr>
        <w:pStyle w:val="Ttulo1"/>
      </w:pPr>
      <w:bookmarkStart w:id="116" w:name="_Toc37343187"/>
      <w:ins w:id="117" w:author="Juan Carlos de Alfonso Juliá" w:date="2020-04-08T11:50:00Z">
        <w:r>
          <w:t xml:space="preserve">4.3 </w:t>
        </w:r>
      </w:ins>
      <w:r w:rsidR="00EF43E8">
        <w:t xml:space="preserve">Estructura del </w:t>
      </w:r>
      <w:del w:id="118" w:author="Juan Carlos de Alfonso Juliá" w:date="2020-04-08T21:50:00Z">
        <w:r w:rsidR="00EF43E8" w:rsidDel="00F672DC">
          <w:delText>servidor</w:delText>
        </w:r>
      </w:del>
      <w:ins w:id="119" w:author="Juan Carlos de Alfonso Juliá" w:date="2020-04-08T21:50:00Z">
        <w:r w:rsidR="00F672DC">
          <w:t>Cliente</w:t>
        </w:r>
      </w:ins>
      <w:r w:rsidR="00EF43E8">
        <w:t>.</w:t>
      </w:r>
      <w:bookmarkEnd w:id="116"/>
    </w:p>
    <w:p w14:paraId="2C856B0C" w14:textId="77777777" w:rsidR="001F333C" w:rsidRPr="001F333C" w:rsidRDefault="001F333C" w:rsidP="001F333C"/>
    <w:p w14:paraId="6AD6475D" w14:textId="2F9D37BE" w:rsidR="00EF43E8" w:rsidRDefault="00456515" w:rsidP="00ED67E4">
      <w:pPr>
        <w:pStyle w:val="Ttulo2"/>
      </w:pPr>
      <w:bookmarkStart w:id="120" w:name="_Toc37343188"/>
      <w:ins w:id="121" w:author="Juan Carlos de Alfonso Juliá" w:date="2020-04-08T11:50:00Z">
        <w:r>
          <w:t xml:space="preserve">4.3.1 </w:t>
        </w:r>
      </w:ins>
      <w:r w:rsidR="00EF43E8">
        <w:t>Estructura interna</w:t>
      </w:r>
      <w:bookmarkEnd w:id="120"/>
    </w:p>
    <w:p w14:paraId="3D7043D3" w14:textId="77777777" w:rsidR="001F333C" w:rsidRPr="001F333C" w:rsidRDefault="001F333C" w:rsidP="001F333C"/>
    <w:p w14:paraId="283FAD91" w14:textId="509578DB" w:rsidR="00CF6286" w:rsidRDefault="00EF43E8" w:rsidP="00EF43E8">
      <w:pPr>
        <w:rPr>
          <w:ins w:id="122" w:author="Juan Carlos de Alfonso Juliá" w:date="2020-04-08T11:05:00Z"/>
        </w:rPr>
      </w:pPr>
      <w:r>
        <w:t>Como se ha mencionado anteriormente el servidor se aloja en la Raspberry, todo el código de este se encuentra en el archivo “/sensores/serv_socket.py”.</w:t>
      </w:r>
    </w:p>
    <w:p w14:paraId="114A4E91" w14:textId="77777777" w:rsidR="00ED67E4" w:rsidRDefault="00ED67E4" w:rsidP="00EF43E8">
      <w:pPr>
        <w:rPr>
          <w:ins w:id="123" w:author="Juan Carlos de Alfonso Juliá" w:date="2020-04-08T10:40:00Z"/>
        </w:rPr>
      </w:pPr>
    </w:p>
    <w:p w14:paraId="6392DD32" w14:textId="75E74BD2" w:rsidR="003636BC" w:rsidRDefault="00CF6286" w:rsidP="00EF43E8">
      <w:pPr>
        <w:rPr>
          <w:ins w:id="124" w:author="Juan Carlos de Alfonso Juliá" w:date="2020-04-08T10:47:00Z"/>
        </w:rPr>
      </w:pPr>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3DD264E8" w:rsidR="003636BC" w:rsidRDefault="003636BC" w:rsidP="003636BC">
      <w:pPr>
        <w:pStyle w:val="Prrafodelista"/>
        <w:numPr>
          <w:ilvl w:val="0"/>
          <w:numId w:val="2"/>
        </w:numPr>
      </w:pPr>
      <w:r>
        <w:t xml:space="preserve">Creación de variables para la conexión: El primer paso para poder crear una conexión TCP es declarar la </w:t>
      </w:r>
      <w:proofErr w:type="spellStart"/>
      <w:r>
        <w:t>ip</w:t>
      </w:r>
      <w:proofErr w:type="spellEnd"/>
      <w:r>
        <w:t xml:space="preserve"> del servidor así como el puerto de conexión y el tamaño máximo del buffer de env</w:t>
      </w:r>
      <w:ins w:id="125" w:author="Juan Carlos de Alfonso Juliá" w:date="2020-04-08T11:06:00Z">
        <w:r w:rsidR="00C613EA">
          <w:t>í</w:t>
        </w:r>
      </w:ins>
      <w:r>
        <w:t xml:space="preserve">o, en este paso hay que tener cuidado pues es posible que si la Raspberry no esta configurada para que tenga una </w:t>
      </w:r>
      <w:proofErr w:type="spellStart"/>
      <w:r>
        <w:t>ip</w:t>
      </w:r>
      <w:proofErr w:type="spellEnd"/>
      <w:r>
        <w:t xml:space="preserve"> estática esta cambie cada vez que se realiza la conexión a un punto wifi, en este caso como la Raspberry esta configurada para que mantenga una </w:t>
      </w:r>
      <w:proofErr w:type="spellStart"/>
      <w:r>
        <w:t>ip</w:t>
      </w:r>
      <w:proofErr w:type="spellEnd"/>
      <w:r>
        <w:t xml:space="preserve"> estática no es necesario comprobarlo</w:t>
      </w:r>
      <w:ins w:id="126" w:author="Juan Carlos de Alfonso Juliá" w:date="2020-04-08T11:07:00Z">
        <w:r w:rsidR="00C613EA">
          <w:t>,</w:t>
        </w:r>
      </w:ins>
      <w:r>
        <w:t xml:space="preserve"> </w:t>
      </w:r>
      <w:ins w:id="127" w:author="Juan Carlos de Alfonso Juliá" w:date="2020-04-08T11:07:00Z">
        <w:r w:rsidR="00C613EA">
          <w:t>l</w:t>
        </w:r>
      </w:ins>
      <w:r>
        <w:t>os datos que por tanto se van a usar son:</w:t>
      </w:r>
    </w:p>
    <w:p w14:paraId="7704DD5B" w14:textId="507F9A44" w:rsidR="003636BC" w:rsidRPr="003636BC" w:rsidRDefault="003636BC" w:rsidP="003636BC">
      <w:pPr>
        <w:pStyle w:val="Prrafodelista"/>
        <w:numPr>
          <w:ilvl w:val="1"/>
          <w:numId w:val="2"/>
        </w:numPr>
      </w:pPr>
      <w:proofErr w:type="spellStart"/>
      <w:r>
        <w:t>Ip</w:t>
      </w:r>
      <w:proofErr w:type="spellEnd"/>
      <w:r>
        <w:t xml:space="preserve"> del servidor(estática): </w:t>
      </w:r>
      <w:r w:rsidRPr="003636BC">
        <w:t>192.168.1.52</w:t>
      </w:r>
      <w:ins w:id="128" w:author="Juan Carlos de Alfonso Juliá" w:date="2020-04-08T11:07:00Z">
        <w:r w:rsidR="00C613EA">
          <w:t>.</w:t>
        </w:r>
      </w:ins>
    </w:p>
    <w:p w14:paraId="46939676" w14:textId="4DA50499" w:rsidR="003636BC" w:rsidRDefault="003636BC" w:rsidP="003636BC">
      <w:pPr>
        <w:pStyle w:val="Prrafodelista"/>
        <w:numPr>
          <w:ilvl w:val="1"/>
          <w:numId w:val="2"/>
        </w:numPr>
      </w:pPr>
      <w:r>
        <w:t>Puerto del servidor: 12345</w:t>
      </w:r>
      <w:ins w:id="129" w:author="Juan Carlos de Alfonso Juliá" w:date="2020-04-08T11:07:00Z">
        <w:r w:rsidR="00C613EA">
          <w:t>.</w:t>
        </w:r>
      </w:ins>
    </w:p>
    <w:p w14:paraId="13BE4D71" w14:textId="1753FF66" w:rsidR="003636BC" w:rsidRDefault="003636BC" w:rsidP="003636BC">
      <w:pPr>
        <w:pStyle w:val="Prrafodelista"/>
        <w:numPr>
          <w:ilvl w:val="1"/>
          <w:numId w:val="2"/>
        </w:numPr>
        <w:rPr>
          <w:ins w:id="130" w:author="Juan Carlos de Alfonso Juliá" w:date="2020-04-08T11:07:00Z"/>
        </w:rPr>
      </w:pPr>
      <w:r>
        <w:t>Tamaño del buffer: 1024 bytes</w:t>
      </w:r>
      <w:ins w:id="131" w:author="Juan Carlos de Alfonso Juliá" w:date="2020-04-08T11:07:00Z">
        <w:r w:rsidR="00C613EA">
          <w:t>.</w:t>
        </w:r>
      </w:ins>
    </w:p>
    <w:p w14:paraId="0C79ADFF" w14:textId="7B2C8162" w:rsidR="00C613EA" w:rsidRDefault="00C613EA" w:rsidP="00CE18EA">
      <w:pPr>
        <w:ind w:left="1080"/>
      </w:pPr>
    </w:p>
    <w:p w14:paraId="618B214B" w14:textId="2F066EA7" w:rsidR="003636BC" w:rsidRDefault="003636BC" w:rsidP="003636BC">
      <w:pPr>
        <w:pStyle w:val="Prrafodelista"/>
        <w:numPr>
          <w:ilvl w:val="0"/>
          <w:numId w:val="2"/>
        </w:numPr>
      </w:pPr>
      <w:r>
        <w:t>El siguiente paso es con estos parámetros crear el socket del servidor</w:t>
      </w:r>
      <w:r w:rsidR="003364A1">
        <w:t>, este paso se realiza en las líneas siguientes: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proofErr w:type="spellStart"/>
      <w:proofErr w:type="gram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proofErr w:type="spellEnd"/>
      <w:proofErr w:type="gramEnd"/>
      <w:r w:rsidRPr="003364A1">
        <w:rPr>
          <w:rFonts w:ascii="Consolas" w:eastAsia="Times New Roman" w:hAnsi="Consolas" w:cs="Consolas"/>
          <w:color w:val="24292E"/>
          <w:sz w:val="18"/>
          <w:szCs w:val="18"/>
          <w:shd w:val="clear" w:color="auto" w:fill="FFFFFF"/>
        </w:rPr>
        <w:t>(</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proofErr w:type="spellEnd"/>
      <w:r w:rsidRPr="003364A1">
        <w:rPr>
          <w:rFonts w:ascii="Consolas" w:eastAsia="Times New Roman" w:hAnsi="Consolas" w:cs="Consolas"/>
          <w:color w:val="24292E"/>
          <w:sz w:val="18"/>
          <w:szCs w:val="18"/>
          <w:shd w:val="clear" w:color="auto" w:fill="FFFFFF"/>
        </w:rPr>
        <w:t xml:space="preserve">, </w:t>
      </w:r>
      <w:proofErr w:type="spell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proofErr w:type="spellEnd"/>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bind</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E36209"/>
          <w:sz w:val="18"/>
          <w:szCs w:val="18"/>
        </w:rPr>
        <w:t>TCP_IP</w:t>
      </w:r>
      <w:r w:rsidRPr="003364A1">
        <w:rPr>
          <w:rFonts w:ascii="Consolas" w:hAnsi="Consolas" w:cs="Consolas"/>
          <w:color w:val="24292E"/>
          <w:sz w:val="18"/>
          <w:szCs w:val="18"/>
          <w:shd w:val="clear" w:color="auto" w:fill="FFFFFF"/>
        </w:rPr>
        <w:t xml:space="preserve">, </w:t>
      </w:r>
      <w:r w:rsidRPr="003364A1">
        <w:rPr>
          <w:rFonts w:ascii="Consolas" w:hAnsi="Consolas" w:cs="Consolas"/>
          <w:color w:val="E36209"/>
          <w:sz w:val="18"/>
          <w:szCs w:val="18"/>
        </w:rPr>
        <w:t>TCP_PORT</w:t>
      </w:r>
      <w:r w:rsidRPr="003364A1">
        <w:rPr>
          <w:rFonts w:ascii="Consolas" w:hAnsi="Consolas" w:cs="Consolas"/>
          <w:color w:val="24292E"/>
          <w:sz w:val="18"/>
          <w:szCs w:val="18"/>
          <w:shd w:val="clear" w:color="auto" w:fill="FFFFFF"/>
        </w:rPr>
        <w:t>))</w:t>
      </w:r>
    </w:p>
    <w:p w14:paraId="13247B51" w14:textId="130E4638" w:rsidR="003364A1" w:rsidRDefault="003364A1" w:rsidP="00851FAA">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listen</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5423FA62" w14:textId="1C8BAE0E" w:rsidR="003364A1" w:rsidRDefault="003364A1" w:rsidP="00851FAA">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time</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sleep</w:t>
      </w:r>
      <w:proofErr w:type="spellEnd"/>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42735AC5" w14:textId="78D63C6F" w:rsidR="003364A1" w:rsidRDefault="003364A1" w:rsidP="003364A1">
      <w:pPr>
        <w:ind w:firstLine="708"/>
        <w:rPr>
          <w:rFonts w:ascii="Consolas" w:hAnsi="Consolas" w:cs="Consolas"/>
          <w:color w:val="24292E"/>
          <w:sz w:val="18"/>
          <w:szCs w:val="18"/>
          <w:shd w:val="clear" w:color="auto" w:fill="FFFFFF"/>
        </w:rPr>
      </w:pPr>
      <w:proofErr w:type="spellStart"/>
      <w:proofErr w:type="gramStart"/>
      <w:r w:rsidRPr="003364A1">
        <w:rPr>
          <w:rFonts w:ascii="Consolas" w:hAnsi="Consolas" w:cs="Consolas"/>
          <w:color w:val="24292E"/>
          <w:sz w:val="18"/>
          <w:szCs w:val="18"/>
        </w:rPr>
        <w:t>c</w:t>
      </w:r>
      <w:r w:rsidRPr="003364A1">
        <w:rPr>
          <w:rFonts w:ascii="Consolas" w:hAnsi="Consolas" w:cs="Consolas"/>
          <w:color w:val="24292E"/>
          <w:sz w:val="18"/>
          <w:szCs w:val="18"/>
          <w:shd w:val="clear" w:color="auto" w:fill="FFFFFF"/>
        </w:rPr>
        <w:t>,</w:t>
      </w:r>
      <w:r w:rsidRPr="003364A1">
        <w:rPr>
          <w:rFonts w:ascii="Consolas" w:hAnsi="Consolas" w:cs="Consolas"/>
          <w:color w:val="24292E"/>
          <w:sz w:val="18"/>
          <w:szCs w:val="18"/>
        </w:rPr>
        <w:t>d</w:t>
      </w:r>
      <w:proofErr w:type="spellEnd"/>
      <w:proofErr w:type="gramEnd"/>
      <w:r w:rsidRPr="003364A1">
        <w:rPr>
          <w:rFonts w:ascii="Consolas" w:hAnsi="Consolas" w:cs="Consolas"/>
          <w:color w:val="24292E"/>
          <w:sz w:val="18"/>
          <w:szCs w:val="18"/>
          <w:shd w:val="clear" w:color="auto" w:fill="FFFFFF"/>
        </w:rPr>
        <w:t xml:space="preserve"> </w:t>
      </w:r>
      <w:r w:rsidRPr="003364A1">
        <w:rPr>
          <w:rFonts w:ascii="Consolas" w:hAnsi="Consolas" w:cs="Consolas"/>
          <w:color w:val="005CC5"/>
          <w:sz w:val="18"/>
          <w:szCs w:val="18"/>
        </w:rPr>
        <w:t>=</w:t>
      </w:r>
      <w:r w:rsidRPr="003364A1">
        <w:rPr>
          <w:rFonts w:ascii="Consolas" w:hAnsi="Consolas" w:cs="Consolas"/>
          <w:color w:val="24292E"/>
          <w:sz w:val="18"/>
          <w:szCs w:val="18"/>
          <w:shd w:val="clear" w:color="auto" w:fill="FFFFFF"/>
        </w:rPr>
        <w:t xml:space="preserve"> </w:t>
      </w:r>
      <w:proofErr w:type="spell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accept</w:t>
      </w:r>
      <w:proofErr w:type="spellEnd"/>
      <w:r w:rsidRPr="003364A1">
        <w:rPr>
          <w:rFonts w:ascii="Consolas" w:hAnsi="Consolas" w:cs="Consolas"/>
          <w:color w:val="24292E"/>
          <w:sz w:val="18"/>
          <w:szCs w:val="18"/>
          <w:shd w:val="clear" w:color="auto" w:fill="FFFFFF"/>
        </w:rPr>
        <w:t>()</w:t>
      </w:r>
    </w:p>
    <w:p w14:paraId="76EB0B0E" w14:textId="3775D2D0" w:rsidR="00BC600E" w:rsidRDefault="00BC600E" w:rsidP="003364A1">
      <w:pPr>
        <w:ind w:firstLine="708"/>
        <w:rPr>
          <w:rFonts w:ascii="Consolas" w:hAnsi="Consolas" w:cs="Consolas"/>
          <w:color w:val="24292E"/>
          <w:sz w:val="18"/>
          <w:szCs w:val="18"/>
          <w:shd w:val="clear" w:color="auto" w:fill="FFFFFF"/>
        </w:rPr>
      </w:pPr>
    </w:p>
    <w:p w14:paraId="3E254596" w14:textId="6E22CC3D" w:rsidR="00BC600E" w:rsidRDefault="00BC600E" w:rsidP="00851FAA">
      <w:pPr>
        <w:ind w:left="708"/>
      </w:pPr>
      <w:r>
        <w:t xml:space="preserve">La línea más importante de este fragmento de código es la última, en concreto la función </w:t>
      </w:r>
      <w:ins w:id="132" w:author="Juan Carlos de Alfonso Juliá" w:date="2020-04-08T11:08:00Z">
        <w:r w:rsidR="00A3696D">
          <w:t>“</w:t>
        </w:r>
      </w:ins>
      <w:proofErr w:type="spellStart"/>
      <w:r>
        <w:t>s.accept</w:t>
      </w:r>
      <w:proofErr w:type="spellEnd"/>
      <w:r>
        <w:t>()</w:t>
      </w:r>
      <w:ins w:id="133" w:author="Juan Carlos de Alfonso Juliá" w:date="2020-04-08T11:08:00Z">
        <w:r w:rsidR="00A3696D">
          <w:t>”</w:t>
        </w:r>
      </w:ins>
      <w:r>
        <w:t xml:space="preserve"> que como el propio nombre ind</w:t>
      </w:r>
      <w:ins w:id="134" w:author="Juan Carlos de Alfonso Juliá" w:date="2020-04-08T11:08:00Z">
        <w:r w:rsidR="00A3696D">
          <w:t>i</w:t>
        </w:r>
      </w:ins>
      <w:r>
        <w:t>ca es la encargada de aceptar la conexión de un cliente, además la función también tiene un papel bloqueante puesto que si no hay ningún cliente a la espera de conexión bloqueará la ejecución esperando hasta que haya algún cliente, esto permite que el dron al ejecutar dicho código pueda ejecutar una única vez este script y permanecer en modo de espera a que el cliente mande los datos mediante el teléfono móvil.</w:t>
      </w:r>
    </w:p>
    <w:p w14:paraId="76EDDBE5" w14:textId="77777777" w:rsidR="003364A1" w:rsidRPr="00851FAA" w:rsidRDefault="003364A1" w:rsidP="00851FAA"/>
    <w:p w14:paraId="58693D57" w14:textId="32A19BC5" w:rsidR="003636BC" w:rsidRDefault="00BC600E" w:rsidP="00851FAA">
      <w:pPr>
        <w:pStyle w:val="Prrafodelista"/>
        <w:numPr>
          <w:ilvl w:val="0"/>
          <w:numId w:val="2"/>
        </w:numPr>
      </w:pPr>
      <w:r>
        <w:t xml:space="preserve">Por </w:t>
      </w:r>
      <w:del w:id="135" w:author="Juan Carlos de Alfonso Juliá" w:date="2020-04-08T11:11:00Z">
        <w:r w:rsidDel="007C1FB2">
          <w:delText>último</w:delText>
        </w:r>
      </w:del>
      <w:ins w:id="136" w:author="Juan Carlos de Alfonso Juliá" w:date="2020-04-08T11:11:00Z">
        <w:r w:rsidR="007C1FB2">
          <w:t>último,</w:t>
        </w:r>
      </w:ins>
      <w:r>
        <w:t xml:space="preserve"> el resto de </w:t>
      </w:r>
      <w:proofErr w:type="gramStart"/>
      <w:r>
        <w:t>líneas</w:t>
      </w:r>
      <w:proofErr w:type="gramEnd"/>
      <w:r>
        <w:t xml:space="preserve"> de la función no presentan dificultad, únicamente reciben el mensaje y lo decodifican con ayuda de la función “</w:t>
      </w:r>
      <w:proofErr w:type="spellStart"/>
      <w:r>
        <w:t>convertStr</w:t>
      </w:r>
      <w:proofErr w:type="spellEnd"/>
      <w:r>
        <w:t>”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569EB730" w:rsidR="00CF6286" w:rsidRPr="00EF43E8" w:rsidRDefault="00CF6286" w:rsidP="00851FAA">
      <w:r>
        <w:lastRenderedPageBreak/>
        <w:t xml:space="preserve">Función </w:t>
      </w:r>
      <w:proofErr w:type="spellStart"/>
      <w:r>
        <w:t>convert</w:t>
      </w:r>
      <w:r w:rsidR="003636BC">
        <w:t>Str</w:t>
      </w:r>
      <w:proofErr w:type="spellEnd"/>
      <w:r w:rsidR="003636BC">
        <w:t xml:space="preserve">: Es un método de conversión que </w:t>
      </w:r>
      <w:proofErr w:type="spellStart"/>
      <w:r w:rsidR="003636BC">
        <w:t>parsea</w:t>
      </w:r>
      <w:proofErr w:type="spellEnd"/>
      <w:r w:rsidR="003636BC">
        <w:t xml:space="preserve"> el </w:t>
      </w:r>
      <w:proofErr w:type="spellStart"/>
      <w:r w:rsidR="003636BC">
        <w:t>string</w:t>
      </w:r>
      <w:proofErr w:type="spellEnd"/>
      <w:r w:rsidR="003636BC">
        <w:t xml:space="preserve"> recibido del cliente que se menciona en el apartado anterior devolviendo la altura en formato </w:t>
      </w:r>
      <w:r w:rsidR="00A3696D">
        <w:t>decimal,</w:t>
      </w:r>
      <w:r w:rsidR="003636BC">
        <w:t xml:space="preserve"> así como una </w:t>
      </w:r>
      <w:proofErr w:type="spellStart"/>
      <w:r w:rsidR="003636BC">
        <w:t>tupla</w:t>
      </w:r>
      <w:proofErr w:type="spellEnd"/>
      <w:r w:rsidR="003636BC">
        <w:t xml:space="preserve"> de decimales con los pares de coordenadas a recorrer.</w:t>
      </w:r>
    </w:p>
    <w:p w14:paraId="5CAAA4A4" w14:textId="3EE49696" w:rsidR="00721DB0" w:rsidRDefault="00456515" w:rsidP="0050680A">
      <w:pPr>
        <w:pStyle w:val="Ttulo1"/>
      </w:pPr>
      <w:bookmarkStart w:id="137" w:name="_Toc37343189"/>
      <w:ins w:id="138" w:author="Juan Carlos de Alfonso Juliá" w:date="2020-04-08T11:50:00Z">
        <w:r>
          <w:t xml:space="preserve">4.4 </w:t>
        </w:r>
      </w:ins>
      <w:r w:rsidR="00721DB0">
        <w:t>Estructura de la aplicación</w:t>
      </w:r>
      <w:r w:rsidR="00EF43E8">
        <w:t xml:space="preserve"> del cliente</w:t>
      </w:r>
      <w:r w:rsidR="00721DB0">
        <w:t>.</w:t>
      </w:r>
      <w:bookmarkEnd w:id="137"/>
    </w:p>
    <w:p w14:paraId="6271DCE5" w14:textId="77777777" w:rsidR="001F333C" w:rsidRPr="001F333C" w:rsidRDefault="001F333C" w:rsidP="001F333C"/>
    <w:p w14:paraId="197AFFC5" w14:textId="57CFEBD9" w:rsidR="009A737A" w:rsidRDefault="00456515" w:rsidP="009A737A">
      <w:pPr>
        <w:pStyle w:val="Ttulo2"/>
      </w:pPr>
      <w:bookmarkStart w:id="139" w:name="_Toc37343190"/>
      <w:ins w:id="140" w:author="Juan Carlos de Alfonso Juliá" w:date="2020-04-08T11:50:00Z">
        <w:r>
          <w:t xml:space="preserve">4.4.1 </w:t>
        </w:r>
      </w:ins>
      <w:r w:rsidR="009A737A">
        <w:t>Logo de la aplicación.</w:t>
      </w:r>
      <w:bookmarkEnd w:id="139"/>
    </w:p>
    <w:p w14:paraId="5E97D832" w14:textId="77777777" w:rsidR="001F333C" w:rsidRPr="001F333C" w:rsidRDefault="001F333C" w:rsidP="001F333C"/>
    <w:p w14:paraId="1EB2FA64" w14:textId="2900CD97" w:rsidR="008266FB" w:rsidRDefault="008266FB" w:rsidP="008266FB">
      <w:r>
        <w:t>El logo se ha creado usando la herramienta</w:t>
      </w:r>
      <w:r w:rsidR="006D748A">
        <w:t xml:space="preserve"> </w:t>
      </w:r>
      <w:proofErr w:type="spellStart"/>
      <w:r w:rsidR="006D748A">
        <w:t>Freelogodesign</w:t>
      </w:r>
      <w:proofErr w:type="spellEnd"/>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741FC5">
        <w:t>20)</w:t>
      </w:r>
      <w:r w:rsidR="00322B60">
        <w:fldChar w:fldCharType="end"/>
      </w:r>
      <w:r>
        <w:t>.</w:t>
      </w:r>
    </w:p>
    <w:p w14:paraId="533C8F4A" w14:textId="77777777" w:rsidR="00EB2809" w:rsidRPr="008266FB" w:rsidRDefault="00EB2809" w:rsidP="008266FB"/>
    <w:p w14:paraId="5551F63A" w14:textId="024DD361" w:rsidR="00721DB0" w:rsidRDefault="00456515" w:rsidP="00721DB0">
      <w:pPr>
        <w:pStyle w:val="Ttulo2"/>
      </w:pPr>
      <w:bookmarkStart w:id="141" w:name="_Toc37343191"/>
      <w:ins w:id="142" w:author="Juan Carlos de Alfonso Juliá" w:date="2020-04-08T11:50:00Z">
        <w:r>
          <w:t xml:space="preserve">4.4.2 </w:t>
        </w:r>
      </w:ins>
      <w:r w:rsidR="003C363F">
        <w:t>Ventanas</w:t>
      </w:r>
      <w:r w:rsidR="00721DB0">
        <w:t xml:space="preserve"> de la aplicación.</w:t>
      </w:r>
      <w:bookmarkEnd w:id="141"/>
    </w:p>
    <w:p w14:paraId="7EB2E236" w14:textId="77777777" w:rsidR="001F333C" w:rsidRPr="001F333C" w:rsidRDefault="001F333C" w:rsidP="001F333C"/>
    <w:p w14:paraId="446001EF" w14:textId="77777777" w:rsidR="003C363F" w:rsidRDefault="0050680A" w:rsidP="0050680A">
      <w:r>
        <w:t xml:space="preserve">La aplicación la </w:t>
      </w:r>
      <w:r w:rsidR="00537448">
        <w:t>con</w:t>
      </w:r>
      <w:r>
        <w:t>forman cinco ventanas</w:t>
      </w:r>
      <w:r w:rsidR="003C363F">
        <w:t>.</w:t>
      </w:r>
    </w:p>
    <w:p w14:paraId="3237191F" w14:textId="61E10401" w:rsidR="001E1F58" w:rsidRDefault="003C363F" w:rsidP="0050680A">
      <w:r>
        <w:t xml:space="preserve">La primera de estas corresponde a la que </w:t>
      </w:r>
      <w:r w:rsidR="00AD2AA4">
        <w:t>se ve</w:t>
      </w:r>
      <w:r>
        <w:t xml:space="preserve"> al ejecutar la aplicación</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y 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77777777" w:rsidR="008D3559" w:rsidRDefault="008D3559" w:rsidP="008D3559">
      <w:r>
        <w:t>Si seleccionamos el botón de información se abrirá una nueva ventana meramente informativa con información acerca de la app (instrucciones, autoría…) (</w:t>
      </w:r>
      <w:proofErr w:type="spellStart"/>
      <w:proofErr w:type="gramStart"/>
      <w:r>
        <w:t>Fig</w:t>
      </w:r>
      <w:proofErr w:type="spellEnd"/>
      <w:r>
        <w:t xml:space="preserve"> .</w:t>
      </w:r>
      <w:proofErr w:type="gramEnd"/>
      <w:r>
        <w:t>).</w:t>
      </w:r>
    </w:p>
    <w:p w14:paraId="2BB96E4A" w14:textId="77777777" w:rsidR="008D3559" w:rsidRDefault="008D3559" w:rsidP="008D3559"/>
    <w:p w14:paraId="03C8CDDA" w14:textId="039AE527" w:rsidR="008D3559" w:rsidRDefault="008D3559" w:rsidP="008D3559">
      <w:r>
        <w:t>En el caso de seleccionar ajustes, la interfaz mostrará una serie de parámetros configurables que se aplicarán durante el vuelo del dron o en la conexión con este</w:t>
      </w:r>
      <w:r w:rsidR="00AD2AA4">
        <w:t xml:space="preserve"> (</w:t>
      </w:r>
      <w:proofErr w:type="spellStart"/>
      <w:r w:rsidR="00AD2AA4">
        <w:t>Fig</w:t>
      </w:r>
      <w:proofErr w:type="spellEnd"/>
      <w:r w:rsidR="00AD2AA4">
        <w:t xml:space="preserve"> </w:t>
      </w:r>
      <w:proofErr w:type="spellStart"/>
      <w:r w:rsidR="00AD2AA4">
        <w:t>x.x</w:t>
      </w:r>
      <w:proofErr w:type="spellEnd"/>
      <w:r w:rsidR="00AD2AA4">
        <w:t>)</w:t>
      </w:r>
      <w:r>
        <w:t xml:space="preserve">, en concreto encontramos dos submenús, el primero subtitulado </w:t>
      </w:r>
      <w:r w:rsidR="00AD2AA4">
        <w:t>“</w:t>
      </w:r>
      <w:r>
        <w:t>Protocolo TCP</w:t>
      </w:r>
      <w:r w:rsidR="00AD2AA4">
        <w:t>”</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proofErr w:type="spellStart"/>
      <w:r w:rsidR="00AD2AA4">
        <w:t>i</w:t>
      </w:r>
      <w:r>
        <w:t>p</w:t>
      </w:r>
      <w:proofErr w:type="spellEnd"/>
      <w:r>
        <w:t xml:space="preserve">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77777777" w:rsidR="008D3559" w:rsidRDefault="008D3559" w:rsidP="008D3559">
      <w:r>
        <w:t>El segundo submenú referente a la navegación permite configurar lo siguiente:</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 xml:space="preserve">Vuelta al origen: representa un </w:t>
      </w:r>
      <w:proofErr w:type="spellStart"/>
      <w:r>
        <w:t>switch</w:t>
      </w:r>
      <w:proofErr w:type="spellEnd"/>
      <w:r>
        <w:t xml:space="preserve">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7777777" w:rsidR="008D3559" w:rsidRDefault="008D3559" w:rsidP="008D3559">
      <w:r>
        <w:t xml:space="preserve">La tercera de las ventanas a la que se llega si se selecciona el botón “iniciar vuelo” abrirá una interfaz más compleja formada por un mapa en donde aparecerá la ubicación de nuestro </w:t>
      </w:r>
      <w:proofErr w:type="gramStart"/>
      <w:r>
        <w:t>aparato</w:t>
      </w:r>
      <w:proofErr w:type="gramEnd"/>
      <w:r>
        <w:t xml:space="preserve"> así como dos botones “iniciar” y “</w:t>
      </w:r>
      <w:proofErr w:type="spellStart"/>
      <w:r>
        <w:t>reset</w:t>
      </w:r>
      <w:proofErr w:type="spellEnd"/>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w:t>
      </w:r>
      <w:proofErr w:type="spellStart"/>
      <w:r>
        <w:t>reset</w:t>
      </w:r>
      <w:proofErr w:type="spellEnd"/>
      <w:r>
        <w:t xml:space="preserve"> permite borrar todos los puntos y volver a crear el recorrido, y el botón iniciar nos lleva a la última ventana explicada a continuación. </w:t>
      </w:r>
    </w:p>
    <w:p w14:paraId="7ECD8E7B" w14:textId="77777777" w:rsidR="008D3559" w:rsidRDefault="008D3559" w:rsidP="008D3559"/>
    <w:p w14:paraId="2EE007BC" w14:textId="1075953D" w:rsidR="008D3559" w:rsidRDefault="008D3559" w:rsidP="008D3559">
      <w:r>
        <w:t xml:space="preserve">La última ventana es meramente informativa pues dado que cuando se inicia, gráficamente no realiza ninguna acción, el código de </w:t>
      </w:r>
      <w:ins w:id="143" w:author="JUAN FRANCISCO JIMENEZ CASTELLANOS" w:date="2020-03-21T12:31:00Z">
        <w:r w:rsidR="003833D5">
          <w:t>é</w:t>
        </w:r>
      </w:ins>
      <w:r>
        <w:t xml:space="preserve">sta en cambio es muy importante pues realizará la comunicación inalámbrica enviando todos los datos necesarios y usando la dirección </w:t>
      </w:r>
      <w:proofErr w:type="spellStart"/>
      <w:r>
        <w:t>ip</w:t>
      </w:r>
      <w:proofErr w:type="spellEnd"/>
      <w:r>
        <w:t xml:space="preserve"> y el puerto de los ajustes para dicha acción.</w:t>
      </w:r>
    </w:p>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7777777" w:rsidR="00B75394" w:rsidRDefault="00B75394" w:rsidP="00AC077F">
                            <w:pPr>
                              <w:pStyle w:val="Descripcin"/>
                              <w:rPr>
                                <w:noProof/>
                              </w:rPr>
                            </w:pPr>
                            <w:proofErr w:type="spellStart"/>
                            <w:r>
                              <w:t>Fig</w:t>
                            </w:r>
                            <w:proofErr w:type="spellEnd"/>
                            <w:r>
                              <w:t xml:space="preserve"> </w:t>
                            </w:r>
                            <w:proofErr w:type="spellStart"/>
                            <w:r>
                              <w:t>x.x</w:t>
                            </w:r>
                            <w:proofErr w:type="spellEnd"/>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1"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Arf+qLMwIAAG4EAAAOAAAAAAAA&#13;&#10;AAAAAAAAAC4CAABkcnMvZTJvRG9jLnhtbFBLAQItABQABgAIAAAAIQBHll5/5QAAABABAAAPAAAA&#13;&#10;AAAAAAAAAAAAAI0EAABkcnMvZG93bnJldi54bWxQSwUGAAAAAAQABADzAAAAnwUAAAAA&#13;&#10;" stroked="f">
                <v:textbox style="mso-fit-shape-to-text:t" inset="0,0,0,0">
                  <w:txbxContent>
                    <w:p w14:paraId="6925C16F" w14:textId="77777777" w:rsidR="00B75394" w:rsidRDefault="00B75394" w:rsidP="00AC077F">
                      <w:pPr>
                        <w:pStyle w:val="Descripcin"/>
                        <w:rPr>
                          <w:noProof/>
                        </w:rPr>
                      </w:pPr>
                      <w:proofErr w:type="spellStart"/>
                      <w:r>
                        <w:t>Fig</w:t>
                      </w:r>
                      <w:proofErr w:type="spellEnd"/>
                      <w:r>
                        <w:t xml:space="preserve"> </w:t>
                      </w:r>
                      <w:proofErr w:type="spellStart"/>
                      <w:r>
                        <w:t>x.x</w:t>
                      </w:r>
                      <w:proofErr w:type="spellEnd"/>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77777777" w:rsidR="00B75394" w:rsidRDefault="00B75394"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2"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X1fMw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ATzX1fMwIAAG4EAAAOAAAAAAAA&#13;&#10;AAAAAAAAAC4CAABkcnMvZTJvRG9jLnhtbFBLAQItABQABgAIAAAAIQCmPwew5QAAABABAAAPAAAA&#13;&#10;AAAAAAAAAAAAAI0EAABkcnMvZG93bnJldi54bWxQSwUGAAAAAAQABADzAAAAnwUAAAAA&#13;&#10;" stroked="f">
                <v:textbox style="mso-fit-shape-to-text:t" inset="0,0,0,0">
                  <w:txbxContent>
                    <w:p w14:paraId="0539BFAC" w14:textId="77777777" w:rsidR="00B75394" w:rsidRDefault="00B75394" w:rsidP="00537448">
                      <w:pPr>
                        <w:pStyle w:val="Descripcin"/>
                        <w:rPr>
                          <w:noProof/>
                        </w:rPr>
                      </w:pPr>
                      <w:proofErr w:type="spellStart"/>
                      <w:r>
                        <w:t>Fig</w:t>
                      </w:r>
                      <w:proofErr w:type="spellEnd"/>
                      <w:r>
                        <w:t xml:space="preserve"> </w:t>
                      </w:r>
                      <w:proofErr w:type="spellStart"/>
                      <w:r>
                        <w:t>x.x</w:t>
                      </w:r>
                      <w:proofErr w:type="spellEnd"/>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5EF22926" w:rsidR="00B75394" w:rsidRDefault="00B75394" w:rsidP="001C2F04">
                            <w:pPr>
                              <w:pStyle w:val="Descripcin"/>
                              <w:rPr>
                                <w:noProof/>
                              </w:rPr>
                            </w:pPr>
                            <w:proofErr w:type="spellStart"/>
                            <w:r>
                              <w:t>Fig</w:t>
                            </w:r>
                            <w:proofErr w:type="spellEnd"/>
                            <w:r>
                              <w:t xml:space="preserve"> </w:t>
                            </w:r>
                            <w:proofErr w:type="spellStart"/>
                            <w:r>
                              <w:t>x.x</w:t>
                            </w:r>
                            <w:proofErr w:type="spellEnd"/>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3"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D974g0NAIAAG4EAAAOAAAA&#13;&#10;AAAAAAAAAAAAAC4CAABkcnMvZTJvRG9jLnhtbFBLAQItABQABgAIAAAAIQCEBkLW5wAAABABAAAP&#13;&#10;AAAAAAAAAAAAAAAAAI4EAABkcnMvZG93bnJldi54bWxQSwUGAAAAAAQABADzAAAAogUAAAAA&#13;&#10;" stroked="f">
                <v:textbox style="mso-fit-shape-to-text:t" inset="0,0,0,0">
                  <w:txbxContent>
                    <w:p w14:paraId="22E32562" w14:textId="5EF22926" w:rsidR="00B75394" w:rsidRDefault="00B75394" w:rsidP="001C2F04">
                      <w:pPr>
                        <w:pStyle w:val="Descripcin"/>
                        <w:rPr>
                          <w:noProof/>
                        </w:rPr>
                      </w:pPr>
                      <w:proofErr w:type="spellStart"/>
                      <w:r>
                        <w:t>Fig</w:t>
                      </w:r>
                      <w:proofErr w:type="spellEnd"/>
                      <w:r>
                        <w:t xml:space="preserve"> </w:t>
                      </w:r>
                      <w:proofErr w:type="spellStart"/>
                      <w:r>
                        <w:t>x.x</w:t>
                      </w:r>
                      <w:proofErr w:type="spellEnd"/>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77777777" w:rsidR="00B75394" w:rsidRDefault="00B75394"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4"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a5V33zQCAABuBAAADgAAAAAAAAAA&#13;&#10;AAAAAAAuAgAAZHJzL2Uyb0RvYy54bWxQSwECLQAUAAYACAAAACEAQOtcqeIAAAAOAQAADwAAAAAA&#13;&#10;AAAAAAAAAACOBAAAZHJzL2Rvd25yZXYueG1sUEsFBgAAAAAEAAQA8wAAAJ0FAAAAAA==&#13;&#10;" stroked="f">
                <v:textbox style="mso-fit-shape-to-text:t" inset="0,0,0,0">
                  <w:txbxContent>
                    <w:p w14:paraId="3F4A4560" w14:textId="77777777" w:rsidR="00B75394" w:rsidRDefault="00B75394" w:rsidP="00FF7AA6">
                      <w:pPr>
                        <w:pStyle w:val="Descripcin"/>
                        <w:rPr>
                          <w:noProof/>
                        </w:rPr>
                      </w:pPr>
                      <w:proofErr w:type="spellStart"/>
                      <w:r>
                        <w:t>Fig</w:t>
                      </w:r>
                      <w:proofErr w:type="spellEnd"/>
                      <w:r>
                        <w:t xml:space="preserve"> </w:t>
                      </w:r>
                      <w:proofErr w:type="spellStart"/>
                      <w:r>
                        <w:t>x.x</w:t>
                      </w:r>
                      <w:proofErr w:type="spellEnd"/>
                      <w:r>
                        <w:t xml:space="preserve">. Pantalla </w:t>
                      </w:r>
                      <w:proofErr w:type="spellStart"/>
                      <w:r>
                        <w:t>informátiva</w:t>
                      </w:r>
                      <w:proofErr w:type="spellEnd"/>
                      <w:r>
                        <w:t xml:space="preserve">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77777777" w:rsidR="00B75394" w:rsidRDefault="00B75394"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5"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" stroked="f">
                <v:textbox style="mso-fit-shape-to-text:t" inset="0,0,0,0">
                  <w:txbxContent>
                    <w:p w14:paraId="09E9AD0B" w14:textId="77777777" w:rsidR="00B75394" w:rsidRDefault="00B75394" w:rsidP="00FF7AA6">
                      <w:pPr>
                        <w:pStyle w:val="Descripcin"/>
                        <w:rPr>
                          <w:noProof/>
                        </w:rPr>
                      </w:pPr>
                      <w:proofErr w:type="spellStart"/>
                      <w:r>
                        <w:t>Fig</w:t>
                      </w:r>
                      <w:proofErr w:type="spellEnd"/>
                      <w:r>
                        <w:t xml:space="preserve"> </w:t>
                      </w:r>
                      <w:proofErr w:type="spellStart"/>
                      <w:r>
                        <w:t>x.x</w:t>
                      </w:r>
                      <w:proofErr w:type="spellEnd"/>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402F7A4A" w:rsidR="00E63A5A" w:rsidRDefault="00456515" w:rsidP="00E63A5A">
      <w:pPr>
        <w:pStyle w:val="Ttulo2"/>
      </w:pPr>
      <w:bookmarkStart w:id="144" w:name="_Toc37343192"/>
      <w:r>
        <w:lastRenderedPageBreak/>
        <w:t xml:space="preserve">4.4.3 </w:t>
      </w:r>
      <w:r w:rsidR="00E63A5A">
        <w:t>Estructura interna.</w:t>
      </w:r>
      <w:bookmarkEnd w:id="144"/>
    </w:p>
    <w:p w14:paraId="0547B1E0" w14:textId="77777777" w:rsidR="00E63A5A" w:rsidRDefault="00E63A5A" w:rsidP="00E63A5A"/>
    <w:p w14:paraId="2A7F8A0F" w14:textId="77777777" w:rsidR="00C41CE0" w:rsidRDefault="00C41CE0" w:rsidP="00E63A5A"/>
    <w:p w14:paraId="79E03750" w14:textId="1E48A7B6" w:rsidR="0003545C" w:rsidRPr="00E11705" w:rsidRDefault="0003545C" w:rsidP="00E63A5A">
      <w:pPr>
        <w:rPr>
          <w:b/>
          <w:bCs/>
          <w:rPrChange w:id="145" w:author="Juan Carlos de Alfonso Juliá" w:date="2020-04-08T20:36:00Z">
            <w:rPr>
              <w:u w:val="single"/>
            </w:rPr>
          </w:rPrChange>
        </w:rPr>
      </w:pPr>
      <w:r w:rsidRPr="00E11705">
        <w:rPr>
          <w:b/>
          <w:bCs/>
          <w:rPrChange w:id="146" w:author="Juan Carlos de Alfonso Juliá" w:date="2020-04-08T20:36:00Z">
            <w:rPr>
              <w:u w:val="single"/>
            </w:rPr>
          </w:rPrChange>
        </w:rPr>
        <w:t>Archivos .java</w:t>
      </w:r>
    </w:p>
    <w:p w14:paraId="3A7FCC03" w14:textId="60D6B9D0" w:rsidR="009058BA" w:rsidRDefault="009058BA" w:rsidP="009058BA">
      <w:r>
        <w:t>Cada una de las clases java corresponde</w:t>
      </w:r>
      <w:ins w:id="147" w:author="Juan Carlos de Alfonso Juliá" w:date="2020-04-08T20:36:00Z">
        <w:r w:rsidR="00E11705">
          <w:t>n</w:t>
        </w:r>
      </w:ins>
      <w:r>
        <w:t xml:space="preserve"> al controlador de cada una de las vistas por lo que habiendo 5 vistas hay 5 clases explicadas a continuación.</w:t>
      </w:r>
    </w:p>
    <w:p w14:paraId="6456B394" w14:textId="6D341306" w:rsidR="009058BA" w:rsidRDefault="009058BA" w:rsidP="00E63A5A">
      <w:pPr>
        <w:rPr>
          <w:u w:val="single"/>
        </w:rPr>
      </w:pPr>
    </w:p>
    <w:p w14:paraId="659A2940" w14:textId="2640AE03" w:rsidR="009058BA" w:rsidRPr="009058BA" w:rsidRDefault="009058BA" w:rsidP="009058BA">
      <w:pPr>
        <w:rPr>
          <w:u w:val="single"/>
        </w:rPr>
      </w:pPr>
      <w:r>
        <w:rPr>
          <w:u w:val="single"/>
        </w:rPr>
        <w:t xml:space="preserve">Como aclaración previa cada uno de los archivos lleva </w:t>
      </w:r>
      <w:ins w:id="148" w:author="Juan Carlos de Alfonso Juliá" w:date="2020-04-08T20:36:00Z">
        <w:r w:rsidR="00E11705">
          <w:rPr>
            <w:u w:val="single"/>
          </w:rPr>
          <w:t xml:space="preserve">el método </w:t>
        </w:r>
      </w:ins>
      <w:del w:id="149" w:author="Juan Carlos de Alfonso Juliá" w:date="2020-04-08T20:36:00Z">
        <w:r w:rsidDel="00E11705">
          <w:rPr>
            <w:u w:val="single"/>
          </w:rPr>
          <w:delText xml:space="preserve">la función </w:delText>
        </w:r>
      </w:del>
      <w:proofErr w:type="spellStart"/>
      <w:proofErr w:type="gramStart"/>
      <w:r>
        <w:rPr>
          <w:u w:val="single"/>
        </w:rPr>
        <w:t>onCreate</w:t>
      </w:r>
      <w:proofErr w:type="spellEnd"/>
      <w:r w:rsidRPr="009058BA">
        <w:rPr>
          <w:u w:val="single"/>
        </w:rPr>
        <w:t>(</w:t>
      </w:r>
      <w:proofErr w:type="spellStart"/>
      <w:proofErr w:type="gramEnd"/>
      <w:r w:rsidRPr="009058BA">
        <w:rPr>
          <w:rFonts w:eastAsiaTheme="majorEastAsia"/>
          <w:u w:val="single"/>
        </w:rPr>
        <w:t>Bundle</w:t>
      </w:r>
      <w:proofErr w:type="spellEnd"/>
      <w:r w:rsidRPr="009058BA">
        <w:rPr>
          <w:u w:val="single"/>
        </w:rPr>
        <w:t xml:space="preserve"> </w:t>
      </w:r>
      <w:proofErr w:type="spellStart"/>
      <w:r w:rsidRPr="009058BA">
        <w:rPr>
          <w:u w:val="single"/>
        </w:rPr>
        <w:t>savedInstanceState</w:t>
      </w:r>
      <w:proofErr w:type="spellEnd"/>
      <w:r w:rsidRPr="009058BA">
        <w:rPr>
          <w:u w:val="single"/>
        </w:rPr>
        <w:t>)</w:t>
      </w:r>
      <w:r>
        <w:rPr>
          <w:u w:val="single"/>
        </w:rPr>
        <w:t xml:space="preserve"> que es una función obligatoria que se ejecuta nada más crearse la vista de</w:t>
      </w:r>
      <w:ins w:id="150" w:author="Juan Carlos de Alfonso Juliá" w:date="2020-04-08T20:37:00Z">
        <w:r w:rsidR="00E11705">
          <w:rPr>
            <w:u w:val="single"/>
          </w:rPr>
          <w:t xml:space="preserve"> la clase</w:t>
        </w:r>
      </w:ins>
      <w:del w:id="151" w:author="Juan Carlos de Alfonso Juliá" w:date="2020-04-08T20:37:00Z">
        <w:r w:rsidDel="00E11705">
          <w:rPr>
            <w:u w:val="single"/>
          </w:rPr>
          <w:delText>l</w:delText>
        </w:r>
      </w:del>
      <w:del w:id="152" w:author="Juan Carlos de Alfonso Juliá" w:date="2020-04-08T20:36:00Z">
        <w:r w:rsidDel="00E11705">
          <w:rPr>
            <w:u w:val="single"/>
          </w:rPr>
          <w:delText xml:space="preserve"> archivo</w:delText>
        </w:r>
      </w:del>
      <w:r>
        <w:rPr>
          <w:u w:val="single"/>
        </w:rPr>
        <w:t>.</w:t>
      </w:r>
    </w:p>
    <w:p w14:paraId="01CABA5B" w14:textId="662D6E37" w:rsidR="009058BA" w:rsidRDefault="009058BA" w:rsidP="00E63A5A">
      <w:pPr>
        <w:rPr>
          <w:u w:val="single"/>
        </w:rPr>
      </w:pPr>
    </w:p>
    <w:p w14:paraId="33F4F877" w14:textId="77777777" w:rsidR="009058BA" w:rsidRDefault="009058BA" w:rsidP="00E63A5A">
      <w:pPr>
        <w:rPr>
          <w:u w:val="single"/>
        </w:rPr>
      </w:pPr>
    </w:p>
    <w:p w14:paraId="29B6FE69" w14:textId="076AB6B5" w:rsidR="0003545C" w:rsidRPr="0003545C" w:rsidDel="009058BA" w:rsidRDefault="0003545C" w:rsidP="00E63A5A">
      <w:pPr>
        <w:rPr>
          <w:del w:id="153" w:author="Juan Carlos de Alfonso Juliá" w:date="2020-04-08T15:09:00Z"/>
        </w:rPr>
      </w:pPr>
      <w:del w:id="154" w:author="Juan Carlos de Alfonso Juliá" w:date="2020-04-08T15:09:00Z">
        <w:r w:rsidDel="009058BA">
          <w:delText>Corresponden a clases usadas..</w:delText>
        </w:r>
      </w:del>
    </w:p>
    <w:p w14:paraId="797F09CA" w14:textId="77777777" w:rsidR="009058BA" w:rsidRDefault="009058BA" w:rsidP="00E63A5A"/>
    <w:p w14:paraId="0D14792C" w14:textId="67747934" w:rsidR="008F7F39" w:rsidRDefault="008F7F39" w:rsidP="00E63A5A">
      <w:del w:id="155" w:author="Juan Carlos de Alfonso Juliá" w:date="2020-04-08T20:37:00Z">
        <w:r w:rsidDel="00D91E41">
          <w:delText>Java/</w:delText>
        </w:r>
        <w:r w:rsidR="005F6567" w:rsidDel="00D91E41">
          <w:delText>/</w:delText>
        </w:r>
      </w:del>
      <w:r w:rsidR="00AE2F4E">
        <w:t>A</w:t>
      </w:r>
      <w:r w:rsidR="005F6567">
        <w:t>justesA</w:t>
      </w:r>
      <w:r w:rsidR="00AE2F4E">
        <w:t>ctivity.java</w:t>
      </w:r>
    </w:p>
    <w:p w14:paraId="0066F67E" w14:textId="3A166A7B" w:rsidR="009058BA" w:rsidRDefault="009058BA" w:rsidP="00E63A5A">
      <w:r>
        <w:t xml:space="preserve">El método principal de esta clase </w:t>
      </w:r>
      <w:r w:rsidR="005D4E46">
        <w:t xml:space="preserve">es </w:t>
      </w:r>
      <w:proofErr w:type="spellStart"/>
      <w:r w:rsidR="005D4E46">
        <w:t>btnGuardar</w:t>
      </w:r>
      <w:proofErr w:type="spellEnd"/>
      <w:r w:rsidR="005D4E46">
        <w:t xml:space="preserve"> ejecutado cuando se pulse dicho botón en la vista, el código primero crea instancias de todos los campos de la ventana:</w:t>
      </w:r>
    </w:p>
    <w:p w14:paraId="7E811F7D" w14:textId="3AA2092E" w:rsidR="005D4E46" w:rsidRDefault="005D4E46" w:rsidP="00E63A5A"/>
    <w:p w14:paraId="719600AB" w14:textId="77777777" w:rsidR="005D4E46" w:rsidRPr="005D4E46" w:rsidRDefault="005D4E46" w:rsidP="005D4E46">
      <w:pPr>
        <w:rPr>
          <w:rFonts w:ascii="Consolas" w:hAnsi="Consolas" w:cs="Consolas"/>
          <w:sz w:val="18"/>
          <w:szCs w:val="18"/>
          <w:rPrChange w:id="156" w:author="Juan Carlos de Alfonso Juliá" w:date="2020-04-08T15:19:00Z">
            <w:rPr/>
          </w:rPrChange>
        </w:rPr>
      </w:pPr>
      <w:r w:rsidRPr="005D4E46">
        <w:rPr>
          <w:rFonts w:ascii="Consolas" w:hAnsi="Consolas" w:cs="Consolas"/>
          <w:sz w:val="18"/>
          <w:szCs w:val="18"/>
          <w:rPrChange w:id="157" w:author="Juan Carlos de Alfonso Juliá" w:date="2020-04-08T15:19:00Z">
            <w:rPr/>
          </w:rPrChange>
        </w:rPr>
        <w:t xml:space="preserve">        </w:t>
      </w:r>
      <w:proofErr w:type="spellStart"/>
      <w:r w:rsidRPr="005D4E46">
        <w:rPr>
          <w:rFonts w:ascii="Consolas" w:hAnsi="Consolas" w:cs="Consolas"/>
          <w:sz w:val="18"/>
          <w:szCs w:val="18"/>
          <w:rPrChange w:id="158" w:author="Juan Carlos de Alfonso Juliá" w:date="2020-04-08T15:19:00Z">
            <w:rPr/>
          </w:rPrChange>
        </w:rPr>
        <w:t>EditText</w:t>
      </w:r>
      <w:proofErr w:type="spellEnd"/>
      <w:r w:rsidRPr="005D4E46">
        <w:rPr>
          <w:rFonts w:ascii="Consolas" w:hAnsi="Consolas" w:cs="Consolas"/>
          <w:sz w:val="18"/>
          <w:szCs w:val="18"/>
          <w:rPrChange w:id="159" w:author="Juan Carlos de Alfonso Juliá" w:date="2020-04-08T15:19:00Z">
            <w:rPr/>
          </w:rPrChange>
        </w:rPr>
        <w:t xml:space="preserve"> </w:t>
      </w:r>
      <w:proofErr w:type="spellStart"/>
      <w:r w:rsidRPr="005D4E46">
        <w:rPr>
          <w:rFonts w:ascii="Consolas" w:hAnsi="Consolas" w:cs="Consolas"/>
          <w:sz w:val="18"/>
          <w:szCs w:val="18"/>
          <w:rPrChange w:id="160" w:author="Juan Carlos de Alfonso Juliá" w:date="2020-04-08T15:19:00Z">
            <w:rPr/>
          </w:rPrChange>
        </w:rPr>
        <w:t>ip</w:t>
      </w:r>
      <w:proofErr w:type="spellEnd"/>
      <w:r w:rsidRPr="005D4E46">
        <w:rPr>
          <w:rFonts w:ascii="Consolas" w:hAnsi="Consolas" w:cs="Consolas"/>
          <w:sz w:val="18"/>
          <w:szCs w:val="18"/>
          <w:rPrChange w:id="161" w:author="Juan Carlos de Alfonso Juliá" w:date="2020-04-08T15:19:00Z">
            <w:rPr/>
          </w:rPrChange>
        </w:rPr>
        <w:t xml:space="preserve"> = (</w:t>
      </w:r>
      <w:proofErr w:type="spellStart"/>
      <w:r w:rsidRPr="005D4E46">
        <w:rPr>
          <w:rFonts w:ascii="Consolas" w:hAnsi="Consolas" w:cs="Consolas"/>
          <w:sz w:val="18"/>
          <w:szCs w:val="18"/>
          <w:rPrChange w:id="162" w:author="Juan Carlos de Alfonso Juliá" w:date="2020-04-08T15:19:00Z">
            <w:rPr/>
          </w:rPrChange>
        </w:rPr>
        <w:t>EditText</w:t>
      </w:r>
      <w:proofErr w:type="spellEnd"/>
      <w:r w:rsidRPr="005D4E46">
        <w:rPr>
          <w:rFonts w:ascii="Consolas" w:hAnsi="Consolas" w:cs="Consolas"/>
          <w:sz w:val="18"/>
          <w:szCs w:val="18"/>
          <w:rPrChange w:id="163" w:author="Juan Carlos de Alfonso Juliá" w:date="2020-04-08T15:19:00Z">
            <w:rPr/>
          </w:rPrChange>
        </w:rPr>
        <w:t xml:space="preserve">) </w:t>
      </w:r>
      <w:proofErr w:type="spellStart"/>
      <w:r w:rsidRPr="005D4E46">
        <w:rPr>
          <w:rFonts w:ascii="Consolas" w:hAnsi="Consolas" w:cs="Consolas"/>
          <w:sz w:val="18"/>
          <w:szCs w:val="18"/>
          <w:rPrChange w:id="164" w:author="Juan Carlos de Alfonso Juliá" w:date="2020-04-08T15:19:00Z">
            <w:rPr/>
          </w:rPrChange>
        </w:rPr>
        <w:t>findViewById</w:t>
      </w:r>
      <w:proofErr w:type="spellEnd"/>
      <w:r w:rsidRPr="005D4E46">
        <w:rPr>
          <w:rFonts w:ascii="Consolas" w:hAnsi="Consolas" w:cs="Consolas"/>
          <w:sz w:val="18"/>
          <w:szCs w:val="18"/>
          <w:rPrChange w:id="165" w:author="Juan Carlos de Alfonso Juliá" w:date="2020-04-08T15:19:00Z">
            <w:rPr/>
          </w:rPrChange>
        </w:rPr>
        <w:t>(</w:t>
      </w:r>
      <w:proofErr w:type="spellStart"/>
      <w:r w:rsidRPr="005D4E46">
        <w:rPr>
          <w:rFonts w:ascii="Consolas" w:hAnsi="Consolas" w:cs="Consolas"/>
          <w:sz w:val="18"/>
          <w:szCs w:val="18"/>
          <w:rPrChange w:id="166" w:author="Juan Carlos de Alfonso Juliá" w:date="2020-04-08T15:19:00Z">
            <w:rPr/>
          </w:rPrChange>
        </w:rPr>
        <w:t>R.</w:t>
      </w:r>
      <w:proofErr w:type="gramStart"/>
      <w:r w:rsidRPr="005D4E46">
        <w:rPr>
          <w:rFonts w:ascii="Consolas" w:hAnsi="Consolas" w:cs="Consolas"/>
          <w:sz w:val="18"/>
          <w:szCs w:val="18"/>
          <w:rPrChange w:id="167" w:author="Juan Carlos de Alfonso Juliá" w:date="2020-04-08T15:19:00Z">
            <w:rPr/>
          </w:rPrChange>
        </w:rPr>
        <w:t>id.editText</w:t>
      </w:r>
      <w:proofErr w:type="spellEnd"/>
      <w:proofErr w:type="gramEnd"/>
      <w:r w:rsidRPr="005D4E46">
        <w:rPr>
          <w:rFonts w:ascii="Consolas" w:hAnsi="Consolas" w:cs="Consolas"/>
          <w:sz w:val="18"/>
          <w:szCs w:val="18"/>
          <w:rPrChange w:id="168" w:author="Juan Carlos de Alfonso Juliá" w:date="2020-04-08T15:19:00Z">
            <w:rPr/>
          </w:rPrChange>
        </w:rPr>
        <w:t>); //</w:t>
      </w:r>
      <w:proofErr w:type="spellStart"/>
      <w:r w:rsidRPr="005D4E46">
        <w:rPr>
          <w:rFonts w:ascii="Consolas" w:hAnsi="Consolas" w:cs="Consolas"/>
          <w:sz w:val="18"/>
          <w:szCs w:val="18"/>
          <w:rPrChange w:id="169" w:author="Juan Carlos de Alfonso Juliá" w:date="2020-04-08T15:19:00Z">
            <w:rPr/>
          </w:rPrChange>
        </w:rPr>
        <w:t>ip</w:t>
      </w:r>
      <w:proofErr w:type="spellEnd"/>
      <w:r w:rsidRPr="005D4E46">
        <w:rPr>
          <w:rFonts w:ascii="Consolas" w:hAnsi="Consolas" w:cs="Consolas"/>
          <w:sz w:val="18"/>
          <w:szCs w:val="18"/>
          <w:rPrChange w:id="170" w:author="Juan Carlos de Alfonso Juliá" w:date="2020-04-08T15:19:00Z">
            <w:rPr/>
          </w:rPrChange>
        </w:rPr>
        <w:t xml:space="preserve"> </w:t>
      </w:r>
      <w:proofErr w:type="spellStart"/>
      <w:r w:rsidRPr="005D4E46">
        <w:rPr>
          <w:rFonts w:ascii="Consolas" w:hAnsi="Consolas" w:cs="Consolas"/>
          <w:sz w:val="18"/>
          <w:szCs w:val="18"/>
          <w:rPrChange w:id="171" w:author="Juan Carlos de Alfonso Juliá" w:date="2020-04-08T15:19:00Z">
            <w:rPr/>
          </w:rPrChange>
        </w:rPr>
        <w:t>tcp</w:t>
      </w:r>
      <w:proofErr w:type="spellEnd"/>
    </w:p>
    <w:p w14:paraId="22A4A0ED" w14:textId="77777777" w:rsidR="005D4E46" w:rsidRPr="005D4E46" w:rsidRDefault="005D4E46" w:rsidP="005D4E46">
      <w:pPr>
        <w:rPr>
          <w:rFonts w:ascii="Consolas" w:hAnsi="Consolas" w:cs="Consolas"/>
          <w:sz w:val="18"/>
          <w:szCs w:val="18"/>
          <w:rPrChange w:id="172" w:author="Juan Carlos de Alfonso Juliá" w:date="2020-04-08T15:19:00Z">
            <w:rPr/>
          </w:rPrChange>
        </w:rPr>
      </w:pPr>
      <w:r w:rsidRPr="005D4E46">
        <w:rPr>
          <w:rFonts w:ascii="Consolas" w:hAnsi="Consolas" w:cs="Consolas"/>
          <w:sz w:val="18"/>
          <w:szCs w:val="18"/>
          <w:rPrChange w:id="173" w:author="Juan Carlos de Alfonso Juliá" w:date="2020-04-08T15:19:00Z">
            <w:rPr/>
          </w:rPrChange>
        </w:rPr>
        <w:t xml:space="preserve">        </w:t>
      </w:r>
      <w:proofErr w:type="spellStart"/>
      <w:r w:rsidRPr="005D4E46">
        <w:rPr>
          <w:rFonts w:ascii="Consolas" w:hAnsi="Consolas" w:cs="Consolas"/>
          <w:sz w:val="18"/>
          <w:szCs w:val="18"/>
          <w:rPrChange w:id="174" w:author="Juan Carlos de Alfonso Juliá" w:date="2020-04-08T15:19:00Z">
            <w:rPr/>
          </w:rPrChange>
        </w:rPr>
        <w:t>EditText</w:t>
      </w:r>
      <w:proofErr w:type="spellEnd"/>
      <w:r w:rsidRPr="005D4E46">
        <w:rPr>
          <w:rFonts w:ascii="Consolas" w:hAnsi="Consolas" w:cs="Consolas"/>
          <w:sz w:val="18"/>
          <w:szCs w:val="18"/>
          <w:rPrChange w:id="175" w:author="Juan Carlos de Alfonso Juliá" w:date="2020-04-08T15:19:00Z">
            <w:rPr/>
          </w:rPrChange>
        </w:rPr>
        <w:t xml:space="preserve"> </w:t>
      </w:r>
      <w:proofErr w:type="spellStart"/>
      <w:r w:rsidRPr="005D4E46">
        <w:rPr>
          <w:rFonts w:ascii="Consolas" w:hAnsi="Consolas" w:cs="Consolas"/>
          <w:sz w:val="18"/>
          <w:szCs w:val="18"/>
          <w:rPrChange w:id="176" w:author="Juan Carlos de Alfonso Juliá" w:date="2020-04-08T15:19:00Z">
            <w:rPr/>
          </w:rPrChange>
        </w:rPr>
        <w:t>port</w:t>
      </w:r>
      <w:proofErr w:type="spellEnd"/>
      <w:r w:rsidRPr="005D4E46">
        <w:rPr>
          <w:rFonts w:ascii="Consolas" w:hAnsi="Consolas" w:cs="Consolas"/>
          <w:sz w:val="18"/>
          <w:szCs w:val="18"/>
          <w:rPrChange w:id="177" w:author="Juan Carlos de Alfonso Juliá" w:date="2020-04-08T15:19:00Z">
            <w:rPr/>
          </w:rPrChange>
        </w:rPr>
        <w:t xml:space="preserve"> = (</w:t>
      </w:r>
      <w:proofErr w:type="spellStart"/>
      <w:r w:rsidRPr="005D4E46">
        <w:rPr>
          <w:rFonts w:ascii="Consolas" w:hAnsi="Consolas" w:cs="Consolas"/>
          <w:sz w:val="18"/>
          <w:szCs w:val="18"/>
          <w:rPrChange w:id="178" w:author="Juan Carlos de Alfonso Juliá" w:date="2020-04-08T15:19:00Z">
            <w:rPr/>
          </w:rPrChange>
        </w:rPr>
        <w:t>EditText</w:t>
      </w:r>
      <w:proofErr w:type="spellEnd"/>
      <w:r w:rsidRPr="005D4E46">
        <w:rPr>
          <w:rFonts w:ascii="Consolas" w:hAnsi="Consolas" w:cs="Consolas"/>
          <w:sz w:val="18"/>
          <w:szCs w:val="18"/>
          <w:rPrChange w:id="179" w:author="Juan Carlos de Alfonso Juliá" w:date="2020-04-08T15:19:00Z">
            <w:rPr/>
          </w:rPrChange>
        </w:rPr>
        <w:t xml:space="preserve">) </w:t>
      </w:r>
      <w:proofErr w:type="spellStart"/>
      <w:r w:rsidRPr="005D4E46">
        <w:rPr>
          <w:rFonts w:ascii="Consolas" w:hAnsi="Consolas" w:cs="Consolas"/>
          <w:sz w:val="18"/>
          <w:szCs w:val="18"/>
          <w:rPrChange w:id="180" w:author="Juan Carlos de Alfonso Juliá" w:date="2020-04-08T15:19:00Z">
            <w:rPr/>
          </w:rPrChange>
        </w:rPr>
        <w:t>findViewById</w:t>
      </w:r>
      <w:proofErr w:type="spellEnd"/>
      <w:r w:rsidRPr="005D4E46">
        <w:rPr>
          <w:rFonts w:ascii="Consolas" w:hAnsi="Consolas" w:cs="Consolas"/>
          <w:sz w:val="18"/>
          <w:szCs w:val="18"/>
          <w:rPrChange w:id="181" w:author="Juan Carlos de Alfonso Juliá" w:date="2020-04-08T15:19:00Z">
            <w:rPr/>
          </w:rPrChange>
        </w:rPr>
        <w:t>(R.</w:t>
      </w:r>
      <w:proofErr w:type="gramStart"/>
      <w:r w:rsidRPr="005D4E46">
        <w:rPr>
          <w:rFonts w:ascii="Consolas" w:hAnsi="Consolas" w:cs="Consolas"/>
          <w:sz w:val="18"/>
          <w:szCs w:val="18"/>
          <w:rPrChange w:id="182" w:author="Juan Carlos de Alfonso Juliá" w:date="2020-04-08T15:19:00Z">
            <w:rPr/>
          </w:rPrChange>
        </w:rPr>
        <w:t>id.editText</w:t>
      </w:r>
      <w:proofErr w:type="gramEnd"/>
      <w:r w:rsidRPr="005D4E46">
        <w:rPr>
          <w:rFonts w:ascii="Consolas" w:hAnsi="Consolas" w:cs="Consolas"/>
          <w:sz w:val="18"/>
          <w:szCs w:val="18"/>
          <w:rPrChange w:id="183" w:author="Juan Carlos de Alfonso Juliá" w:date="2020-04-08T15:19:00Z">
            <w:rPr/>
          </w:rPrChange>
        </w:rPr>
        <w:t xml:space="preserve">2); //puerto </w:t>
      </w:r>
      <w:proofErr w:type="spellStart"/>
      <w:r w:rsidRPr="005D4E46">
        <w:rPr>
          <w:rFonts w:ascii="Consolas" w:hAnsi="Consolas" w:cs="Consolas"/>
          <w:sz w:val="18"/>
          <w:szCs w:val="18"/>
          <w:rPrChange w:id="184" w:author="Juan Carlos de Alfonso Juliá" w:date="2020-04-08T15:19:00Z">
            <w:rPr/>
          </w:rPrChange>
        </w:rPr>
        <w:t>tcp</w:t>
      </w:r>
      <w:proofErr w:type="spellEnd"/>
    </w:p>
    <w:p w14:paraId="20BE60DE" w14:textId="31B720BC" w:rsidR="005D4E46" w:rsidRPr="005D4E46" w:rsidRDefault="005D4E46" w:rsidP="005D4E46">
      <w:pPr>
        <w:rPr>
          <w:rFonts w:ascii="Consolas" w:hAnsi="Consolas" w:cs="Consolas"/>
          <w:sz w:val="18"/>
          <w:szCs w:val="18"/>
          <w:rPrChange w:id="185" w:author="Juan Carlos de Alfonso Juliá" w:date="2020-04-08T15:19:00Z">
            <w:rPr/>
          </w:rPrChange>
        </w:rPr>
      </w:pPr>
      <w:r w:rsidRPr="005D4E46">
        <w:rPr>
          <w:rFonts w:ascii="Consolas" w:hAnsi="Consolas" w:cs="Consolas"/>
          <w:sz w:val="18"/>
          <w:szCs w:val="18"/>
          <w:rPrChange w:id="186" w:author="Juan Carlos de Alfonso Juliá" w:date="2020-04-08T15:19:00Z">
            <w:rPr/>
          </w:rPrChange>
        </w:rPr>
        <w:t xml:space="preserve">        </w:t>
      </w:r>
      <w:proofErr w:type="spellStart"/>
      <w:r w:rsidRPr="005D4E46">
        <w:rPr>
          <w:rFonts w:ascii="Consolas" w:hAnsi="Consolas" w:cs="Consolas"/>
          <w:sz w:val="18"/>
          <w:szCs w:val="18"/>
          <w:rPrChange w:id="187" w:author="Juan Carlos de Alfonso Juliá" w:date="2020-04-08T15:19:00Z">
            <w:rPr/>
          </w:rPrChange>
        </w:rPr>
        <w:t>EditText</w:t>
      </w:r>
      <w:proofErr w:type="spellEnd"/>
      <w:r w:rsidRPr="005D4E46">
        <w:rPr>
          <w:rFonts w:ascii="Consolas" w:hAnsi="Consolas" w:cs="Consolas"/>
          <w:sz w:val="18"/>
          <w:szCs w:val="18"/>
          <w:rPrChange w:id="188" w:author="Juan Carlos de Alfonso Juliá" w:date="2020-04-08T15:19:00Z">
            <w:rPr/>
          </w:rPrChange>
        </w:rPr>
        <w:t xml:space="preserve"> altura = (</w:t>
      </w:r>
      <w:proofErr w:type="spellStart"/>
      <w:r w:rsidRPr="005D4E46">
        <w:rPr>
          <w:rFonts w:ascii="Consolas" w:hAnsi="Consolas" w:cs="Consolas"/>
          <w:sz w:val="18"/>
          <w:szCs w:val="18"/>
          <w:rPrChange w:id="189" w:author="Juan Carlos de Alfonso Juliá" w:date="2020-04-08T15:19:00Z">
            <w:rPr/>
          </w:rPrChange>
        </w:rPr>
        <w:t>EditText</w:t>
      </w:r>
      <w:proofErr w:type="spellEnd"/>
      <w:r w:rsidRPr="005D4E46">
        <w:rPr>
          <w:rFonts w:ascii="Consolas" w:hAnsi="Consolas" w:cs="Consolas"/>
          <w:sz w:val="18"/>
          <w:szCs w:val="18"/>
          <w:rPrChange w:id="190" w:author="Juan Carlos de Alfonso Juliá" w:date="2020-04-08T15:19:00Z">
            <w:rPr/>
          </w:rPrChange>
        </w:rPr>
        <w:t xml:space="preserve">) </w:t>
      </w:r>
      <w:proofErr w:type="spellStart"/>
      <w:r w:rsidRPr="005D4E46">
        <w:rPr>
          <w:rFonts w:ascii="Consolas" w:hAnsi="Consolas" w:cs="Consolas"/>
          <w:sz w:val="18"/>
          <w:szCs w:val="18"/>
          <w:rPrChange w:id="191" w:author="Juan Carlos de Alfonso Juliá" w:date="2020-04-08T15:19:00Z">
            <w:rPr/>
          </w:rPrChange>
        </w:rPr>
        <w:t>findViewById</w:t>
      </w:r>
      <w:proofErr w:type="spellEnd"/>
      <w:r w:rsidRPr="005D4E46">
        <w:rPr>
          <w:rFonts w:ascii="Consolas" w:hAnsi="Consolas" w:cs="Consolas"/>
          <w:sz w:val="18"/>
          <w:szCs w:val="18"/>
          <w:rPrChange w:id="192" w:author="Juan Carlos de Alfonso Juliá" w:date="2020-04-08T15:19:00Z">
            <w:rPr/>
          </w:rPrChange>
        </w:rPr>
        <w:t>(R.</w:t>
      </w:r>
      <w:proofErr w:type="gramStart"/>
      <w:r w:rsidRPr="005D4E46">
        <w:rPr>
          <w:rFonts w:ascii="Consolas" w:hAnsi="Consolas" w:cs="Consolas"/>
          <w:sz w:val="18"/>
          <w:szCs w:val="18"/>
          <w:rPrChange w:id="193" w:author="Juan Carlos de Alfonso Juliá" w:date="2020-04-08T15:19:00Z">
            <w:rPr/>
          </w:rPrChange>
        </w:rPr>
        <w:t>id.editText</w:t>
      </w:r>
      <w:proofErr w:type="gramEnd"/>
      <w:r w:rsidRPr="005D4E46">
        <w:rPr>
          <w:rFonts w:ascii="Consolas" w:hAnsi="Consolas" w:cs="Consolas"/>
          <w:sz w:val="18"/>
          <w:szCs w:val="18"/>
          <w:rPrChange w:id="194" w:author="Juan Carlos de Alfonso Juliá" w:date="2020-04-08T15:19:00Z">
            <w:rPr/>
          </w:rPrChange>
        </w:rPr>
        <w:t xml:space="preserve">3); </w:t>
      </w:r>
    </w:p>
    <w:p w14:paraId="7546EC78" w14:textId="1B0E44B5" w:rsidR="005D4E46" w:rsidRPr="005D4E46" w:rsidRDefault="005D4E46" w:rsidP="005D4E46">
      <w:pPr>
        <w:rPr>
          <w:rFonts w:ascii="Consolas" w:hAnsi="Consolas" w:cs="Consolas"/>
          <w:sz w:val="18"/>
          <w:szCs w:val="18"/>
          <w:rPrChange w:id="195" w:author="Juan Carlos de Alfonso Juliá" w:date="2020-04-08T15:19:00Z">
            <w:rPr/>
          </w:rPrChange>
        </w:rPr>
      </w:pPr>
      <w:r w:rsidRPr="005D4E46">
        <w:rPr>
          <w:rFonts w:ascii="Consolas" w:hAnsi="Consolas" w:cs="Consolas"/>
          <w:sz w:val="18"/>
          <w:szCs w:val="18"/>
          <w:rPrChange w:id="196" w:author="Juan Carlos de Alfonso Juliá" w:date="2020-04-08T15:19:00Z">
            <w:rPr/>
          </w:rPrChange>
        </w:rPr>
        <w:t xml:space="preserve">        </w:t>
      </w:r>
      <w:proofErr w:type="spellStart"/>
      <w:r w:rsidRPr="005D4E46">
        <w:rPr>
          <w:rFonts w:ascii="Consolas" w:hAnsi="Consolas" w:cs="Consolas"/>
          <w:sz w:val="18"/>
          <w:szCs w:val="18"/>
          <w:rPrChange w:id="197" w:author="Juan Carlos de Alfonso Juliá" w:date="2020-04-08T15:19:00Z">
            <w:rPr/>
          </w:rPrChange>
        </w:rPr>
        <w:t>Switch</w:t>
      </w:r>
      <w:proofErr w:type="spellEnd"/>
      <w:r w:rsidRPr="005D4E46">
        <w:rPr>
          <w:rFonts w:ascii="Consolas" w:hAnsi="Consolas" w:cs="Consolas"/>
          <w:sz w:val="18"/>
          <w:szCs w:val="18"/>
          <w:rPrChange w:id="198" w:author="Juan Carlos de Alfonso Juliá" w:date="2020-04-08T15:19:00Z">
            <w:rPr/>
          </w:rPrChange>
        </w:rPr>
        <w:t xml:space="preserve"> </w:t>
      </w:r>
      <w:proofErr w:type="spellStart"/>
      <w:r w:rsidRPr="005D4E46">
        <w:rPr>
          <w:rFonts w:ascii="Consolas" w:hAnsi="Consolas" w:cs="Consolas"/>
          <w:sz w:val="18"/>
          <w:szCs w:val="18"/>
          <w:rPrChange w:id="199" w:author="Juan Carlos de Alfonso Juliá" w:date="2020-04-08T15:19:00Z">
            <w:rPr/>
          </w:rPrChange>
        </w:rPr>
        <w:t>ret</w:t>
      </w:r>
      <w:proofErr w:type="spellEnd"/>
      <w:r w:rsidRPr="005D4E46">
        <w:rPr>
          <w:rFonts w:ascii="Consolas" w:hAnsi="Consolas" w:cs="Consolas"/>
          <w:sz w:val="18"/>
          <w:szCs w:val="18"/>
          <w:rPrChange w:id="200" w:author="Juan Carlos de Alfonso Juliá" w:date="2020-04-08T15:19:00Z">
            <w:rPr/>
          </w:rPrChange>
        </w:rPr>
        <w:t xml:space="preserve"> = (</w:t>
      </w:r>
      <w:proofErr w:type="spellStart"/>
      <w:r w:rsidRPr="005D4E46">
        <w:rPr>
          <w:rFonts w:ascii="Consolas" w:hAnsi="Consolas" w:cs="Consolas"/>
          <w:sz w:val="18"/>
          <w:szCs w:val="18"/>
          <w:rPrChange w:id="201" w:author="Juan Carlos de Alfonso Juliá" w:date="2020-04-08T15:19:00Z">
            <w:rPr/>
          </w:rPrChange>
        </w:rPr>
        <w:t>Switch</w:t>
      </w:r>
      <w:proofErr w:type="spellEnd"/>
      <w:r w:rsidRPr="005D4E46">
        <w:rPr>
          <w:rFonts w:ascii="Consolas" w:hAnsi="Consolas" w:cs="Consolas"/>
          <w:sz w:val="18"/>
          <w:szCs w:val="18"/>
          <w:rPrChange w:id="202" w:author="Juan Carlos de Alfonso Juliá" w:date="2020-04-08T15:19:00Z">
            <w:rPr/>
          </w:rPrChange>
        </w:rPr>
        <w:t xml:space="preserve">) </w:t>
      </w:r>
      <w:proofErr w:type="spellStart"/>
      <w:r w:rsidRPr="005D4E46">
        <w:rPr>
          <w:rFonts w:ascii="Consolas" w:hAnsi="Consolas" w:cs="Consolas"/>
          <w:sz w:val="18"/>
          <w:szCs w:val="18"/>
          <w:rPrChange w:id="203" w:author="Juan Carlos de Alfonso Juliá" w:date="2020-04-08T15:19:00Z">
            <w:rPr/>
          </w:rPrChange>
        </w:rPr>
        <w:t>findViewById</w:t>
      </w:r>
      <w:proofErr w:type="spellEnd"/>
      <w:r w:rsidRPr="005D4E46">
        <w:rPr>
          <w:rFonts w:ascii="Consolas" w:hAnsi="Consolas" w:cs="Consolas"/>
          <w:sz w:val="18"/>
          <w:szCs w:val="18"/>
          <w:rPrChange w:id="204" w:author="Juan Carlos de Alfonso Juliá" w:date="2020-04-08T15:19:00Z">
            <w:rPr/>
          </w:rPrChange>
        </w:rPr>
        <w:t>(R.</w:t>
      </w:r>
      <w:proofErr w:type="gramStart"/>
      <w:r w:rsidRPr="005D4E46">
        <w:rPr>
          <w:rFonts w:ascii="Consolas" w:hAnsi="Consolas" w:cs="Consolas"/>
          <w:sz w:val="18"/>
          <w:szCs w:val="18"/>
          <w:rPrChange w:id="205" w:author="Juan Carlos de Alfonso Juliá" w:date="2020-04-08T15:19:00Z">
            <w:rPr/>
          </w:rPrChange>
        </w:rPr>
        <w:t>id.switch</w:t>
      </w:r>
      <w:proofErr w:type="gramEnd"/>
      <w:r w:rsidRPr="005D4E46">
        <w:rPr>
          <w:rFonts w:ascii="Consolas" w:hAnsi="Consolas" w:cs="Consolas"/>
          <w:sz w:val="18"/>
          <w:szCs w:val="18"/>
          <w:rPrChange w:id="206" w:author="Juan Carlos de Alfonso Juliá" w:date="2020-04-08T15:19:00Z">
            <w:rPr/>
          </w:rPrChange>
        </w:rPr>
        <w:t xml:space="preserve">1); //booleano de retorno </w:t>
      </w:r>
    </w:p>
    <w:p w14:paraId="3FE6B160" w14:textId="08FFBBC4" w:rsidR="009058BA" w:rsidRDefault="009058BA" w:rsidP="00E63A5A"/>
    <w:p w14:paraId="55D301D4" w14:textId="4A90B565" w:rsidR="005D4E46" w:rsidRDefault="005D4E46" w:rsidP="00E63A5A">
      <w:r>
        <w:t xml:space="preserve">A </w:t>
      </w:r>
      <w:proofErr w:type="gramStart"/>
      <w:r>
        <w:t>continuación</w:t>
      </w:r>
      <w:proofErr w:type="gramEnd"/>
      <w:r>
        <w:t xml:space="preserve"> se crea un objeto del tipo </w:t>
      </w:r>
      <w:proofErr w:type="spellStart"/>
      <w:r>
        <w:t>Intent</w:t>
      </w:r>
      <w:proofErr w:type="spellEnd"/>
      <w:r>
        <w:t xml:space="preserve"> usado para almacenar los ajustes y enviarlos a otra actividad.</w:t>
      </w:r>
    </w:p>
    <w:p w14:paraId="590B93DD" w14:textId="2C345862" w:rsidR="005D4E46" w:rsidRDefault="005D4E46" w:rsidP="00E63A5A"/>
    <w:p w14:paraId="151B27A8" w14:textId="3E3E8394" w:rsidR="005D4E46" w:rsidRDefault="00D3256C" w:rsidP="005D4E46">
      <w:pPr>
        <w:rPr>
          <w:rFonts w:ascii="Consolas" w:hAnsi="Consolas" w:cs="Consolas"/>
          <w:color w:val="24292E"/>
          <w:sz w:val="18"/>
          <w:szCs w:val="18"/>
          <w:shd w:val="clear" w:color="auto" w:fill="FFFFFF"/>
        </w:rPr>
      </w:pPr>
      <w:r>
        <w:rPr>
          <w:rFonts w:ascii="Consolas" w:hAnsi="Consolas" w:cs="Consolas"/>
          <w:color w:val="24292E"/>
          <w:sz w:val="18"/>
          <w:szCs w:val="18"/>
        </w:rPr>
        <w:t xml:space="preserve">       </w:t>
      </w:r>
      <w:proofErr w:type="spellStart"/>
      <w:r w:rsidR="005D4E46" w:rsidRPr="005D4E46">
        <w:rPr>
          <w:rFonts w:ascii="Consolas" w:hAnsi="Consolas" w:cs="Consolas"/>
          <w:color w:val="24292E"/>
          <w:sz w:val="18"/>
          <w:szCs w:val="18"/>
        </w:rPr>
        <w:t>Intent</w:t>
      </w:r>
      <w:proofErr w:type="spellEnd"/>
      <w:r w:rsidR="005D4E46" w:rsidRPr="005D4E46">
        <w:rPr>
          <w:rFonts w:ascii="Consolas" w:hAnsi="Consolas" w:cs="Consolas"/>
          <w:color w:val="24292E"/>
          <w:sz w:val="18"/>
          <w:szCs w:val="18"/>
          <w:shd w:val="clear" w:color="auto" w:fill="FFFFFF"/>
        </w:rPr>
        <w:t xml:space="preserve"> </w:t>
      </w:r>
      <w:proofErr w:type="spellStart"/>
      <w:r w:rsidR="005D4E46" w:rsidRPr="005D4E46">
        <w:rPr>
          <w:rFonts w:ascii="Consolas" w:hAnsi="Consolas" w:cs="Consolas"/>
          <w:color w:val="24292E"/>
          <w:sz w:val="18"/>
          <w:szCs w:val="18"/>
          <w:shd w:val="clear" w:color="auto" w:fill="FFFFFF"/>
        </w:rPr>
        <w:t>intent</w:t>
      </w:r>
      <w:proofErr w:type="spellEnd"/>
      <w:r w:rsidR="005D4E46" w:rsidRPr="005D4E46">
        <w:rPr>
          <w:rFonts w:ascii="Consolas" w:hAnsi="Consolas" w:cs="Consolas"/>
          <w:color w:val="24292E"/>
          <w:sz w:val="18"/>
          <w:szCs w:val="18"/>
          <w:shd w:val="clear" w:color="auto" w:fill="FFFFFF"/>
        </w:rPr>
        <w:t xml:space="preserve"> </w:t>
      </w:r>
      <w:r w:rsidR="005D4E46" w:rsidRPr="005D4E46">
        <w:rPr>
          <w:rFonts w:ascii="Consolas" w:hAnsi="Consolas" w:cs="Consolas"/>
          <w:color w:val="D73A49"/>
          <w:sz w:val="18"/>
          <w:szCs w:val="18"/>
        </w:rPr>
        <w:t>=</w:t>
      </w:r>
      <w:r w:rsidR="005D4E46" w:rsidRPr="005D4E46">
        <w:rPr>
          <w:rFonts w:ascii="Consolas" w:hAnsi="Consolas" w:cs="Consolas"/>
          <w:color w:val="24292E"/>
          <w:sz w:val="18"/>
          <w:szCs w:val="18"/>
          <w:shd w:val="clear" w:color="auto" w:fill="FFFFFF"/>
        </w:rPr>
        <w:t xml:space="preserve"> </w:t>
      </w:r>
      <w:r w:rsidR="005D4E46" w:rsidRPr="005D4E46">
        <w:rPr>
          <w:rFonts w:ascii="Consolas" w:hAnsi="Consolas" w:cs="Consolas"/>
          <w:color w:val="D73A49"/>
          <w:sz w:val="18"/>
          <w:szCs w:val="18"/>
        </w:rPr>
        <w:t>new</w:t>
      </w:r>
      <w:r w:rsidR="005D4E46" w:rsidRPr="005D4E46">
        <w:rPr>
          <w:rFonts w:ascii="Consolas" w:hAnsi="Consolas" w:cs="Consolas"/>
          <w:color w:val="24292E"/>
          <w:sz w:val="18"/>
          <w:szCs w:val="18"/>
          <w:shd w:val="clear" w:color="auto" w:fill="FFFFFF"/>
        </w:rPr>
        <w:t xml:space="preserve"> </w:t>
      </w:r>
      <w:proofErr w:type="spellStart"/>
      <w:proofErr w:type="gramStart"/>
      <w:r w:rsidR="005D4E46" w:rsidRPr="005D4E46">
        <w:rPr>
          <w:rFonts w:ascii="Consolas" w:hAnsi="Consolas" w:cs="Consolas"/>
          <w:color w:val="24292E"/>
          <w:sz w:val="18"/>
          <w:szCs w:val="18"/>
        </w:rPr>
        <w:t>Intent</w:t>
      </w:r>
      <w:proofErr w:type="spellEnd"/>
      <w:r w:rsidR="005D4E46" w:rsidRPr="005D4E46">
        <w:rPr>
          <w:rFonts w:ascii="Consolas" w:hAnsi="Consolas" w:cs="Consolas"/>
          <w:color w:val="24292E"/>
          <w:sz w:val="18"/>
          <w:szCs w:val="18"/>
          <w:shd w:val="clear" w:color="auto" w:fill="FFFFFF"/>
        </w:rPr>
        <w:t>(</w:t>
      </w:r>
      <w:proofErr w:type="spellStart"/>
      <w:proofErr w:type="gramEnd"/>
      <w:r w:rsidR="005D4E46" w:rsidRPr="005D4E46">
        <w:rPr>
          <w:rFonts w:ascii="Consolas" w:hAnsi="Consolas" w:cs="Consolas"/>
          <w:color w:val="005CC5"/>
          <w:sz w:val="18"/>
          <w:szCs w:val="18"/>
        </w:rPr>
        <w:t>this</w:t>
      </w:r>
      <w:proofErr w:type="spellEnd"/>
      <w:r w:rsidR="005D4E46" w:rsidRPr="005D4E46">
        <w:rPr>
          <w:rFonts w:ascii="Consolas" w:hAnsi="Consolas" w:cs="Consolas"/>
          <w:color w:val="24292E"/>
          <w:sz w:val="18"/>
          <w:szCs w:val="18"/>
          <w:shd w:val="clear" w:color="auto" w:fill="FFFFFF"/>
        </w:rPr>
        <w:t xml:space="preserve">, </w:t>
      </w:r>
      <w:proofErr w:type="spellStart"/>
      <w:r w:rsidR="005D4E46" w:rsidRPr="005D4E46">
        <w:rPr>
          <w:rFonts w:ascii="Consolas" w:hAnsi="Consolas" w:cs="Consolas"/>
          <w:color w:val="24292E"/>
          <w:sz w:val="18"/>
          <w:szCs w:val="18"/>
        </w:rPr>
        <w:t>MainActivity</w:t>
      </w:r>
      <w:r w:rsidR="005D4E46" w:rsidRPr="005D4E46">
        <w:rPr>
          <w:rFonts w:ascii="Consolas" w:hAnsi="Consolas" w:cs="Consolas"/>
          <w:color w:val="D73A49"/>
          <w:sz w:val="18"/>
          <w:szCs w:val="18"/>
        </w:rPr>
        <w:t>.</w:t>
      </w:r>
      <w:r w:rsidR="005D4E46" w:rsidRPr="005D4E46">
        <w:rPr>
          <w:rFonts w:ascii="Consolas" w:hAnsi="Consolas" w:cs="Consolas"/>
          <w:color w:val="24292E"/>
          <w:sz w:val="18"/>
          <w:szCs w:val="18"/>
          <w:shd w:val="clear" w:color="auto" w:fill="FFFFFF"/>
        </w:rPr>
        <w:t>class</w:t>
      </w:r>
      <w:proofErr w:type="spellEnd"/>
      <w:r w:rsidR="005D4E46" w:rsidRPr="005D4E46">
        <w:rPr>
          <w:rFonts w:ascii="Consolas" w:hAnsi="Consolas" w:cs="Consolas"/>
          <w:color w:val="24292E"/>
          <w:sz w:val="18"/>
          <w:szCs w:val="18"/>
          <w:shd w:val="clear" w:color="auto" w:fill="FFFFFF"/>
        </w:rPr>
        <w:t>);</w:t>
      </w:r>
    </w:p>
    <w:p w14:paraId="06662DEE" w14:textId="18FCAFBF" w:rsidR="005D4E46" w:rsidRDefault="005D4E46" w:rsidP="005D4E46">
      <w:pPr>
        <w:rPr>
          <w:rFonts w:ascii="Consolas" w:hAnsi="Consolas" w:cs="Consolas"/>
          <w:color w:val="24292E"/>
          <w:sz w:val="18"/>
          <w:szCs w:val="18"/>
          <w:shd w:val="clear" w:color="auto" w:fill="FFFFFF"/>
        </w:rPr>
      </w:pPr>
    </w:p>
    <w:p w14:paraId="7C057A38" w14:textId="77777777" w:rsidR="005D4E46" w:rsidRDefault="005D4E46" w:rsidP="005D4E46"/>
    <w:p w14:paraId="6F2F6BEF" w14:textId="14C71F99" w:rsidR="005D4E46" w:rsidRDefault="005D4E46" w:rsidP="00E63A5A">
      <w:r>
        <w:t>Por último usando el método “</w:t>
      </w:r>
      <w:proofErr w:type="spellStart"/>
      <w:proofErr w:type="gramStart"/>
      <w:r>
        <w:t>intent.putExtra</w:t>
      </w:r>
      <w:proofErr w:type="spellEnd"/>
      <w:proofErr w:type="gramEnd"/>
      <w:r>
        <w:t>” podemos almacenar la información que se enviará al cambiar de actividad</w:t>
      </w:r>
    </w:p>
    <w:p w14:paraId="3613DD77" w14:textId="3323F081" w:rsidR="005D4E46" w:rsidRDefault="005D4E46" w:rsidP="00E63A5A"/>
    <w:p w14:paraId="03D00385" w14:textId="6D3D6BC5" w:rsidR="00980A72" w:rsidRPr="00D3256C" w:rsidRDefault="00980A72" w:rsidP="00980A72">
      <w:pPr>
        <w:rPr>
          <w:rFonts w:ascii="Consolas" w:hAnsi="Consolas" w:cs="Consolas"/>
          <w:sz w:val="18"/>
          <w:szCs w:val="18"/>
          <w:rPrChange w:id="207" w:author="Juan Carlos de Alfonso Juliá" w:date="2020-04-08T15:24:00Z">
            <w:rPr/>
          </w:rPrChange>
        </w:rPr>
      </w:pPr>
      <w:r w:rsidRPr="00D3256C">
        <w:rPr>
          <w:rFonts w:ascii="Consolas" w:hAnsi="Consolas" w:cs="Consolas"/>
          <w:sz w:val="18"/>
          <w:szCs w:val="18"/>
          <w:rPrChange w:id="208" w:author="Juan Carlos de Alfonso Juliá" w:date="2020-04-08T15:24:00Z">
            <w:rPr/>
          </w:rPrChange>
        </w:rPr>
        <w:t xml:space="preserve">       </w:t>
      </w:r>
      <w:proofErr w:type="spellStart"/>
      <w:proofErr w:type="gramStart"/>
      <w:r w:rsidRPr="00D3256C">
        <w:rPr>
          <w:rFonts w:ascii="Consolas" w:hAnsi="Consolas" w:cs="Consolas"/>
          <w:sz w:val="18"/>
          <w:szCs w:val="18"/>
          <w:rPrChange w:id="209" w:author="Juan Carlos de Alfonso Juliá" w:date="2020-04-08T15:24:00Z">
            <w:rPr/>
          </w:rPrChange>
        </w:rPr>
        <w:t>intent.putExtra</w:t>
      </w:r>
      <w:proofErr w:type="spellEnd"/>
      <w:proofErr w:type="gramEnd"/>
      <w:r w:rsidRPr="00D3256C">
        <w:rPr>
          <w:rFonts w:ascii="Consolas" w:hAnsi="Consolas" w:cs="Consolas"/>
          <w:sz w:val="18"/>
          <w:szCs w:val="18"/>
          <w:rPrChange w:id="210" w:author="Juan Carlos de Alfonso Juliá" w:date="2020-04-08T15:24:00Z">
            <w:rPr/>
          </w:rPrChange>
        </w:rPr>
        <w:t>("</w:t>
      </w:r>
      <w:proofErr w:type="spellStart"/>
      <w:r w:rsidRPr="00D3256C">
        <w:rPr>
          <w:rFonts w:ascii="Consolas" w:hAnsi="Consolas" w:cs="Consolas"/>
          <w:sz w:val="18"/>
          <w:szCs w:val="18"/>
          <w:rPrChange w:id="211" w:author="Juan Carlos de Alfonso Juliá" w:date="2020-04-08T15:24:00Z">
            <w:rPr/>
          </w:rPrChange>
        </w:rPr>
        <w:t>ip</w:t>
      </w:r>
      <w:proofErr w:type="spellEnd"/>
      <w:r w:rsidRPr="00D3256C">
        <w:rPr>
          <w:rFonts w:ascii="Consolas" w:hAnsi="Consolas" w:cs="Consolas"/>
          <w:sz w:val="18"/>
          <w:szCs w:val="18"/>
          <w:rPrChange w:id="212" w:author="Juan Carlos de Alfonso Juliá" w:date="2020-04-08T15:24:00Z">
            <w:rPr/>
          </w:rPrChange>
        </w:rPr>
        <w:t xml:space="preserve">", </w:t>
      </w:r>
      <w:proofErr w:type="spellStart"/>
      <w:r w:rsidRPr="00D3256C">
        <w:rPr>
          <w:rFonts w:ascii="Consolas" w:hAnsi="Consolas" w:cs="Consolas"/>
          <w:sz w:val="18"/>
          <w:szCs w:val="18"/>
          <w:rPrChange w:id="213" w:author="Juan Carlos de Alfonso Juliá" w:date="2020-04-08T15:24:00Z">
            <w:rPr/>
          </w:rPrChange>
        </w:rPr>
        <w:t>ip.getText</w:t>
      </w:r>
      <w:proofErr w:type="spellEnd"/>
      <w:r w:rsidRPr="00D3256C">
        <w:rPr>
          <w:rFonts w:ascii="Consolas" w:hAnsi="Consolas" w:cs="Consolas"/>
          <w:sz w:val="18"/>
          <w:szCs w:val="18"/>
          <w:rPrChange w:id="214" w:author="Juan Carlos de Alfonso Juliá" w:date="2020-04-08T15:24:00Z">
            <w:rPr/>
          </w:rPrChange>
        </w:rPr>
        <w:t>().</w:t>
      </w:r>
      <w:proofErr w:type="spellStart"/>
      <w:r w:rsidRPr="00D3256C">
        <w:rPr>
          <w:rFonts w:ascii="Consolas" w:hAnsi="Consolas" w:cs="Consolas"/>
          <w:sz w:val="18"/>
          <w:szCs w:val="18"/>
          <w:rPrChange w:id="215" w:author="Juan Carlos de Alfonso Juliá" w:date="2020-04-08T15:24:00Z">
            <w:rPr/>
          </w:rPrChange>
        </w:rPr>
        <w:t>toString</w:t>
      </w:r>
      <w:proofErr w:type="spellEnd"/>
      <w:r w:rsidRPr="00D3256C">
        <w:rPr>
          <w:rFonts w:ascii="Consolas" w:hAnsi="Consolas" w:cs="Consolas"/>
          <w:sz w:val="18"/>
          <w:szCs w:val="18"/>
          <w:rPrChange w:id="216" w:author="Juan Carlos de Alfonso Juliá" w:date="2020-04-08T15:24:00Z">
            <w:rPr/>
          </w:rPrChange>
        </w:rPr>
        <w:t>());</w:t>
      </w:r>
    </w:p>
    <w:p w14:paraId="5E23BC2A" w14:textId="1B416C61" w:rsidR="00980A72" w:rsidRPr="00D3256C" w:rsidRDefault="00980A72" w:rsidP="00980A72">
      <w:pPr>
        <w:rPr>
          <w:rFonts w:ascii="Consolas" w:hAnsi="Consolas" w:cs="Consolas"/>
          <w:sz w:val="18"/>
          <w:szCs w:val="18"/>
          <w:rPrChange w:id="217" w:author="Juan Carlos de Alfonso Juliá" w:date="2020-04-08T15:24:00Z">
            <w:rPr/>
          </w:rPrChange>
        </w:rPr>
      </w:pPr>
      <w:r w:rsidRPr="00D3256C">
        <w:rPr>
          <w:rFonts w:ascii="Consolas" w:hAnsi="Consolas" w:cs="Consolas"/>
          <w:sz w:val="18"/>
          <w:szCs w:val="18"/>
          <w:rPrChange w:id="218" w:author="Juan Carlos de Alfonso Juliá" w:date="2020-04-08T15:24:00Z">
            <w:rPr/>
          </w:rPrChange>
        </w:rPr>
        <w:tab/>
      </w:r>
      <w:proofErr w:type="spellStart"/>
      <w:proofErr w:type="gramStart"/>
      <w:r w:rsidRPr="00D3256C">
        <w:rPr>
          <w:rFonts w:ascii="Consolas" w:hAnsi="Consolas" w:cs="Consolas"/>
          <w:sz w:val="18"/>
          <w:szCs w:val="18"/>
          <w:rPrChange w:id="219" w:author="Juan Carlos de Alfonso Juliá" w:date="2020-04-08T15:24:00Z">
            <w:rPr/>
          </w:rPrChange>
        </w:rPr>
        <w:t>intent.putExtra</w:t>
      </w:r>
      <w:proofErr w:type="spellEnd"/>
      <w:proofErr w:type="gramEnd"/>
      <w:r w:rsidRPr="00D3256C">
        <w:rPr>
          <w:rFonts w:ascii="Consolas" w:hAnsi="Consolas" w:cs="Consolas"/>
          <w:sz w:val="18"/>
          <w:szCs w:val="18"/>
          <w:rPrChange w:id="220" w:author="Juan Carlos de Alfonso Juliá" w:date="2020-04-08T15:24:00Z">
            <w:rPr/>
          </w:rPrChange>
        </w:rPr>
        <w:t>("</w:t>
      </w:r>
      <w:proofErr w:type="spellStart"/>
      <w:r w:rsidRPr="00D3256C">
        <w:rPr>
          <w:rFonts w:ascii="Consolas" w:hAnsi="Consolas" w:cs="Consolas"/>
          <w:sz w:val="18"/>
          <w:szCs w:val="18"/>
          <w:rPrChange w:id="221" w:author="Juan Carlos de Alfonso Juliá" w:date="2020-04-08T15:24:00Z">
            <w:rPr/>
          </w:rPrChange>
        </w:rPr>
        <w:t>port</w:t>
      </w:r>
      <w:proofErr w:type="spellEnd"/>
      <w:r w:rsidRPr="00D3256C">
        <w:rPr>
          <w:rFonts w:ascii="Consolas" w:hAnsi="Consolas" w:cs="Consolas"/>
          <w:sz w:val="18"/>
          <w:szCs w:val="18"/>
          <w:rPrChange w:id="222" w:author="Juan Carlos de Alfonso Juliá" w:date="2020-04-08T15:24:00Z">
            <w:rPr/>
          </w:rPrChange>
        </w:rPr>
        <w:t xml:space="preserve">", </w:t>
      </w:r>
      <w:proofErr w:type="spellStart"/>
      <w:r w:rsidRPr="00D3256C">
        <w:rPr>
          <w:rFonts w:ascii="Consolas" w:hAnsi="Consolas" w:cs="Consolas"/>
          <w:sz w:val="18"/>
          <w:szCs w:val="18"/>
          <w:rPrChange w:id="223" w:author="Juan Carlos de Alfonso Juliá" w:date="2020-04-08T15:24:00Z">
            <w:rPr/>
          </w:rPrChange>
        </w:rPr>
        <w:t>port.getText</w:t>
      </w:r>
      <w:proofErr w:type="spellEnd"/>
      <w:r w:rsidRPr="00D3256C">
        <w:rPr>
          <w:rFonts w:ascii="Consolas" w:hAnsi="Consolas" w:cs="Consolas"/>
          <w:sz w:val="18"/>
          <w:szCs w:val="18"/>
          <w:rPrChange w:id="224" w:author="Juan Carlos de Alfonso Juliá" w:date="2020-04-08T15:24:00Z">
            <w:rPr/>
          </w:rPrChange>
        </w:rPr>
        <w:t>().</w:t>
      </w:r>
      <w:proofErr w:type="spellStart"/>
      <w:r w:rsidRPr="00D3256C">
        <w:rPr>
          <w:rFonts w:ascii="Consolas" w:hAnsi="Consolas" w:cs="Consolas"/>
          <w:sz w:val="18"/>
          <w:szCs w:val="18"/>
          <w:rPrChange w:id="225" w:author="Juan Carlos de Alfonso Juliá" w:date="2020-04-08T15:24:00Z">
            <w:rPr/>
          </w:rPrChange>
        </w:rPr>
        <w:t>toString</w:t>
      </w:r>
      <w:proofErr w:type="spellEnd"/>
      <w:r w:rsidRPr="00D3256C">
        <w:rPr>
          <w:rFonts w:ascii="Consolas" w:hAnsi="Consolas" w:cs="Consolas"/>
          <w:sz w:val="18"/>
          <w:szCs w:val="18"/>
          <w:rPrChange w:id="226" w:author="Juan Carlos de Alfonso Juliá" w:date="2020-04-08T15:24:00Z">
            <w:rPr/>
          </w:rPrChange>
        </w:rPr>
        <w:t>());</w:t>
      </w:r>
    </w:p>
    <w:p w14:paraId="1BF66F9A" w14:textId="5F9DC756" w:rsidR="00980A72" w:rsidRPr="00D3256C" w:rsidRDefault="00980A72" w:rsidP="00980A72">
      <w:pPr>
        <w:rPr>
          <w:rFonts w:ascii="Consolas" w:hAnsi="Consolas" w:cs="Consolas"/>
          <w:sz w:val="18"/>
          <w:szCs w:val="18"/>
          <w:rPrChange w:id="227" w:author="Juan Carlos de Alfonso Juliá" w:date="2020-04-08T15:24:00Z">
            <w:rPr/>
          </w:rPrChange>
        </w:rPr>
      </w:pPr>
      <w:r w:rsidRPr="00D3256C">
        <w:rPr>
          <w:rFonts w:ascii="Consolas" w:hAnsi="Consolas" w:cs="Consolas"/>
          <w:sz w:val="18"/>
          <w:szCs w:val="18"/>
          <w:rPrChange w:id="228" w:author="Juan Carlos de Alfonso Juliá" w:date="2020-04-08T15:24:00Z">
            <w:rPr/>
          </w:rPrChange>
        </w:rPr>
        <w:tab/>
      </w:r>
      <w:proofErr w:type="spellStart"/>
      <w:proofErr w:type="gramStart"/>
      <w:r w:rsidRPr="00D3256C">
        <w:rPr>
          <w:rFonts w:ascii="Consolas" w:hAnsi="Consolas" w:cs="Consolas"/>
          <w:sz w:val="18"/>
          <w:szCs w:val="18"/>
          <w:rPrChange w:id="229" w:author="Juan Carlos de Alfonso Juliá" w:date="2020-04-08T15:24:00Z">
            <w:rPr/>
          </w:rPrChange>
        </w:rPr>
        <w:t>intent.putExtra</w:t>
      </w:r>
      <w:proofErr w:type="spellEnd"/>
      <w:proofErr w:type="gramEnd"/>
      <w:r w:rsidRPr="00D3256C">
        <w:rPr>
          <w:rFonts w:ascii="Consolas" w:hAnsi="Consolas" w:cs="Consolas"/>
          <w:sz w:val="18"/>
          <w:szCs w:val="18"/>
          <w:rPrChange w:id="230" w:author="Juan Carlos de Alfonso Juliá" w:date="2020-04-08T15:24:00Z">
            <w:rPr/>
          </w:rPrChange>
        </w:rPr>
        <w:t xml:space="preserve">("altura", </w:t>
      </w:r>
      <w:proofErr w:type="spellStart"/>
      <w:r w:rsidRPr="00D3256C">
        <w:rPr>
          <w:rFonts w:ascii="Consolas" w:hAnsi="Consolas" w:cs="Consolas"/>
          <w:sz w:val="18"/>
          <w:szCs w:val="18"/>
          <w:rPrChange w:id="231" w:author="Juan Carlos de Alfonso Juliá" w:date="2020-04-08T15:24:00Z">
            <w:rPr/>
          </w:rPrChange>
        </w:rPr>
        <w:t>Double.parseDouble</w:t>
      </w:r>
      <w:proofErr w:type="spellEnd"/>
      <w:r w:rsidRPr="00D3256C">
        <w:rPr>
          <w:rFonts w:ascii="Consolas" w:hAnsi="Consolas" w:cs="Consolas"/>
          <w:sz w:val="18"/>
          <w:szCs w:val="18"/>
          <w:rPrChange w:id="232" w:author="Juan Carlos de Alfonso Juliá" w:date="2020-04-08T15:24:00Z">
            <w:rPr/>
          </w:rPrChange>
        </w:rPr>
        <w:t>(</w:t>
      </w:r>
      <w:proofErr w:type="spellStart"/>
      <w:r w:rsidRPr="00D3256C">
        <w:rPr>
          <w:rFonts w:ascii="Consolas" w:hAnsi="Consolas" w:cs="Consolas"/>
          <w:sz w:val="18"/>
          <w:szCs w:val="18"/>
          <w:rPrChange w:id="233" w:author="Juan Carlos de Alfonso Juliá" w:date="2020-04-08T15:24:00Z">
            <w:rPr/>
          </w:rPrChange>
        </w:rPr>
        <w:t>altura.getText</w:t>
      </w:r>
      <w:proofErr w:type="spellEnd"/>
      <w:r w:rsidRPr="00D3256C">
        <w:rPr>
          <w:rFonts w:ascii="Consolas" w:hAnsi="Consolas" w:cs="Consolas"/>
          <w:sz w:val="18"/>
          <w:szCs w:val="18"/>
          <w:rPrChange w:id="234" w:author="Juan Carlos de Alfonso Juliá" w:date="2020-04-08T15:24:00Z">
            <w:rPr/>
          </w:rPrChange>
        </w:rPr>
        <w:t>().</w:t>
      </w:r>
      <w:proofErr w:type="spellStart"/>
      <w:r w:rsidRPr="00D3256C">
        <w:rPr>
          <w:rFonts w:ascii="Consolas" w:hAnsi="Consolas" w:cs="Consolas"/>
          <w:sz w:val="18"/>
          <w:szCs w:val="18"/>
          <w:rPrChange w:id="235" w:author="Juan Carlos de Alfonso Juliá" w:date="2020-04-08T15:24:00Z">
            <w:rPr/>
          </w:rPrChange>
        </w:rPr>
        <w:t>toString</w:t>
      </w:r>
      <w:proofErr w:type="spellEnd"/>
      <w:r w:rsidRPr="00D3256C">
        <w:rPr>
          <w:rFonts w:ascii="Consolas" w:hAnsi="Consolas" w:cs="Consolas"/>
          <w:sz w:val="18"/>
          <w:szCs w:val="18"/>
          <w:rPrChange w:id="236" w:author="Juan Carlos de Alfonso Juliá" w:date="2020-04-08T15:24:00Z">
            <w:rPr/>
          </w:rPrChange>
        </w:rPr>
        <w:t>()));</w:t>
      </w:r>
    </w:p>
    <w:p w14:paraId="0E74C8AF" w14:textId="58FE3B5D" w:rsidR="005D4E46" w:rsidRPr="00D3256C" w:rsidRDefault="00980A72" w:rsidP="00980A72">
      <w:pPr>
        <w:rPr>
          <w:rFonts w:ascii="Consolas" w:hAnsi="Consolas" w:cs="Consolas"/>
          <w:sz w:val="18"/>
          <w:szCs w:val="18"/>
          <w:rPrChange w:id="237" w:author="Juan Carlos de Alfonso Juliá" w:date="2020-04-08T15:24:00Z">
            <w:rPr/>
          </w:rPrChange>
        </w:rPr>
      </w:pPr>
      <w:r w:rsidRPr="00D3256C">
        <w:rPr>
          <w:rFonts w:ascii="Consolas" w:hAnsi="Consolas" w:cs="Consolas"/>
          <w:sz w:val="18"/>
          <w:szCs w:val="18"/>
          <w:rPrChange w:id="238" w:author="Juan Carlos de Alfonso Juliá" w:date="2020-04-08T15:24:00Z">
            <w:rPr/>
          </w:rPrChange>
        </w:rPr>
        <w:tab/>
      </w:r>
      <w:proofErr w:type="spellStart"/>
      <w:proofErr w:type="gramStart"/>
      <w:r w:rsidRPr="00D3256C">
        <w:rPr>
          <w:rFonts w:ascii="Consolas" w:hAnsi="Consolas" w:cs="Consolas"/>
          <w:sz w:val="18"/>
          <w:szCs w:val="18"/>
          <w:rPrChange w:id="239" w:author="Juan Carlos de Alfonso Juliá" w:date="2020-04-08T15:24:00Z">
            <w:rPr/>
          </w:rPrChange>
        </w:rPr>
        <w:t>intent.putExtra</w:t>
      </w:r>
      <w:proofErr w:type="spellEnd"/>
      <w:proofErr w:type="gramEnd"/>
      <w:r w:rsidRPr="00D3256C">
        <w:rPr>
          <w:rFonts w:ascii="Consolas" w:hAnsi="Consolas" w:cs="Consolas"/>
          <w:sz w:val="18"/>
          <w:szCs w:val="18"/>
          <w:rPrChange w:id="240" w:author="Juan Carlos de Alfonso Juliá" w:date="2020-04-08T15:24:00Z">
            <w:rPr/>
          </w:rPrChange>
        </w:rPr>
        <w:t>("</w:t>
      </w:r>
      <w:proofErr w:type="spellStart"/>
      <w:r w:rsidRPr="00D3256C">
        <w:rPr>
          <w:rFonts w:ascii="Consolas" w:hAnsi="Consolas" w:cs="Consolas"/>
          <w:sz w:val="18"/>
          <w:szCs w:val="18"/>
          <w:rPrChange w:id="241" w:author="Juan Carlos de Alfonso Juliá" w:date="2020-04-08T15:24:00Z">
            <w:rPr/>
          </w:rPrChange>
        </w:rPr>
        <w:t>volverOrig</w:t>
      </w:r>
      <w:proofErr w:type="spellEnd"/>
      <w:r w:rsidRPr="00D3256C">
        <w:rPr>
          <w:rFonts w:ascii="Consolas" w:hAnsi="Consolas" w:cs="Consolas"/>
          <w:sz w:val="18"/>
          <w:szCs w:val="18"/>
          <w:rPrChange w:id="242" w:author="Juan Carlos de Alfonso Juliá" w:date="2020-04-08T15:24:00Z">
            <w:rPr/>
          </w:rPrChange>
        </w:rPr>
        <w:t xml:space="preserve">", </w:t>
      </w:r>
      <w:proofErr w:type="spellStart"/>
      <w:r w:rsidRPr="00D3256C">
        <w:rPr>
          <w:rFonts w:ascii="Consolas" w:hAnsi="Consolas" w:cs="Consolas"/>
          <w:sz w:val="18"/>
          <w:szCs w:val="18"/>
          <w:rPrChange w:id="243" w:author="Juan Carlos de Alfonso Juliá" w:date="2020-04-08T15:24:00Z">
            <w:rPr/>
          </w:rPrChange>
        </w:rPr>
        <w:t>ret.isChecked</w:t>
      </w:r>
      <w:proofErr w:type="spellEnd"/>
      <w:r w:rsidRPr="00D3256C">
        <w:rPr>
          <w:rFonts w:ascii="Consolas" w:hAnsi="Consolas" w:cs="Consolas"/>
          <w:sz w:val="18"/>
          <w:szCs w:val="18"/>
          <w:rPrChange w:id="244" w:author="Juan Carlos de Alfonso Juliá" w:date="2020-04-08T15:24:00Z">
            <w:rPr/>
          </w:rPrChange>
        </w:rPr>
        <w:t>());</w:t>
      </w:r>
    </w:p>
    <w:p w14:paraId="0BBF229C" w14:textId="77777777" w:rsidR="005D4E46" w:rsidRDefault="005D4E46" w:rsidP="00E63A5A"/>
    <w:p w14:paraId="65794F72" w14:textId="70581A1C" w:rsidR="0003545C" w:rsidRDefault="00AE2F4E" w:rsidP="00E63A5A">
      <w:del w:id="245" w:author="Juan Carlos de Alfonso Juliá" w:date="2020-04-08T20:37:00Z">
        <w:r w:rsidDel="00D91E41">
          <w:delText>Java//</w:delText>
        </w:r>
      </w:del>
      <w:r>
        <w:t>InfoActivity.java</w:t>
      </w:r>
    </w:p>
    <w:p w14:paraId="47BC596F" w14:textId="14B27BEB" w:rsidR="009058BA" w:rsidRDefault="009058BA" w:rsidP="00E63A5A">
      <w:r>
        <w:t xml:space="preserve">Su única tarea es al crearse llamar a la función </w:t>
      </w:r>
      <w:proofErr w:type="spellStart"/>
      <w:r>
        <w:t>setText</w:t>
      </w:r>
      <w:proofErr w:type="spellEnd"/>
      <w:r>
        <w:t xml:space="preserve"> que abrirá el archivo “info.txt” alojado en la memoria del teléfono y cargar en la vista el texto que contiene ese archivo.</w:t>
      </w:r>
    </w:p>
    <w:p w14:paraId="1D0FE6B3" w14:textId="77777777" w:rsidR="009058BA" w:rsidRDefault="009058BA" w:rsidP="00E63A5A"/>
    <w:p w14:paraId="79E9A6AC" w14:textId="7EEEA3B2" w:rsidR="00AE2F4E" w:rsidRDefault="00AE2F4E" w:rsidP="00E63A5A">
      <w:del w:id="246" w:author="Juan Carlos de Alfonso Juliá" w:date="2020-04-08T20:37:00Z">
        <w:r w:rsidDel="00D91E41">
          <w:delText>Java//</w:delText>
        </w:r>
      </w:del>
      <w:r>
        <w:t>MainActivity.java</w:t>
      </w:r>
    </w:p>
    <w:p w14:paraId="13AC01A8" w14:textId="77777777" w:rsidR="0003545C" w:rsidRDefault="0003545C" w:rsidP="00E63A5A"/>
    <w:p w14:paraId="48C85688" w14:textId="22DCD41A" w:rsidR="0003545C" w:rsidRDefault="0003545C" w:rsidP="00E63A5A">
      <w:r>
        <w:t xml:space="preserve">Es la clase principal llamada al inicio de la aplicación, está formada por varios métodos que actúan como </w:t>
      </w:r>
      <w:proofErr w:type="spellStart"/>
      <w:r>
        <w:t>lis</w:t>
      </w:r>
      <w:ins w:id="247" w:author="JUAN FRANCISCO JIMENEZ CASTELLANOS" w:date="2020-03-21T12:32:00Z">
        <w:r w:rsidR="003833D5">
          <w:t>t</w:t>
        </w:r>
      </w:ins>
      <w:r>
        <w:t>eners</w:t>
      </w:r>
      <w:proofErr w:type="spellEnd"/>
      <w:r>
        <w:t xml:space="preserve"> de los botones</w:t>
      </w:r>
      <w:r w:rsidR="00C22ED9">
        <w:t xml:space="preserve"> de la interfaz</w:t>
      </w:r>
      <w:r>
        <w:t>.</w:t>
      </w:r>
    </w:p>
    <w:p w14:paraId="48AC8AB4" w14:textId="6596D837" w:rsidR="0003545C" w:rsidRDefault="00FA7B65" w:rsidP="00E63A5A">
      <w:pPr>
        <w:rPr>
          <w:ins w:id="248" w:author="Juan Carlos de Alfonso Juliá" w:date="2020-04-08T15:25:00Z"/>
        </w:rPr>
      </w:pPr>
      <w:r>
        <w:t>E</w:t>
      </w:r>
      <w:r w:rsidR="0003545C">
        <w:t xml:space="preserve">s la encargada de pasar los parámetros de configuración de vuelo y </w:t>
      </w:r>
      <w:proofErr w:type="spellStart"/>
      <w:r w:rsidR="0003545C">
        <w:t>tcp</w:t>
      </w:r>
      <w:proofErr w:type="spellEnd"/>
      <w:r w:rsidR="0003545C">
        <w:t xml:space="preserve"> a la siguiente clase teniendo en cuenta que los parámetros por defecto han podido ser modificados</w:t>
      </w:r>
      <w:r w:rsidR="007A4459">
        <w:t>, esta acción se realiza recogiendo los datos enviados por los ajustes con la siguiente porción de código:</w:t>
      </w:r>
    </w:p>
    <w:p w14:paraId="66F1A1A6" w14:textId="758D0607" w:rsidR="00523820" w:rsidRDefault="00523820" w:rsidP="00E63A5A">
      <w:pPr>
        <w:rPr>
          <w:ins w:id="249" w:author="Juan Carlos de Alfonso Juliá" w:date="2020-04-08T15:39:00Z"/>
        </w:rPr>
      </w:pPr>
    </w:p>
    <w:p w14:paraId="3E2D2265" w14:textId="648D4D3D" w:rsidR="002700B8" w:rsidRDefault="002700B8" w:rsidP="00E63A5A">
      <w:pPr>
        <w:rPr>
          <w:ins w:id="250" w:author="Juan Carlos de Alfonso Juliá" w:date="2020-04-08T15:39:00Z"/>
        </w:rPr>
      </w:pPr>
    </w:p>
    <w:p w14:paraId="1BD9011E" w14:textId="6F0C9B36" w:rsidR="002700B8" w:rsidRDefault="002700B8" w:rsidP="00E63A5A">
      <w:pPr>
        <w:rPr>
          <w:ins w:id="251" w:author="Juan Carlos de Alfonso Juliá" w:date="2020-04-08T15:39:00Z"/>
        </w:rPr>
      </w:pPr>
    </w:p>
    <w:p w14:paraId="51AB531D" w14:textId="34A059FA" w:rsidR="002700B8" w:rsidRDefault="002700B8" w:rsidP="00E63A5A">
      <w:pPr>
        <w:rPr>
          <w:ins w:id="252" w:author="Juan Carlos de Alfonso Juliá" w:date="2020-04-08T15:39:00Z"/>
        </w:rPr>
      </w:pPr>
    </w:p>
    <w:p w14:paraId="06A88884" w14:textId="77777777" w:rsidR="002700B8" w:rsidRDefault="002700B8" w:rsidP="00E63A5A">
      <w:pPr>
        <w:rPr>
          <w:ins w:id="253" w:author="Juan Carlos de Alfonso Juliá" w:date="2020-04-08T15:25:00Z"/>
        </w:rPr>
      </w:pPr>
    </w:p>
    <w:p w14:paraId="0845510C" w14:textId="77777777" w:rsidR="002E5974" w:rsidRPr="002E5974" w:rsidRDefault="002E5974" w:rsidP="002E5974">
      <w:pPr>
        <w:rPr>
          <w:ins w:id="254" w:author="Juan Carlos de Alfonso Juliá" w:date="2020-04-08T15:33:00Z"/>
          <w:rFonts w:ascii="Consolas" w:hAnsi="Consolas" w:cs="Consolas"/>
          <w:sz w:val="18"/>
          <w:szCs w:val="18"/>
          <w:rPrChange w:id="255" w:author="Juan Carlos de Alfonso Juliá" w:date="2020-04-08T15:34:00Z">
            <w:rPr>
              <w:ins w:id="256" w:author="Juan Carlos de Alfonso Juliá" w:date="2020-04-08T15:33:00Z"/>
            </w:rPr>
          </w:rPrChange>
        </w:rPr>
      </w:pPr>
      <w:ins w:id="257" w:author="Juan Carlos de Alfonso Juliá" w:date="2020-04-08T15:33:00Z">
        <w:r>
          <w:t xml:space="preserve">        </w:t>
        </w:r>
        <w:proofErr w:type="spellStart"/>
        <w:r w:rsidRPr="002E5974">
          <w:rPr>
            <w:rFonts w:ascii="Consolas" w:hAnsi="Consolas" w:cs="Consolas"/>
            <w:sz w:val="18"/>
            <w:szCs w:val="18"/>
            <w:rPrChange w:id="258" w:author="Juan Carlos de Alfonso Juliá" w:date="2020-04-08T15:34:00Z">
              <w:rPr/>
            </w:rPrChange>
          </w:rPr>
          <w:t>if</w:t>
        </w:r>
        <w:proofErr w:type="spellEnd"/>
        <w:r w:rsidRPr="002E5974">
          <w:rPr>
            <w:rFonts w:ascii="Consolas" w:hAnsi="Consolas" w:cs="Consolas"/>
            <w:sz w:val="18"/>
            <w:szCs w:val="18"/>
            <w:rPrChange w:id="259" w:author="Juan Carlos de Alfonso Juliá" w:date="2020-04-08T15:34:00Z">
              <w:rPr/>
            </w:rPrChange>
          </w:rPr>
          <w:t xml:space="preserve"> (ajustes == </w:t>
        </w:r>
        <w:proofErr w:type="spellStart"/>
        <w:r w:rsidRPr="002E5974">
          <w:rPr>
            <w:rFonts w:ascii="Consolas" w:hAnsi="Consolas" w:cs="Consolas"/>
            <w:sz w:val="18"/>
            <w:szCs w:val="18"/>
            <w:rPrChange w:id="260" w:author="Juan Carlos de Alfonso Juliá" w:date="2020-04-08T15:34:00Z">
              <w:rPr/>
            </w:rPrChange>
          </w:rPr>
          <w:t>null</w:t>
        </w:r>
        <w:proofErr w:type="spellEnd"/>
        <w:r w:rsidRPr="002E5974">
          <w:rPr>
            <w:rFonts w:ascii="Consolas" w:hAnsi="Consolas" w:cs="Consolas"/>
            <w:sz w:val="18"/>
            <w:szCs w:val="18"/>
            <w:rPrChange w:id="261" w:author="Juan Carlos de Alfonso Juliá" w:date="2020-04-08T15:34:00Z">
              <w:rPr/>
            </w:rPrChange>
          </w:rPr>
          <w:t xml:space="preserve">) </w:t>
        </w:r>
        <w:proofErr w:type="gramStart"/>
        <w:r w:rsidRPr="002E5974">
          <w:rPr>
            <w:rFonts w:ascii="Consolas" w:hAnsi="Consolas" w:cs="Consolas"/>
            <w:sz w:val="18"/>
            <w:szCs w:val="18"/>
            <w:rPrChange w:id="262" w:author="Juan Carlos de Alfonso Juliá" w:date="2020-04-08T15:34:00Z">
              <w:rPr/>
            </w:rPrChange>
          </w:rPr>
          <w:t>{ /</w:t>
        </w:r>
        <w:proofErr w:type="gramEnd"/>
        <w:r w:rsidRPr="002E5974">
          <w:rPr>
            <w:rFonts w:ascii="Consolas" w:hAnsi="Consolas" w:cs="Consolas"/>
            <w:sz w:val="18"/>
            <w:szCs w:val="18"/>
            <w:rPrChange w:id="263" w:author="Juan Carlos de Alfonso Juliá" w:date="2020-04-08T15:34:00Z">
              <w:rPr/>
            </w:rPrChange>
          </w:rPr>
          <w:t>/si son los ajustes predeterminados</w:t>
        </w:r>
      </w:ins>
    </w:p>
    <w:p w14:paraId="6642F8F9" w14:textId="21B151F4" w:rsidR="002E5974" w:rsidRPr="002E5974" w:rsidRDefault="002E5974" w:rsidP="002E5974">
      <w:pPr>
        <w:rPr>
          <w:ins w:id="264" w:author="Juan Carlos de Alfonso Juliá" w:date="2020-04-08T15:33:00Z"/>
          <w:rFonts w:ascii="Consolas" w:hAnsi="Consolas" w:cs="Consolas"/>
          <w:sz w:val="18"/>
          <w:szCs w:val="18"/>
          <w:rPrChange w:id="265" w:author="Juan Carlos de Alfonso Juliá" w:date="2020-04-08T15:34:00Z">
            <w:rPr>
              <w:ins w:id="266" w:author="Juan Carlos de Alfonso Juliá" w:date="2020-04-08T15:33:00Z"/>
            </w:rPr>
          </w:rPrChange>
        </w:rPr>
      </w:pPr>
      <w:ins w:id="267" w:author="Juan Carlos de Alfonso Juliá" w:date="2020-04-08T15:33:00Z">
        <w:r w:rsidRPr="002E5974">
          <w:rPr>
            <w:rFonts w:ascii="Consolas" w:hAnsi="Consolas" w:cs="Consolas"/>
            <w:sz w:val="18"/>
            <w:szCs w:val="18"/>
            <w:rPrChange w:id="268" w:author="Juan Carlos de Alfonso Juliá" w:date="2020-04-08T15:34:00Z">
              <w:rPr/>
            </w:rPrChange>
          </w:rPr>
          <w:tab/>
          <w:t xml:space="preserve"> </w:t>
        </w:r>
        <w:proofErr w:type="spellStart"/>
        <w:r w:rsidRPr="002E5974">
          <w:rPr>
            <w:rFonts w:ascii="Consolas" w:hAnsi="Consolas" w:cs="Consolas"/>
            <w:sz w:val="18"/>
            <w:szCs w:val="18"/>
            <w:rPrChange w:id="269" w:author="Juan Carlos de Alfonso Juliá" w:date="2020-04-08T15:34:00Z">
              <w:rPr/>
            </w:rPrChange>
          </w:rPr>
          <w:t>ip</w:t>
        </w:r>
        <w:proofErr w:type="spellEnd"/>
        <w:r w:rsidRPr="002E5974">
          <w:rPr>
            <w:rFonts w:ascii="Consolas" w:hAnsi="Consolas" w:cs="Consolas"/>
            <w:sz w:val="18"/>
            <w:szCs w:val="18"/>
            <w:rPrChange w:id="270" w:author="Juan Carlos de Alfonso Juliá" w:date="2020-04-08T15:34:00Z">
              <w:rPr/>
            </w:rPrChange>
          </w:rPr>
          <w:t xml:space="preserve"> = "192.168.1.36";</w:t>
        </w:r>
      </w:ins>
    </w:p>
    <w:p w14:paraId="32564A77" w14:textId="1A36C500" w:rsidR="002E5974" w:rsidRPr="002E5974" w:rsidRDefault="002E5974" w:rsidP="002E5974">
      <w:pPr>
        <w:rPr>
          <w:ins w:id="271" w:author="Juan Carlos de Alfonso Juliá" w:date="2020-04-08T15:33:00Z"/>
          <w:rFonts w:ascii="Consolas" w:hAnsi="Consolas" w:cs="Consolas"/>
          <w:sz w:val="18"/>
          <w:szCs w:val="18"/>
          <w:rPrChange w:id="272" w:author="Juan Carlos de Alfonso Juliá" w:date="2020-04-08T15:34:00Z">
            <w:rPr>
              <w:ins w:id="273" w:author="Juan Carlos de Alfonso Juliá" w:date="2020-04-08T15:33:00Z"/>
            </w:rPr>
          </w:rPrChange>
        </w:rPr>
      </w:pPr>
      <w:ins w:id="274" w:author="Juan Carlos de Alfonso Juliá" w:date="2020-04-08T15:33:00Z">
        <w:r w:rsidRPr="002E5974">
          <w:rPr>
            <w:rFonts w:ascii="Consolas" w:hAnsi="Consolas" w:cs="Consolas"/>
            <w:sz w:val="18"/>
            <w:szCs w:val="18"/>
            <w:rPrChange w:id="275" w:author="Juan Carlos de Alfonso Juliá" w:date="2020-04-08T15:34:00Z">
              <w:rPr/>
            </w:rPrChange>
          </w:rPr>
          <w:tab/>
          <w:t xml:space="preserve"> </w:t>
        </w:r>
        <w:proofErr w:type="spellStart"/>
        <w:r w:rsidRPr="002E5974">
          <w:rPr>
            <w:rFonts w:ascii="Consolas" w:hAnsi="Consolas" w:cs="Consolas"/>
            <w:sz w:val="18"/>
            <w:szCs w:val="18"/>
            <w:rPrChange w:id="276" w:author="Juan Carlos de Alfonso Juliá" w:date="2020-04-08T15:34:00Z">
              <w:rPr/>
            </w:rPrChange>
          </w:rPr>
          <w:t>port</w:t>
        </w:r>
        <w:proofErr w:type="spellEnd"/>
        <w:r w:rsidRPr="002E5974">
          <w:rPr>
            <w:rFonts w:ascii="Consolas" w:hAnsi="Consolas" w:cs="Consolas"/>
            <w:sz w:val="18"/>
            <w:szCs w:val="18"/>
            <w:rPrChange w:id="277" w:author="Juan Carlos de Alfonso Juliá" w:date="2020-04-08T15:34:00Z">
              <w:rPr/>
            </w:rPrChange>
          </w:rPr>
          <w:t xml:space="preserve"> = "12345";</w:t>
        </w:r>
      </w:ins>
    </w:p>
    <w:p w14:paraId="33738130" w14:textId="6AB8D24C" w:rsidR="002E5974" w:rsidRPr="002E5974" w:rsidRDefault="002E5974" w:rsidP="002E5974">
      <w:pPr>
        <w:rPr>
          <w:ins w:id="278" w:author="Juan Carlos de Alfonso Juliá" w:date="2020-04-08T15:33:00Z"/>
          <w:rFonts w:ascii="Consolas" w:hAnsi="Consolas" w:cs="Consolas"/>
          <w:sz w:val="18"/>
          <w:szCs w:val="18"/>
          <w:rPrChange w:id="279" w:author="Juan Carlos de Alfonso Juliá" w:date="2020-04-08T15:34:00Z">
            <w:rPr>
              <w:ins w:id="280" w:author="Juan Carlos de Alfonso Juliá" w:date="2020-04-08T15:33:00Z"/>
            </w:rPr>
          </w:rPrChange>
        </w:rPr>
      </w:pPr>
      <w:ins w:id="281" w:author="Juan Carlos de Alfonso Juliá" w:date="2020-04-08T15:33:00Z">
        <w:r w:rsidRPr="002E5974">
          <w:rPr>
            <w:rFonts w:ascii="Consolas" w:hAnsi="Consolas" w:cs="Consolas"/>
            <w:sz w:val="18"/>
            <w:szCs w:val="18"/>
            <w:rPrChange w:id="282" w:author="Juan Carlos de Alfonso Juliá" w:date="2020-04-08T15:34:00Z">
              <w:rPr/>
            </w:rPrChange>
          </w:rPr>
          <w:tab/>
          <w:t xml:space="preserve"> altura = 3;</w:t>
        </w:r>
      </w:ins>
    </w:p>
    <w:p w14:paraId="712FCCA0" w14:textId="4F689E00" w:rsidR="002E5974" w:rsidRPr="002E5974" w:rsidRDefault="002E5974" w:rsidP="002E5974">
      <w:pPr>
        <w:rPr>
          <w:ins w:id="283" w:author="Juan Carlos de Alfonso Juliá" w:date="2020-04-08T15:33:00Z"/>
          <w:rFonts w:ascii="Consolas" w:hAnsi="Consolas" w:cs="Consolas"/>
          <w:sz w:val="18"/>
          <w:szCs w:val="18"/>
          <w:rPrChange w:id="284" w:author="Juan Carlos de Alfonso Juliá" w:date="2020-04-08T15:34:00Z">
            <w:rPr>
              <w:ins w:id="285" w:author="Juan Carlos de Alfonso Juliá" w:date="2020-04-08T15:33:00Z"/>
            </w:rPr>
          </w:rPrChange>
        </w:rPr>
      </w:pPr>
      <w:ins w:id="286" w:author="Juan Carlos de Alfonso Juliá" w:date="2020-04-08T15:33:00Z">
        <w:r w:rsidRPr="002E5974">
          <w:rPr>
            <w:rFonts w:ascii="Consolas" w:hAnsi="Consolas" w:cs="Consolas"/>
            <w:sz w:val="18"/>
            <w:szCs w:val="18"/>
            <w:rPrChange w:id="287" w:author="Juan Carlos de Alfonso Juliá" w:date="2020-04-08T15:34:00Z">
              <w:rPr/>
            </w:rPrChange>
          </w:rPr>
          <w:tab/>
          <w:t xml:space="preserve"> </w:t>
        </w:r>
        <w:proofErr w:type="spellStart"/>
        <w:r w:rsidRPr="002E5974">
          <w:rPr>
            <w:rFonts w:ascii="Consolas" w:hAnsi="Consolas" w:cs="Consolas"/>
            <w:sz w:val="18"/>
            <w:szCs w:val="18"/>
            <w:rPrChange w:id="288" w:author="Juan Carlos de Alfonso Juliá" w:date="2020-04-08T15:34:00Z">
              <w:rPr/>
            </w:rPrChange>
          </w:rPr>
          <w:t>volverOrig</w:t>
        </w:r>
        <w:proofErr w:type="spellEnd"/>
        <w:r w:rsidRPr="002E5974">
          <w:rPr>
            <w:rFonts w:ascii="Consolas" w:hAnsi="Consolas" w:cs="Consolas"/>
            <w:sz w:val="18"/>
            <w:szCs w:val="18"/>
            <w:rPrChange w:id="289" w:author="Juan Carlos de Alfonso Juliá" w:date="2020-04-08T15:34:00Z">
              <w:rPr/>
            </w:rPrChange>
          </w:rPr>
          <w:t xml:space="preserve"> = false;</w:t>
        </w:r>
      </w:ins>
    </w:p>
    <w:p w14:paraId="51CA0D2F" w14:textId="11D8DB44" w:rsidR="002E5974" w:rsidRPr="002E5974" w:rsidRDefault="002700B8" w:rsidP="002700B8">
      <w:pPr>
        <w:rPr>
          <w:ins w:id="290" w:author="Juan Carlos de Alfonso Juliá" w:date="2020-04-08T15:33:00Z"/>
          <w:rFonts w:ascii="Consolas" w:hAnsi="Consolas" w:cs="Consolas"/>
          <w:sz w:val="18"/>
          <w:szCs w:val="18"/>
          <w:rPrChange w:id="291" w:author="Juan Carlos de Alfonso Juliá" w:date="2020-04-08T15:34:00Z">
            <w:rPr>
              <w:ins w:id="292" w:author="Juan Carlos de Alfonso Juliá" w:date="2020-04-08T15:33:00Z"/>
            </w:rPr>
          </w:rPrChange>
        </w:rPr>
      </w:pPr>
      <w:ins w:id="293" w:author="Juan Carlos de Alfonso Juliá" w:date="2020-04-08T15:39:00Z">
        <w:r>
          <w:rPr>
            <w:rFonts w:ascii="Consolas" w:hAnsi="Consolas" w:cs="Consolas"/>
            <w:sz w:val="18"/>
            <w:szCs w:val="18"/>
          </w:rPr>
          <w:t xml:space="preserve">     </w:t>
        </w:r>
      </w:ins>
      <w:ins w:id="294" w:author="Juan Carlos de Alfonso Juliá" w:date="2020-04-08T15:33:00Z">
        <w:r w:rsidR="002E5974" w:rsidRPr="002E5974">
          <w:rPr>
            <w:rFonts w:ascii="Consolas" w:hAnsi="Consolas" w:cs="Consolas"/>
            <w:sz w:val="18"/>
            <w:szCs w:val="18"/>
            <w:rPrChange w:id="295" w:author="Juan Carlos de Alfonso Juliá" w:date="2020-04-08T15:34:00Z">
              <w:rPr/>
            </w:rPrChange>
          </w:rPr>
          <w:t>}</w:t>
        </w:r>
      </w:ins>
    </w:p>
    <w:p w14:paraId="4F68B60A" w14:textId="707B7636" w:rsidR="002E5974" w:rsidRPr="002E5974" w:rsidRDefault="002700B8" w:rsidP="002E5974">
      <w:pPr>
        <w:rPr>
          <w:ins w:id="296" w:author="Juan Carlos de Alfonso Juliá" w:date="2020-04-08T15:33:00Z"/>
          <w:rFonts w:ascii="Consolas" w:hAnsi="Consolas" w:cs="Consolas"/>
          <w:sz w:val="18"/>
          <w:szCs w:val="18"/>
          <w:rPrChange w:id="297" w:author="Juan Carlos de Alfonso Juliá" w:date="2020-04-08T15:34:00Z">
            <w:rPr>
              <w:ins w:id="298" w:author="Juan Carlos de Alfonso Juliá" w:date="2020-04-08T15:33:00Z"/>
            </w:rPr>
          </w:rPrChange>
        </w:rPr>
      </w:pPr>
      <w:ins w:id="299" w:author="Juan Carlos de Alfonso Juliá" w:date="2020-04-08T15:39:00Z">
        <w:r>
          <w:rPr>
            <w:rFonts w:ascii="Consolas" w:hAnsi="Consolas" w:cs="Consolas"/>
            <w:sz w:val="18"/>
            <w:szCs w:val="18"/>
          </w:rPr>
          <w:t xml:space="preserve">     </w:t>
        </w:r>
      </w:ins>
      <w:proofErr w:type="spellStart"/>
      <w:proofErr w:type="gramStart"/>
      <w:ins w:id="300" w:author="Juan Carlos de Alfonso Juliá" w:date="2020-04-08T15:33:00Z">
        <w:r w:rsidR="002E5974" w:rsidRPr="002E5974">
          <w:rPr>
            <w:rFonts w:ascii="Consolas" w:hAnsi="Consolas" w:cs="Consolas"/>
            <w:sz w:val="18"/>
            <w:szCs w:val="18"/>
            <w:rPrChange w:id="301" w:author="Juan Carlos de Alfonso Juliá" w:date="2020-04-08T15:34:00Z">
              <w:rPr/>
            </w:rPrChange>
          </w:rPr>
          <w:t>else</w:t>
        </w:r>
        <w:proofErr w:type="spellEnd"/>
        <w:r w:rsidR="002E5974" w:rsidRPr="002E5974">
          <w:rPr>
            <w:rFonts w:ascii="Consolas" w:hAnsi="Consolas" w:cs="Consolas"/>
            <w:sz w:val="18"/>
            <w:szCs w:val="18"/>
            <w:rPrChange w:id="302" w:author="Juan Carlos de Alfonso Juliá" w:date="2020-04-08T15:34:00Z">
              <w:rPr/>
            </w:rPrChange>
          </w:rPr>
          <w:t>{</w:t>
        </w:r>
        <w:proofErr w:type="gramEnd"/>
        <w:r w:rsidR="002E5974" w:rsidRPr="002E5974">
          <w:rPr>
            <w:rFonts w:ascii="Consolas" w:hAnsi="Consolas" w:cs="Consolas"/>
            <w:sz w:val="18"/>
            <w:szCs w:val="18"/>
            <w:rPrChange w:id="303" w:author="Juan Carlos de Alfonso Juliá" w:date="2020-04-08T15:34:00Z">
              <w:rPr/>
            </w:rPrChange>
          </w:rPr>
          <w:t xml:space="preserve"> </w:t>
        </w:r>
      </w:ins>
    </w:p>
    <w:p w14:paraId="7F1C8208" w14:textId="65F784F3" w:rsidR="002E5974" w:rsidRPr="002E5974" w:rsidRDefault="002E5974" w:rsidP="002E5974">
      <w:pPr>
        <w:rPr>
          <w:ins w:id="304" w:author="Juan Carlos de Alfonso Juliá" w:date="2020-04-08T15:33:00Z"/>
          <w:rFonts w:ascii="Consolas" w:hAnsi="Consolas" w:cs="Consolas"/>
          <w:sz w:val="18"/>
          <w:szCs w:val="18"/>
          <w:rPrChange w:id="305" w:author="Juan Carlos de Alfonso Juliá" w:date="2020-04-08T15:34:00Z">
            <w:rPr>
              <w:ins w:id="306" w:author="Juan Carlos de Alfonso Juliá" w:date="2020-04-08T15:33:00Z"/>
            </w:rPr>
          </w:rPrChange>
        </w:rPr>
      </w:pPr>
      <w:ins w:id="307" w:author="Juan Carlos de Alfonso Juliá" w:date="2020-04-08T15:33:00Z">
        <w:r w:rsidRPr="002E5974">
          <w:rPr>
            <w:rFonts w:ascii="Consolas" w:hAnsi="Consolas" w:cs="Consolas"/>
            <w:sz w:val="18"/>
            <w:szCs w:val="18"/>
            <w:rPrChange w:id="308" w:author="Juan Carlos de Alfonso Juliá" w:date="2020-04-08T15:34:00Z">
              <w:rPr/>
            </w:rPrChange>
          </w:rPr>
          <w:tab/>
          <w:t xml:space="preserve"> </w:t>
        </w:r>
        <w:proofErr w:type="spellStart"/>
        <w:r w:rsidRPr="002E5974">
          <w:rPr>
            <w:rFonts w:ascii="Consolas" w:hAnsi="Consolas" w:cs="Consolas"/>
            <w:sz w:val="18"/>
            <w:szCs w:val="18"/>
            <w:rPrChange w:id="309" w:author="Juan Carlos de Alfonso Juliá" w:date="2020-04-08T15:34:00Z">
              <w:rPr/>
            </w:rPrChange>
          </w:rPr>
          <w:t>ip</w:t>
        </w:r>
        <w:proofErr w:type="spellEnd"/>
        <w:r w:rsidRPr="002E5974">
          <w:rPr>
            <w:rFonts w:ascii="Consolas" w:hAnsi="Consolas" w:cs="Consolas"/>
            <w:sz w:val="18"/>
            <w:szCs w:val="18"/>
            <w:rPrChange w:id="310" w:author="Juan Carlos de Alfonso Juliá" w:date="2020-04-08T15:34:00Z">
              <w:rPr/>
            </w:rPrChange>
          </w:rPr>
          <w:t xml:space="preserve"> = </w:t>
        </w:r>
        <w:proofErr w:type="spellStart"/>
        <w:proofErr w:type="gramStart"/>
        <w:r w:rsidRPr="002E5974">
          <w:rPr>
            <w:rFonts w:ascii="Consolas" w:hAnsi="Consolas" w:cs="Consolas"/>
            <w:sz w:val="18"/>
            <w:szCs w:val="18"/>
            <w:rPrChange w:id="311" w:author="Juan Carlos de Alfonso Juliá" w:date="2020-04-08T15:34:00Z">
              <w:rPr/>
            </w:rPrChange>
          </w:rPr>
          <w:t>ajustes.getString</w:t>
        </w:r>
        <w:proofErr w:type="spellEnd"/>
        <w:proofErr w:type="gramEnd"/>
        <w:r w:rsidRPr="002E5974">
          <w:rPr>
            <w:rFonts w:ascii="Consolas" w:hAnsi="Consolas" w:cs="Consolas"/>
            <w:sz w:val="18"/>
            <w:szCs w:val="18"/>
            <w:rPrChange w:id="312" w:author="Juan Carlos de Alfonso Juliá" w:date="2020-04-08T15:34:00Z">
              <w:rPr/>
            </w:rPrChange>
          </w:rPr>
          <w:t>("</w:t>
        </w:r>
        <w:proofErr w:type="spellStart"/>
        <w:r w:rsidRPr="002E5974">
          <w:rPr>
            <w:rFonts w:ascii="Consolas" w:hAnsi="Consolas" w:cs="Consolas"/>
            <w:sz w:val="18"/>
            <w:szCs w:val="18"/>
            <w:rPrChange w:id="313" w:author="Juan Carlos de Alfonso Juliá" w:date="2020-04-08T15:34:00Z">
              <w:rPr/>
            </w:rPrChange>
          </w:rPr>
          <w:t>ip</w:t>
        </w:r>
        <w:proofErr w:type="spellEnd"/>
        <w:r w:rsidRPr="002E5974">
          <w:rPr>
            <w:rFonts w:ascii="Consolas" w:hAnsi="Consolas" w:cs="Consolas"/>
            <w:sz w:val="18"/>
            <w:szCs w:val="18"/>
            <w:rPrChange w:id="314" w:author="Juan Carlos de Alfonso Juliá" w:date="2020-04-08T15:34:00Z">
              <w:rPr/>
            </w:rPrChange>
          </w:rPr>
          <w:t>");</w:t>
        </w:r>
      </w:ins>
    </w:p>
    <w:p w14:paraId="03B57C66" w14:textId="16F304E1" w:rsidR="002E5974" w:rsidRPr="002E5974" w:rsidRDefault="002E5974" w:rsidP="002E5974">
      <w:pPr>
        <w:rPr>
          <w:ins w:id="315" w:author="Juan Carlos de Alfonso Juliá" w:date="2020-04-08T15:33:00Z"/>
          <w:rFonts w:ascii="Consolas" w:hAnsi="Consolas" w:cs="Consolas"/>
          <w:sz w:val="18"/>
          <w:szCs w:val="18"/>
          <w:rPrChange w:id="316" w:author="Juan Carlos de Alfonso Juliá" w:date="2020-04-08T15:34:00Z">
            <w:rPr>
              <w:ins w:id="317" w:author="Juan Carlos de Alfonso Juliá" w:date="2020-04-08T15:33:00Z"/>
            </w:rPr>
          </w:rPrChange>
        </w:rPr>
      </w:pPr>
      <w:ins w:id="318" w:author="Juan Carlos de Alfonso Juliá" w:date="2020-04-08T15:33:00Z">
        <w:r w:rsidRPr="002E5974">
          <w:rPr>
            <w:rFonts w:ascii="Consolas" w:hAnsi="Consolas" w:cs="Consolas"/>
            <w:sz w:val="18"/>
            <w:szCs w:val="18"/>
            <w:rPrChange w:id="319" w:author="Juan Carlos de Alfonso Juliá" w:date="2020-04-08T15:34:00Z">
              <w:rPr/>
            </w:rPrChange>
          </w:rPr>
          <w:tab/>
          <w:t xml:space="preserve"> </w:t>
        </w:r>
        <w:proofErr w:type="spellStart"/>
        <w:r w:rsidRPr="002E5974">
          <w:rPr>
            <w:rFonts w:ascii="Consolas" w:hAnsi="Consolas" w:cs="Consolas"/>
            <w:sz w:val="18"/>
            <w:szCs w:val="18"/>
            <w:rPrChange w:id="320" w:author="Juan Carlos de Alfonso Juliá" w:date="2020-04-08T15:34:00Z">
              <w:rPr/>
            </w:rPrChange>
          </w:rPr>
          <w:t>port</w:t>
        </w:r>
        <w:proofErr w:type="spellEnd"/>
        <w:r w:rsidRPr="002E5974">
          <w:rPr>
            <w:rFonts w:ascii="Consolas" w:hAnsi="Consolas" w:cs="Consolas"/>
            <w:sz w:val="18"/>
            <w:szCs w:val="18"/>
            <w:rPrChange w:id="321" w:author="Juan Carlos de Alfonso Juliá" w:date="2020-04-08T15:34:00Z">
              <w:rPr/>
            </w:rPrChange>
          </w:rPr>
          <w:t xml:space="preserve"> = </w:t>
        </w:r>
        <w:proofErr w:type="spellStart"/>
        <w:proofErr w:type="gramStart"/>
        <w:r w:rsidRPr="002E5974">
          <w:rPr>
            <w:rFonts w:ascii="Consolas" w:hAnsi="Consolas" w:cs="Consolas"/>
            <w:sz w:val="18"/>
            <w:szCs w:val="18"/>
            <w:rPrChange w:id="322" w:author="Juan Carlos de Alfonso Juliá" w:date="2020-04-08T15:34:00Z">
              <w:rPr/>
            </w:rPrChange>
          </w:rPr>
          <w:t>ajustes.getString</w:t>
        </w:r>
        <w:proofErr w:type="spellEnd"/>
        <w:proofErr w:type="gramEnd"/>
        <w:r w:rsidRPr="002E5974">
          <w:rPr>
            <w:rFonts w:ascii="Consolas" w:hAnsi="Consolas" w:cs="Consolas"/>
            <w:sz w:val="18"/>
            <w:szCs w:val="18"/>
            <w:rPrChange w:id="323" w:author="Juan Carlos de Alfonso Juliá" w:date="2020-04-08T15:34:00Z">
              <w:rPr/>
            </w:rPrChange>
          </w:rPr>
          <w:t>("</w:t>
        </w:r>
        <w:proofErr w:type="spellStart"/>
        <w:r w:rsidRPr="002E5974">
          <w:rPr>
            <w:rFonts w:ascii="Consolas" w:hAnsi="Consolas" w:cs="Consolas"/>
            <w:sz w:val="18"/>
            <w:szCs w:val="18"/>
            <w:rPrChange w:id="324" w:author="Juan Carlos de Alfonso Juliá" w:date="2020-04-08T15:34:00Z">
              <w:rPr/>
            </w:rPrChange>
          </w:rPr>
          <w:t>port</w:t>
        </w:r>
        <w:proofErr w:type="spellEnd"/>
        <w:r w:rsidRPr="002E5974">
          <w:rPr>
            <w:rFonts w:ascii="Consolas" w:hAnsi="Consolas" w:cs="Consolas"/>
            <w:sz w:val="18"/>
            <w:szCs w:val="18"/>
            <w:rPrChange w:id="325" w:author="Juan Carlos de Alfonso Juliá" w:date="2020-04-08T15:34:00Z">
              <w:rPr/>
            </w:rPrChange>
          </w:rPr>
          <w:t>");</w:t>
        </w:r>
      </w:ins>
    </w:p>
    <w:p w14:paraId="64720289" w14:textId="040EEC41" w:rsidR="002E5974" w:rsidRPr="002E5974" w:rsidRDefault="002E5974" w:rsidP="002E5974">
      <w:pPr>
        <w:rPr>
          <w:ins w:id="326" w:author="Juan Carlos de Alfonso Juliá" w:date="2020-04-08T15:33:00Z"/>
          <w:rFonts w:ascii="Consolas" w:hAnsi="Consolas" w:cs="Consolas"/>
          <w:sz w:val="18"/>
          <w:szCs w:val="18"/>
          <w:rPrChange w:id="327" w:author="Juan Carlos de Alfonso Juliá" w:date="2020-04-08T15:34:00Z">
            <w:rPr>
              <w:ins w:id="328" w:author="Juan Carlos de Alfonso Juliá" w:date="2020-04-08T15:33:00Z"/>
            </w:rPr>
          </w:rPrChange>
        </w:rPr>
      </w:pPr>
      <w:ins w:id="329" w:author="Juan Carlos de Alfonso Juliá" w:date="2020-04-08T15:33:00Z">
        <w:r w:rsidRPr="002E5974">
          <w:rPr>
            <w:rFonts w:ascii="Consolas" w:hAnsi="Consolas" w:cs="Consolas"/>
            <w:sz w:val="18"/>
            <w:szCs w:val="18"/>
            <w:rPrChange w:id="330" w:author="Juan Carlos de Alfonso Juliá" w:date="2020-04-08T15:34:00Z">
              <w:rPr/>
            </w:rPrChange>
          </w:rPr>
          <w:tab/>
          <w:t xml:space="preserve"> altura = </w:t>
        </w:r>
        <w:proofErr w:type="spellStart"/>
        <w:proofErr w:type="gramStart"/>
        <w:r w:rsidRPr="002E5974">
          <w:rPr>
            <w:rFonts w:ascii="Consolas" w:hAnsi="Consolas" w:cs="Consolas"/>
            <w:sz w:val="18"/>
            <w:szCs w:val="18"/>
            <w:rPrChange w:id="331" w:author="Juan Carlos de Alfonso Juliá" w:date="2020-04-08T15:34:00Z">
              <w:rPr/>
            </w:rPrChange>
          </w:rPr>
          <w:t>ajustes.getDouble</w:t>
        </w:r>
        <w:proofErr w:type="spellEnd"/>
        <w:proofErr w:type="gramEnd"/>
        <w:r w:rsidRPr="002E5974">
          <w:rPr>
            <w:rFonts w:ascii="Consolas" w:hAnsi="Consolas" w:cs="Consolas"/>
            <w:sz w:val="18"/>
            <w:szCs w:val="18"/>
            <w:rPrChange w:id="332" w:author="Juan Carlos de Alfonso Juliá" w:date="2020-04-08T15:34:00Z">
              <w:rPr/>
            </w:rPrChange>
          </w:rPr>
          <w:t>("altura");</w:t>
        </w:r>
      </w:ins>
    </w:p>
    <w:p w14:paraId="04D8256E" w14:textId="11326309" w:rsidR="002E5974" w:rsidRPr="002E5974" w:rsidRDefault="002E5974" w:rsidP="002E5974">
      <w:pPr>
        <w:rPr>
          <w:ins w:id="333" w:author="Juan Carlos de Alfonso Juliá" w:date="2020-04-08T15:33:00Z"/>
          <w:rFonts w:ascii="Consolas" w:hAnsi="Consolas" w:cs="Consolas"/>
          <w:sz w:val="18"/>
          <w:szCs w:val="18"/>
          <w:rPrChange w:id="334" w:author="Juan Carlos de Alfonso Juliá" w:date="2020-04-08T15:34:00Z">
            <w:rPr>
              <w:ins w:id="335" w:author="Juan Carlos de Alfonso Juliá" w:date="2020-04-08T15:33:00Z"/>
            </w:rPr>
          </w:rPrChange>
        </w:rPr>
      </w:pPr>
      <w:ins w:id="336" w:author="Juan Carlos de Alfonso Juliá" w:date="2020-04-08T15:33:00Z">
        <w:r w:rsidRPr="002E5974">
          <w:rPr>
            <w:rFonts w:ascii="Consolas" w:hAnsi="Consolas" w:cs="Consolas"/>
            <w:sz w:val="18"/>
            <w:szCs w:val="18"/>
            <w:rPrChange w:id="337" w:author="Juan Carlos de Alfonso Juliá" w:date="2020-04-08T15:34:00Z">
              <w:rPr/>
            </w:rPrChange>
          </w:rPr>
          <w:tab/>
          <w:t xml:space="preserve"> </w:t>
        </w:r>
        <w:proofErr w:type="spellStart"/>
        <w:r w:rsidRPr="002E5974">
          <w:rPr>
            <w:rFonts w:ascii="Consolas" w:hAnsi="Consolas" w:cs="Consolas"/>
            <w:sz w:val="18"/>
            <w:szCs w:val="18"/>
            <w:rPrChange w:id="338" w:author="Juan Carlos de Alfonso Juliá" w:date="2020-04-08T15:34:00Z">
              <w:rPr/>
            </w:rPrChange>
          </w:rPr>
          <w:t>volverOrig</w:t>
        </w:r>
        <w:proofErr w:type="spellEnd"/>
        <w:r w:rsidRPr="002E5974">
          <w:rPr>
            <w:rFonts w:ascii="Consolas" w:hAnsi="Consolas" w:cs="Consolas"/>
            <w:sz w:val="18"/>
            <w:szCs w:val="18"/>
            <w:rPrChange w:id="339" w:author="Juan Carlos de Alfonso Juliá" w:date="2020-04-08T15:34:00Z">
              <w:rPr/>
            </w:rPrChange>
          </w:rPr>
          <w:t xml:space="preserve"> = </w:t>
        </w:r>
        <w:proofErr w:type="spellStart"/>
        <w:proofErr w:type="gramStart"/>
        <w:r w:rsidRPr="002E5974">
          <w:rPr>
            <w:rFonts w:ascii="Consolas" w:hAnsi="Consolas" w:cs="Consolas"/>
            <w:sz w:val="18"/>
            <w:szCs w:val="18"/>
            <w:rPrChange w:id="340" w:author="Juan Carlos de Alfonso Juliá" w:date="2020-04-08T15:34:00Z">
              <w:rPr/>
            </w:rPrChange>
          </w:rPr>
          <w:t>ajustes.getBoolean</w:t>
        </w:r>
        <w:proofErr w:type="spellEnd"/>
        <w:proofErr w:type="gramEnd"/>
        <w:r w:rsidRPr="002E5974">
          <w:rPr>
            <w:rFonts w:ascii="Consolas" w:hAnsi="Consolas" w:cs="Consolas"/>
            <w:sz w:val="18"/>
            <w:szCs w:val="18"/>
            <w:rPrChange w:id="341" w:author="Juan Carlos de Alfonso Juliá" w:date="2020-04-08T15:34:00Z">
              <w:rPr/>
            </w:rPrChange>
          </w:rPr>
          <w:t>("</w:t>
        </w:r>
        <w:proofErr w:type="spellStart"/>
        <w:r w:rsidRPr="002E5974">
          <w:rPr>
            <w:rFonts w:ascii="Consolas" w:hAnsi="Consolas" w:cs="Consolas"/>
            <w:sz w:val="18"/>
            <w:szCs w:val="18"/>
            <w:rPrChange w:id="342" w:author="Juan Carlos de Alfonso Juliá" w:date="2020-04-08T15:34:00Z">
              <w:rPr/>
            </w:rPrChange>
          </w:rPr>
          <w:t>volverOrig</w:t>
        </w:r>
        <w:proofErr w:type="spellEnd"/>
        <w:r w:rsidRPr="002E5974">
          <w:rPr>
            <w:rFonts w:ascii="Consolas" w:hAnsi="Consolas" w:cs="Consolas"/>
            <w:sz w:val="18"/>
            <w:szCs w:val="18"/>
            <w:rPrChange w:id="343" w:author="Juan Carlos de Alfonso Juliá" w:date="2020-04-08T15:34:00Z">
              <w:rPr/>
            </w:rPrChange>
          </w:rPr>
          <w:t>");</w:t>
        </w:r>
      </w:ins>
    </w:p>
    <w:p w14:paraId="6DD0F4BB" w14:textId="2678DCAB" w:rsidR="00523820" w:rsidRDefault="002700B8" w:rsidP="002E5974">
      <w:pPr>
        <w:rPr>
          <w:ins w:id="344" w:author="Juan Carlos de Alfonso Juliá" w:date="2020-04-08T15:34:00Z"/>
          <w:rFonts w:ascii="Consolas" w:hAnsi="Consolas" w:cs="Consolas"/>
          <w:sz w:val="18"/>
          <w:szCs w:val="18"/>
        </w:rPr>
      </w:pPr>
      <w:ins w:id="345" w:author="Juan Carlos de Alfonso Juliá" w:date="2020-04-08T15:39:00Z">
        <w:r>
          <w:rPr>
            <w:rFonts w:ascii="Consolas" w:hAnsi="Consolas" w:cs="Consolas"/>
            <w:sz w:val="18"/>
            <w:szCs w:val="18"/>
          </w:rPr>
          <w:t xml:space="preserve">      </w:t>
        </w:r>
      </w:ins>
      <w:ins w:id="346" w:author="Juan Carlos de Alfonso Juliá" w:date="2020-04-08T15:33:00Z">
        <w:r w:rsidR="002E5974" w:rsidRPr="002E5974">
          <w:rPr>
            <w:rFonts w:ascii="Consolas" w:hAnsi="Consolas" w:cs="Consolas"/>
            <w:sz w:val="18"/>
            <w:szCs w:val="18"/>
            <w:rPrChange w:id="347" w:author="Juan Carlos de Alfonso Juliá" w:date="2020-04-08T15:34:00Z">
              <w:rPr/>
            </w:rPrChange>
          </w:rPr>
          <w:t>}</w:t>
        </w:r>
      </w:ins>
    </w:p>
    <w:p w14:paraId="0598B037" w14:textId="3111808F" w:rsidR="002E5974" w:rsidRDefault="002E5974" w:rsidP="002E5974">
      <w:pPr>
        <w:rPr>
          <w:ins w:id="348" w:author="Juan Carlos de Alfonso Juliá" w:date="2020-04-08T15:34:00Z"/>
          <w:rFonts w:ascii="Consolas" w:hAnsi="Consolas" w:cs="Consolas"/>
          <w:sz w:val="18"/>
          <w:szCs w:val="18"/>
        </w:rPr>
      </w:pPr>
    </w:p>
    <w:p w14:paraId="7A10512B" w14:textId="57946A37" w:rsidR="002E5974" w:rsidRPr="002E5974" w:rsidRDefault="002E5974" w:rsidP="002E5974">
      <w:pPr>
        <w:rPr>
          <w:rFonts w:ascii="Consolas" w:hAnsi="Consolas" w:cs="Consolas"/>
          <w:sz w:val="18"/>
          <w:szCs w:val="18"/>
          <w:rPrChange w:id="349" w:author="Juan Carlos de Alfonso Juliá" w:date="2020-04-08T15:34:00Z">
            <w:rPr/>
          </w:rPrChange>
        </w:rPr>
      </w:pPr>
    </w:p>
    <w:p w14:paraId="1E51F96E" w14:textId="2A1F7185" w:rsidR="0003545C" w:rsidRDefault="00523820" w:rsidP="00E63A5A">
      <w:pPr>
        <w:rPr>
          <w:ins w:id="350" w:author="Juan Carlos de Alfonso Juliá" w:date="2020-04-08T15:27:00Z"/>
        </w:rPr>
      </w:pPr>
      <w:ins w:id="351" w:author="Juan Carlos de Alfonso Juliá" w:date="2020-04-08T15:26:00Z">
        <w:r>
          <w:t xml:space="preserve">En donde si el </w:t>
        </w:r>
        <w:proofErr w:type="spellStart"/>
        <w:r>
          <w:t>intent</w:t>
        </w:r>
        <w:proofErr w:type="spellEnd"/>
        <w:r>
          <w:t xml:space="preserve"> ajustes mencionado anteriormente es nulo, significa que no hemos cambiado ningún ajuste y podemos mantener los que teníamos por defecto, en caso contrario usando el </w:t>
        </w:r>
      </w:ins>
      <w:ins w:id="352" w:author="Juan Carlos de Alfonso Juliá" w:date="2020-04-08T15:27:00Z">
        <w:r>
          <w:t xml:space="preserve">método </w:t>
        </w:r>
        <w:proofErr w:type="spellStart"/>
        <w:r>
          <w:t>get</w:t>
        </w:r>
        <w:proofErr w:type="spellEnd"/>
        <w:r>
          <w:t xml:space="preserve"> podemos leer los datos nuevos y </w:t>
        </w:r>
        <w:proofErr w:type="spellStart"/>
        <w:r>
          <w:t>sobreescribirlos</w:t>
        </w:r>
        <w:proofErr w:type="spellEnd"/>
        <w:r>
          <w:t>.</w:t>
        </w:r>
      </w:ins>
    </w:p>
    <w:p w14:paraId="1352C978" w14:textId="6A07C560" w:rsidR="00523820" w:rsidRDefault="00523820" w:rsidP="00E63A5A">
      <w:pPr>
        <w:rPr>
          <w:ins w:id="353" w:author="Juan Carlos de Alfonso Juliá" w:date="2020-04-08T15:27:00Z"/>
        </w:rPr>
      </w:pPr>
    </w:p>
    <w:p w14:paraId="472BEA56" w14:textId="26780773" w:rsidR="00523820" w:rsidRDefault="00A12F0A" w:rsidP="00E63A5A">
      <w:ins w:id="354" w:author="Juan Carlos de Alfonso Juliá" w:date="2020-04-08T15:27:00Z">
        <w:r>
          <w:t>Los métodos</w:t>
        </w:r>
      </w:ins>
      <w:ins w:id="355" w:author="Juan Carlos de Alfonso Juliá" w:date="2020-04-08T15:28:00Z">
        <w:r>
          <w:t xml:space="preserve"> no se van a explicar en profundidad dado que como se ha mencionado son meros </w:t>
        </w:r>
        <w:proofErr w:type="spellStart"/>
        <w:r>
          <w:t>listeners</w:t>
        </w:r>
        <w:proofErr w:type="spellEnd"/>
        <w:r>
          <w:t xml:space="preserve"> que al llamar al método </w:t>
        </w:r>
        <w:proofErr w:type="spellStart"/>
        <w:r>
          <w:t>startActivity</w:t>
        </w:r>
        <w:proofErr w:type="spellEnd"/>
        <w:r>
          <w:t xml:space="preserve"> crean una nueva vista pasando si es necesario la información de los ajustes.</w:t>
        </w:r>
      </w:ins>
    </w:p>
    <w:p w14:paraId="49DAA2DD" w14:textId="77777777" w:rsidR="0003545C" w:rsidRDefault="0003545C" w:rsidP="00E63A5A"/>
    <w:p w14:paraId="63A6D113" w14:textId="77777777" w:rsidR="0003545C" w:rsidRDefault="0003545C" w:rsidP="00E63A5A"/>
    <w:p w14:paraId="11AFA91C" w14:textId="77777777" w:rsidR="0003545C" w:rsidRDefault="0003545C" w:rsidP="00E63A5A">
      <w:r>
        <w:t xml:space="preserve"> </w:t>
      </w:r>
    </w:p>
    <w:p w14:paraId="1AF75D88" w14:textId="240AE9DD" w:rsidR="00AE2F4E" w:rsidRDefault="00AE2F4E" w:rsidP="00E63A5A">
      <w:pPr>
        <w:rPr>
          <w:ins w:id="356" w:author="Juan Carlos de Alfonso Juliá" w:date="2020-04-08T15:28:00Z"/>
        </w:rPr>
      </w:pPr>
      <w:del w:id="357" w:author="Juan Carlos de Alfonso Juliá" w:date="2020-04-08T20:37:00Z">
        <w:r w:rsidDel="00D91E41">
          <w:delText>Java//</w:delText>
        </w:r>
      </w:del>
      <w:r>
        <w:t>VueloActivity</w:t>
      </w:r>
      <w:ins w:id="358" w:author="Juan Carlos de Alfonso Juliá" w:date="2020-04-08T15:28:00Z">
        <w:r w:rsidR="00A12F0A">
          <w:t>_Map</w:t>
        </w:r>
      </w:ins>
      <w:r>
        <w:t>.java</w:t>
      </w:r>
    </w:p>
    <w:p w14:paraId="3768D286" w14:textId="2E99DF59" w:rsidR="00A12F0A" w:rsidRDefault="00A12F0A" w:rsidP="00E63A5A">
      <w:pPr>
        <w:rPr>
          <w:ins w:id="359" w:author="Juan Carlos de Alfonso Juliá" w:date="2020-04-08T20:00:00Z"/>
        </w:rPr>
      </w:pPr>
    </w:p>
    <w:p w14:paraId="601A29F4" w14:textId="5FBFEF88" w:rsidR="000A4680" w:rsidRDefault="000A4680" w:rsidP="00E63A5A">
      <w:pPr>
        <w:rPr>
          <w:ins w:id="360" w:author="Juan Carlos de Alfonso Juliá" w:date="2020-04-08T20:01:00Z"/>
        </w:rPr>
      </w:pPr>
      <w:ins w:id="361" w:author="Juan Carlos de Alfonso Juliá" w:date="2020-04-08T20:00:00Z">
        <w:r>
          <w:t xml:space="preserve">Esta clase es la encargada de crear el mapa usado para el </w:t>
        </w:r>
        <w:proofErr w:type="gramStart"/>
        <w:r>
          <w:t>recorrido</w:t>
        </w:r>
        <w:proofErr w:type="gramEnd"/>
        <w:r>
          <w:t xml:space="preserve"> así como de tr</w:t>
        </w:r>
      </w:ins>
      <w:ins w:id="362" w:author="Juan Carlos de Alfonso Juliá" w:date="2020-04-08T20:01:00Z">
        <w:r>
          <w:t>atar las pulsaciones en dicho mapa por lo que es la clase más compleja dentro del dominio de la aplicación.</w:t>
        </w:r>
      </w:ins>
    </w:p>
    <w:p w14:paraId="61550D0B" w14:textId="16E25AA1" w:rsidR="000A4680" w:rsidRDefault="000A4680" w:rsidP="00E63A5A">
      <w:pPr>
        <w:rPr>
          <w:ins w:id="363" w:author="Juan Carlos de Alfonso Juliá" w:date="2020-04-08T20:01:00Z"/>
        </w:rPr>
      </w:pPr>
    </w:p>
    <w:p w14:paraId="04BBA118" w14:textId="7F4793FF" w:rsidR="000A4680" w:rsidRDefault="000A4680" w:rsidP="00E63A5A">
      <w:pPr>
        <w:rPr>
          <w:ins w:id="364" w:author="Juan Carlos de Alfonso Juliá" w:date="2020-04-08T20:00:00Z"/>
        </w:rPr>
      </w:pPr>
      <w:ins w:id="365" w:author="Juan Carlos de Alfonso Juliá" w:date="2020-04-08T20:01:00Z">
        <w:r>
          <w:t>La clase lleva una serie de v</w:t>
        </w:r>
      </w:ins>
      <w:ins w:id="366" w:author="Juan Carlos de Alfonso Juliá" w:date="2020-04-08T20:02:00Z">
        <w:r>
          <w:t xml:space="preserve">ariables generales entre las que por su importancia destacan la lista de latitudes y </w:t>
        </w:r>
        <w:proofErr w:type="gramStart"/>
        <w:r>
          <w:t>longitudes</w:t>
        </w:r>
        <w:proofErr w:type="gramEnd"/>
        <w:r>
          <w:t xml:space="preserve"> así como el gestor de ubicación explicado a continuación.</w:t>
        </w:r>
      </w:ins>
    </w:p>
    <w:p w14:paraId="04AE5259" w14:textId="7805A16F" w:rsidR="000A4680" w:rsidRDefault="000A4680" w:rsidP="00E63A5A">
      <w:pPr>
        <w:rPr>
          <w:ins w:id="367" w:author="Juan Carlos de Alfonso Juliá" w:date="2020-04-08T20:02:00Z"/>
        </w:rPr>
      </w:pPr>
    </w:p>
    <w:p w14:paraId="0B0F0CA6" w14:textId="7ECCD8C9" w:rsidR="000A4680" w:rsidRDefault="000A4680" w:rsidP="00E63A5A">
      <w:pPr>
        <w:rPr>
          <w:ins w:id="368" w:author="Juan Carlos de Alfonso Juliá" w:date="2020-04-08T20:04:00Z"/>
        </w:rPr>
      </w:pPr>
      <w:ins w:id="369" w:author="Juan Carlos de Alfonso Juliá" w:date="2020-04-08T20:03:00Z">
        <w:r>
          <w:t xml:space="preserve">El primer proceso llevado a cabo en la clase es dentro del método </w:t>
        </w:r>
        <w:proofErr w:type="spellStart"/>
        <w:r>
          <w:t>onCreate</w:t>
        </w:r>
        <w:proofErr w:type="spellEnd"/>
        <w:r>
          <w:t xml:space="preserve"> la </w:t>
        </w:r>
      </w:ins>
      <w:ins w:id="370" w:author="Juan Carlos de Alfonso Juliá" w:date="2020-04-08T20:04:00Z">
        <w:r>
          <w:t>creación de un fragmento que sea capaz de leer la ubicación actual del teléfono para centrar el mapa en dicho punto.</w:t>
        </w:r>
      </w:ins>
    </w:p>
    <w:p w14:paraId="13A5A337" w14:textId="547322C3" w:rsidR="000A4680" w:rsidRDefault="000A4680" w:rsidP="00E63A5A">
      <w:pPr>
        <w:rPr>
          <w:ins w:id="371" w:author="Juan Carlos de Alfonso Juliá" w:date="2020-04-08T20:04:00Z"/>
        </w:rPr>
      </w:pPr>
    </w:p>
    <w:p w14:paraId="47B84C61" w14:textId="77777777" w:rsidR="000A4680" w:rsidRDefault="000A4680">
      <w:pPr>
        <w:pStyle w:val="code"/>
        <w:rPr>
          <w:ins w:id="372" w:author="Juan Carlos de Alfonso Juliá" w:date="2020-04-08T20:05:00Z"/>
        </w:rPr>
        <w:pPrChange w:id="373" w:author="Juan Carlos de Alfonso Juliá" w:date="2020-04-08T20:05:00Z">
          <w:pPr/>
        </w:pPrChange>
      </w:pPr>
      <w:ins w:id="374" w:author="Juan Carlos de Alfonso Juliá" w:date="2020-04-08T20:05:00Z">
        <w:r>
          <w:t xml:space="preserve">        </w:t>
        </w:r>
        <w:proofErr w:type="spellStart"/>
        <w:r>
          <w:t>if</w:t>
        </w:r>
        <w:proofErr w:type="spellEnd"/>
        <w:r>
          <w:t xml:space="preserve"> (</w:t>
        </w:r>
        <w:proofErr w:type="spellStart"/>
        <w:proofErr w:type="gramStart"/>
        <w:r>
          <w:t>checkSelfPermission</w:t>
        </w:r>
        <w:proofErr w:type="spellEnd"/>
        <w:r>
          <w:t>(</w:t>
        </w:r>
        <w:proofErr w:type="spellStart"/>
        <w:proofErr w:type="gramEnd"/>
        <w:r>
          <w:t>Manifest.permission.ACCESS_FINE_LOCATION</w:t>
        </w:r>
        <w:proofErr w:type="spellEnd"/>
        <w:r>
          <w:t xml:space="preserve">) != </w:t>
        </w:r>
        <w:proofErr w:type="spellStart"/>
        <w:r>
          <w:t>PackageManager.PERMISSION_GRANTED</w:t>
        </w:r>
        <w:proofErr w:type="spellEnd"/>
      </w:ins>
    </w:p>
    <w:p w14:paraId="04570DD8" w14:textId="77777777" w:rsidR="000A4680" w:rsidRDefault="000A4680">
      <w:pPr>
        <w:pStyle w:val="code"/>
        <w:rPr>
          <w:ins w:id="375" w:author="Juan Carlos de Alfonso Juliá" w:date="2020-04-08T20:05:00Z"/>
        </w:rPr>
        <w:pPrChange w:id="376" w:author="Juan Carlos de Alfonso Juliá" w:date="2020-04-08T20:05:00Z">
          <w:pPr/>
        </w:pPrChange>
      </w:pPr>
      <w:ins w:id="377" w:author="Juan Carlos de Alfonso Juliá" w:date="2020-04-08T20:05:00Z">
        <w:r>
          <w:t xml:space="preserve">                &amp;&amp; </w:t>
        </w:r>
        <w:proofErr w:type="spellStart"/>
        <w:proofErr w:type="gramStart"/>
        <w:r>
          <w:t>checkSelfPermission</w:t>
        </w:r>
        <w:proofErr w:type="spellEnd"/>
        <w:r>
          <w:t>(</w:t>
        </w:r>
        <w:proofErr w:type="spellStart"/>
        <w:proofErr w:type="gramEnd"/>
        <w:r>
          <w:t>Manifest.permission.ACCESS_COARSE_LOCATION</w:t>
        </w:r>
        <w:proofErr w:type="spellEnd"/>
        <w:r>
          <w:t xml:space="preserve">) != </w:t>
        </w:r>
        <w:proofErr w:type="spellStart"/>
        <w:r>
          <w:t>PackageManager.PERMISSION_GRANTED</w:t>
        </w:r>
        <w:proofErr w:type="spellEnd"/>
        <w:r>
          <w:t>) {</w:t>
        </w:r>
      </w:ins>
    </w:p>
    <w:p w14:paraId="1ABABA76" w14:textId="77777777" w:rsidR="000A4680" w:rsidRDefault="000A4680">
      <w:pPr>
        <w:pStyle w:val="code"/>
        <w:rPr>
          <w:ins w:id="378" w:author="Juan Carlos de Alfonso Juliá" w:date="2020-04-08T20:05:00Z"/>
        </w:rPr>
        <w:pPrChange w:id="379" w:author="Juan Carlos de Alfonso Juliá" w:date="2020-04-08T20:05:00Z">
          <w:pPr/>
        </w:pPrChange>
      </w:pPr>
      <w:ins w:id="380" w:author="Juan Carlos de Alfonso Juliá" w:date="2020-04-08T20:05:00Z">
        <w:r>
          <w:t xml:space="preserve">            </w:t>
        </w:r>
        <w:proofErr w:type="spellStart"/>
        <w:r>
          <w:t>Log.e</w:t>
        </w:r>
        <w:proofErr w:type="spellEnd"/>
        <w:r>
          <w:t>("</w:t>
        </w:r>
        <w:proofErr w:type="spellStart"/>
        <w:r>
          <w:t>errorUbicacion</w:t>
        </w:r>
        <w:proofErr w:type="spellEnd"/>
        <w:r>
          <w:t xml:space="preserve">", "no se ha podido obtener la </w:t>
        </w:r>
        <w:proofErr w:type="spellStart"/>
        <w:r>
          <w:t>ubicacion</w:t>
        </w:r>
        <w:proofErr w:type="spellEnd"/>
        <w:r>
          <w:t>");</w:t>
        </w:r>
      </w:ins>
    </w:p>
    <w:p w14:paraId="0890140B" w14:textId="77777777" w:rsidR="000A4680" w:rsidRDefault="000A4680">
      <w:pPr>
        <w:pStyle w:val="code"/>
        <w:rPr>
          <w:ins w:id="381" w:author="Juan Carlos de Alfonso Juliá" w:date="2020-04-08T20:05:00Z"/>
        </w:rPr>
        <w:pPrChange w:id="382" w:author="Juan Carlos de Alfonso Juliá" w:date="2020-04-08T20:05:00Z">
          <w:pPr/>
        </w:pPrChange>
      </w:pPr>
      <w:ins w:id="383" w:author="Juan Carlos de Alfonso Juliá" w:date="2020-04-08T20:05:00Z">
        <w:r>
          <w:t xml:space="preserve">            </w:t>
        </w:r>
        <w:proofErr w:type="spellStart"/>
        <w:r>
          <w:t>return</w:t>
        </w:r>
        <w:proofErr w:type="spellEnd"/>
        <w:r>
          <w:t>;</w:t>
        </w:r>
      </w:ins>
    </w:p>
    <w:p w14:paraId="1A5D8EF0" w14:textId="77777777" w:rsidR="000A4680" w:rsidRDefault="000A4680">
      <w:pPr>
        <w:pStyle w:val="code"/>
        <w:rPr>
          <w:ins w:id="384" w:author="Juan Carlos de Alfonso Juliá" w:date="2020-04-08T20:05:00Z"/>
        </w:rPr>
        <w:pPrChange w:id="385" w:author="Juan Carlos de Alfonso Juliá" w:date="2020-04-08T20:05:00Z">
          <w:pPr/>
        </w:pPrChange>
      </w:pPr>
      <w:ins w:id="386" w:author="Juan Carlos de Alfonso Juliá" w:date="2020-04-08T20:05:00Z">
        <w:r>
          <w:t xml:space="preserve">        }</w:t>
        </w:r>
      </w:ins>
    </w:p>
    <w:p w14:paraId="124155B9" w14:textId="77777777" w:rsidR="000A4680" w:rsidRDefault="000A4680">
      <w:pPr>
        <w:pStyle w:val="code"/>
        <w:rPr>
          <w:ins w:id="387" w:author="Juan Carlos de Alfonso Juliá" w:date="2020-04-08T20:05:00Z"/>
        </w:rPr>
        <w:pPrChange w:id="388" w:author="Juan Carlos de Alfonso Juliá" w:date="2020-04-08T20:05:00Z">
          <w:pPr/>
        </w:pPrChange>
      </w:pPr>
    </w:p>
    <w:p w14:paraId="6F824716" w14:textId="77777777" w:rsidR="000A4680" w:rsidRDefault="000A4680">
      <w:pPr>
        <w:pStyle w:val="code"/>
        <w:rPr>
          <w:ins w:id="389" w:author="Juan Carlos de Alfonso Juliá" w:date="2020-04-08T20:05:00Z"/>
        </w:rPr>
        <w:pPrChange w:id="390" w:author="Juan Carlos de Alfonso Juliá" w:date="2020-04-08T20:05:00Z">
          <w:pPr/>
        </w:pPrChange>
      </w:pPr>
      <w:ins w:id="391" w:author="Juan Carlos de Alfonso Juliá" w:date="2020-04-08T20:05:00Z">
        <w:r>
          <w:t xml:space="preserve">        //leemos la ultima </w:t>
        </w:r>
        <w:proofErr w:type="spellStart"/>
        <w:r>
          <w:t>ubicacion</w:t>
        </w:r>
        <w:proofErr w:type="spellEnd"/>
        <w:r>
          <w:t xml:space="preserve"> conocida</w:t>
        </w:r>
      </w:ins>
    </w:p>
    <w:p w14:paraId="73EE0FA0" w14:textId="77777777" w:rsidR="000A4680" w:rsidRDefault="000A4680">
      <w:pPr>
        <w:pStyle w:val="code"/>
        <w:rPr>
          <w:ins w:id="392" w:author="Juan Carlos de Alfonso Juliá" w:date="2020-04-08T20:05:00Z"/>
        </w:rPr>
        <w:pPrChange w:id="393" w:author="Juan Carlos de Alfonso Juliá" w:date="2020-04-08T20:05:00Z">
          <w:pPr/>
        </w:pPrChange>
      </w:pPr>
      <w:ins w:id="394" w:author="Juan Carlos de Alfonso Juliá" w:date="2020-04-08T20:05:00Z">
        <w:r>
          <w:t xml:space="preserve">        </w:t>
        </w:r>
        <w:proofErr w:type="spellStart"/>
        <w:r>
          <w:t>Location</w:t>
        </w:r>
        <w:proofErr w:type="spellEnd"/>
        <w:r>
          <w:t xml:space="preserve"> </w:t>
        </w:r>
        <w:proofErr w:type="spellStart"/>
        <w:r>
          <w:t>location</w:t>
        </w:r>
        <w:proofErr w:type="spellEnd"/>
        <w:r>
          <w:t xml:space="preserve"> = locationManager.getLastKnownLocation(locationManager.NETWORK_PROVIDER);</w:t>
        </w:r>
      </w:ins>
    </w:p>
    <w:p w14:paraId="0EDA580D" w14:textId="77777777" w:rsidR="000A4680" w:rsidRDefault="000A4680">
      <w:pPr>
        <w:pStyle w:val="code"/>
        <w:rPr>
          <w:ins w:id="395" w:author="Juan Carlos de Alfonso Juliá" w:date="2020-04-08T20:05:00Z"/>
        </w:rPr>
        <w:pPrChange w:id="396" w:author="Juan Carlos de Alfonso Juliá" w:date="2020-04-08T20:05:00Z">
          <w:pPr/>
        </w:pPrChange>
      </w:pPr>
    </w:p>
    <w:p w14:paraId="60096C01" w14:textId="6970A5FD" w:rsidR="000A4680" w:rsidRDefault="000A4680">
      <w:pPr>
        <w:pStyle w:val="code"/>
        <w:rPr>
          <w:ins w:id="397" w:author="Juan Carlos de Alfonso Juliá" w:date="2020-04-08T20:00:00Z"/>
        </w:rPr>
        <w:pPrChange w:id="398" w:author="Juan Carlos de Alfonso Juliá" w:date="2020-04-08T20:05:00Z">
          <w:pPr/>
        </w:pPrChange>
      </w:pPr>
      <w:ins w:id="399" w:author="Juan Carlos de Alfonso Juliá" w:date="2020-04-08T20:05:00Z">
        <w:r>
          <w:t xml:space="preserve">        </w:t>
        </w:r>
        <w:proofErr w:type="spellStart"/>
        <w:r>
          <w:t>onLocationChanged</w:t>
        </w:r>
        <w:proofErr w:type="spellEnd"/>
        <w:r>
          <w:t>(</w:t>
        </w:r>
        <w:proofErr w:type="spellStart"/>
        <w:r>
          <w:t>location</w:t>
        </w:r>
        <w:proofErr w:type="spellEnd"/>
        <w:r>
          <w:t>);</w:t>
        </w:r>
      </w:ins>
    </w:p>
    <w:p w14:paraId="2D52B56F" w14:textId="77777777" w:rsidR="000A4680" w:rsidRDefault="000A4680" w:rsidP="00E63A5A">
      <w:pPr>
        <w:rPr>
          <w:ins w:id="400" w:author="Juan Carlos de Alfonso Juliá" w:date="2020-04-08T20:00:00Z"/>
        </w:rPr>
      </w:pPr>
    </w:p>
    <w:p w14:paraId="24143999" w14:textId="36F274EE" w:rsidR="000A4680" w:rsidRDefault="000A4680" w:rsidP="00E63A5A">
      <w:pPr>
        <w:rPr>
          <w:ins w:id="401" w:author="Juan Carlos de Alfonso Juliá" w:date="2020-04-08T20:00:00Z"/>
        </w:rPr>
      </w:pPr>
    </w:p>
    <w:p w14:paraId="0E7C99D8" w14:textId="219CCEC0" w:rsidR="000A4680" w:rsidRDefault="000A4680" w:rsidP="00E63A5A">
      <w:pPr>
        <w:rPr>
          <w:ins w:id="402" w:author="Juan Carlos de Alfonso Juliá" w:date="2020-04-08T20:05:00Z"/>
        </w:rPr>
      </w:pPr>
    </w:p>
    <w:p w14:paraId="465C4DB1" w14:textId="5517CFAE" w:rsidR="000A4680" w:rsidRDefault="000A4680" w:rsidP="00E63A5A">
      <w:pPr>
        <w:rPr>
          <w:ins w:id="403" w:author="Juan Carlos de Alfonso Juliá" w:date="2020-04-08T20:07:00Z"/>
        </w:rPr>
      </w:pPr>
      <w:ins w:id="404" w:author="Juan Carlos de Alfonso Juliá" w:date="2020-04-08T20:05:00Z">
        <w:r>
          <w:t>El código para realiza</w:t>
        </w:r>
      </w:ins>
      <w:ins w:id="405" w:author="Juan Carlos de Alfonso Juliá" w:date="2020-04-08T20:06:00Z">
        <w:r>
          <w:t xml:space="preserve">r la acción comienza con unas comprobaciones obligadas por Android para comprobar que se han concedido los permisos necesarios a la app, a </w:t>
        </w:r>
        <w:proofErr w:type="gramStart"/>
        <w:r>
          <w:lastRenderedPageBreak/>
          <w:t>continuación</w:t>
        </w:r>
        <w:proofErr w:type="gramEnd"/>
        <w:r>
          <w:t xml:space="preserve"> leemos la última ubicación conocida con el método </w:t>
        </w:r>
        <w:proofErr w:type="spellStart"/>
        <w:r>
          <w:t>getLastKnowLocation</w:t>
        </w:r>
      </w:ins>
      <w:proofErr w:type="spellEnd"/>
      <w:ins w:id="406" w:author="Juan Carlos de Alfonso Juliá" w:date="2020-04-08T20:07:00Z">
        <w:r>
          <w:t xml:space="preserve"> y actualizamos la ubicación.</w:t>
        </w:r>
      </w:ins>
    </w:p>
    <w:p w14:paraId="0D871E68" w14:textId="13A6273E" w:rsidR="000A4680" w:rsidRDefault="000A4680" w:rsidP="00E63A5A">
      <w:pPr>
        <w:rPr>
          <w:ins w:id="407" w:author="Juan Carlos de Alfonso Juliá" w:date="2020-04-08T20:07:00Z"/>
        </w:rPr>
      </w:pPr>
    </w:p>
    <w:p w14:paraId="683C367C" w14:textId="546E0BC3" w:rsidR="000A4680" w:rsidRDefault="000A4680" w:rsidP="00E63A5A">
      <w:pPr>
        <w:rPr>
          <w:ins w:id="408" w:author="Juan Carlos de Alfonso Juliá" w:date="2020-04-08T20:10:00Z"/>
        </w:rPr>
      </w:pPr>
      <w:ins w:id="409" w:author="Juan Carlos de Alfonso Juliá" w:date="2020-04-08T20:09:00Z">
        <w:r>
          <w:t>Una vez conocida la ubicación creamos el mapa en el siguiente fragmento</w:t>
        </w:r>
      </w:ins>
      <w:ins w:id="410" w:author="Juan Carlos de Alfonso Juliá" w:date="2020-04-08T20:10:00Z">
        <w:r>
          <w:t>:</w:t>
        </w:r>
      </w:ins>
    </w:p>
    <w:p w14:paraId="1CC60BFD" w14:textId="74C69BB5" w:rsidR="000A4680" w:rsidRDefault="000A4680" w:rsidP="00E63A5A">
      <w:pPr>
        <w:rPr>
          <w:ins w:id="411" w:author="Juan Carlos de Alfonso Juliá" w:date="2020-04-08T20:10:00Z"/>
        </w:rPr>
      </w:pPr>
    </w:p>
    <w:p w14:paraId="197BCF91" w14:textId="77777777" w:rsidR="000A4680" w:rsidRDefault="000A4680">
      <w:pPr>
        <w:pStyle w:val="code"/>
        <w:rPr>
          <w:ins w:id="412" w:author="Juan Carlos de Alfonso Juliá" w:date="2020-04-08T20:10:00Z"/>
        </w:rPr>
        <w:pPrChange w:id="413" w:author="Juan Carlos de Alfonso Juliá" w:date="2020-04-08T20:10:00Z">
          <w:pPr/>
        </w:pPrChange>
      </w:pPr>
      <w:proofErr w:type="spellStart"/>
      <w:ins w:id="414" w:author="Juan Carlos de Alfonso Juliá" w:date="2020-04-08T20:10:00Z">
        <w:r>
          <w:t>mapFragment</w:t>
        </w:r>
        <w:proofErr w:type="spellEnd"/>
        <w:r>
          <w:t xml:space="preserve"> = (</w:t>
        </w:r>
        <w:proofErr w:type="spellStart"/>
        <w:r>
          <w:t>MapFragment</w:t>
        </w:r>
        <w:proofErr w:type="spellEnd"/>
        <w:r>
          <w:t xml:space="preserve">) </w:t>
        </w:r>
        <w:proofErr w:type="spellStart"/>
        <w:r>
          <w:t>getFragmentManager</w:t>
        </w:r>
        <w:proofErr w:type="spellEnd"/>
        <w:r>
          <w:t>(</w:t>
        </w:r>
        <w:proofErr w:type="gramStart"/>
        <w:r>
          <w:t>).</w:t>
        </w:r>
        <w:proofErr w:type="spellStart"/>
        <w:r>
          <w:t>findFragmentById</w:t>
        </w:r>
        <w:proofErr w:type="spellEnd"/>
        <w:proofErr w:type="gramEnd"/>
        <w:r>
          <w:t>(</w:t>
        </w:r>
        <w:proofErr w:type="spellStart"/>
        <w:r>
          <w:t>R.id.mapfragment</w:t>
        </w:r>
        <w:proofErr w:type="spellEnd"/>
        <w:r>
          <w:t>);</w:t>
        </w:r>
      </w:ins>
    </w:p>
    <w:p w14:paraId="3DD6BD40" w14:textId="77777777" w:rsidR="000A4680" w:rsidRDefault="000A4680">
      <w:pPr>
        <w:pStyle w:val="code"/>
        <w:rPr>
          <w:ins w:id="415" w:author="Juan Carlos de Alfonso Juliá" w:date="2020-04-08T20:10:00Z"/>
        </w:rPr>
        <w:pPrChange w:id="416" w:author="Juan Carlos de Alfonso Juliá" w:date="2020-04-08T20:10:00Z">
          <w:pPr/>
        </w:pPrChange>
      </w:pPr>
    </w:p>
    <w:p w14:paraId="72271657" w14:textId="214833CF" w:rsidR="000A4680" w:rsidRDefault="000A4680">
      <w:pPr>
        <w:pStyle w:val="code"/>
        <w:rPr>
          <w:ins w:id="417" w:author="Juan Carlos de Alfonso Juliá" w:date="2020-04-08T20:10:00Z"/>
        </w:rPr>
        <w:pPrChange w:id="418" w:author="Juan Carlos de Alfonso Juliá" w:date="2020-04-08T20:10:00Z">
          <w:pPr/>
        </w:pPrChange>
      </w:pPr>
      <w:bookmarkStart w:id="419" w:name="_GoBack"/>
      <w:bookmarkEnd w:id="419"/>
      <w:proofErr w:type="spellStart"/>
      <w:ins w:id="420" w:author="Juan Carlos de Alfonso Juliá" w:date="2020-04-08T20:10:00Z">
        <w:r>
          <w:t>mapFragment.init</w:t>
        </w:r>
        <w:proofErr w:type="spellEnd"/>
        <w:r>
          <w:t xml:space="preserve">(new </w:t>
        </w:r>
        <w:proofErr w:type="spellStart"/>
        <w:r>
          <w:t>OnEngineInitListener</w:t>
        </w:r>
        <w:proofErr w:type="spellEnd"/>
        <w:r>
          <w:t>() {</w:t>
        </w:r>
      </w:ins>
    </w:p>
    <w:p w14:paraId="6090FC7E" w14:textId="77777777" w:rsidR="000A4680" w:rsidRDefault="000A4680">
      <w:pPr>
        <w:pStyle w:val="code"/>
        <w:rPr>
          <w:ins w:id="421" w:author="Juan Carlos de Alfonso Juliá" w:date="2020-04-08T20:10:00Z"/>
        </w:rPr>
        <w:pPrChange w:id="422" w:author="Juan Carlos de Alfonso Juliá" w:date="2020-04-08T20:10:00Z">
          <w:pPr/>
        </w:pPrChange>
      </w:pPr>
    </w:p>
    <w:p w14:paraId="35335566" w14:textId="77777777" w:rsidR="000A4680" w:rsidRDefault="000A4680">
      <w:pPr>
        <w:pStyle w:val="code"/>
        <w:rPr>
          <w:ins w:id="423" w:author="Juan Carlos de Alfonso Juliá" w:date="2020-04-08T20:10:00Z"/>
        </w:rPr>
        <w:pPrChange w:id="424" w:author="Juan Carlos de Alfonso Juliá" w:date="2020-04-08T20:10:00Z">
          <w:pPr/>
        </w:pPrChange>
      </w:pPr>
      <w:ins w:id="425" w:author="Juan Carlos de Alfonso Juliá" w:date="2020-04-08T20:10:00Z">
        <w:r>
          <w:t xml:space="preserve">            @</w:t>
        </w:r>
        <w:proofErr w:type="spellStart"/>
        <w:r>
          <w:t>Override</w:t>
        </w:r>
        <w:proofErr w:type="spellEnd"/>
      </w:ins>
    </w:p>
    <w:p w14:paraId="0D600BEA" w14:textId="77777777" w:rsidR="000A4680" w:rsidRDefault="000A4680">
      <w:pPr>
        <w:pStyle w:val="code"/>
        <w:rPr>
          <w:ins w:id="426" w:author="Juan Carlos de Alfonso Juliá" w:date="2020-04-08T20:10:00Z"/>
        </w:rPr>
        <w:pPrChange w:id="427" w:author="Juan Carlos de Alfonso Juliá" w:date="2020-04-08T20:10:00Z">
          <w:pPr/>
        </w:pPrChange>
      </w:pPr>
      <w:ins w:id="428" w:author="Juan Carlos de Alfonso Juliá" w:date="2020-04-08T20:10:00Z">
        <w:r>
          <w:t xml:space="preserve">            </w:t>
        </w:r>
        <w:proofErr w:type="spellStart"/>
        <w:r>
          <w:t>public</w:t>
        </w:r>
        <w:proofErr w:type="spellEnd"/>
        <w:r>
          <w:t xml:space="preserve"> </w:t>
        </w:r>
        <w:proofErr w:type="spellStart"/>
        <w:r>
          <w:t>void</w:t>
        </w:r>
        <w:proofErr w:type="spellEnd"/>
        <w:r>
          <w:t xml:space="preserve"> </w:t>
        </w:r>
        <w:proofErr w:type="spellStart"/>
        <w:proofErr w:type="gramStart"/>
        <w:r>
          <w:t>onEngineInitializationCompleted</w:t>
        </w:r>
        <w:proofErr w:type="spellEnd"/>
        <w:r>
          <w:t>(</w:t>
        </w:r>
        <w:proofErr w:type="spellStart"/>
        <w:proofErr w:type="gramEnd"/>
        <w:r>
          <w:t>OnEngineInitListener.Error</w:t>
        </w:r>
        <w:proofErr w:type="spellEnd"/>
        <w:r>
          <w:t xml:space="preserve"> error) {</w:t>
        </w:r>
      </w:ins>
    </w:p>
    <w:p w14:paraId="38B5CC07" w14:textId="77777777" w:rsidR="000A4680" w:rsidRDefault="000A4680">
      <w:pPr>
        <w:pStyle w:val="code"/>
        <w:rPr>
          <w:ins w:id="429" w:author="Juan Carlos de Alfonso Juliá" w:date="2020-04-08T20:10:00Z"/>
        </w:rPr>
        <w:pPrChange w:id="430" w:author="Juan Carlos de Alfonso Juliá" w:date="2020-04-08T20:10:00Z">
          <w:pPr/>
        </w:pPrChange>
      </w:pPr>
      <w:ins w:id="431" w:author="Juan Carlos de Alfonso Juliá" w:date="2020-04-08T20:10:00Z">
        <w:r>
          <w:t xml:space="preserve">                </w:t>
        </w:r>
        <w:proofErr w:type="spellStart"/>
        <w:r>
          <w:t>if</w:t>
        </w:r>
        <w:proofErr w:type="spellEnd"/>
        <w:r>
          <w:t xml:space="preserve"> (error == </w:t>
        </w:r>
        <w:proofErr w:type="spellStart"/>
        <w:proofErr w:type="gramStart"/>
        <w:r>
          <w:t>OnEngineInitListener.Error.NONE</w:t>
        </w:r>
        <w:proofErr w:type="spellEnd"/>
        <w:proofErr w:type="gramEnd"/>
        <w:r>
          <w:t>) {</w:t>
        </w:r>
      </w:ins>
    </w:p>
    <w:p w14:paraId="3160EEFA" w14:textId="77777777" w:rsidR="000A4680" w:rsidRDefault="000A4680">
      <w:pPr>
        <w:pStyle w:val="code"/>
        <w:rPr>
          <w:ins w:id="432" w:author="Juan Carlos de Alfonso Juliá" w:date="2020-04-08T20:10:00Z"/>
        </w:rPr>
        <w:pPrChange w:id="433" w:author="Juan Carlos de Alfonso Juliá" w:date="2020-04-08T20:10:00Z">
          <w:pPr/>
        </w:pPrChange>
      </w:pPr>
    </w:p>
    <w:p w14:paraId="6EBCBCC4" w14:textId="77777777" w:rsidR="000A4680" w:rsidRDefault="000A4680">
      <w:pPr>
        <w:pStyle w:val="code"/>
        <w:rPr>
          <w:ins w:id="434" w:author="Juan Carlos de Alfonso Juliá" w:date="2020-04-08T20:10:00Z"/>
        </w:rPr>
        <w:pPrChange w:id="435" w:author="Juan Carlos de Alfonso Juliá" w:date="2020-04-08T20:10:00Z">
          <w:pPr/>
        </w:pPrChange>
      </w:pPr>
      <w:ins w:id="436" w:author="Juan Carlos de Alfonso Juliá" w:date="2020-04-08T20:10:00Z">
        <w:r>
          <w:t xml:space="preserve">                    </w:t>
        </w:r>
        <w:proofErr w:type="spellStart"/>
        <w:r>
          <w:t>mapFragment.getMapGesture</w:t>
        </w:r>
        <w:proofErr w:type="spellEnd"/>
        <w:r>
          <w:t>(</w:t>
        </w:r>
        <w:proofErr w:type="gramStart"/>
        <w:r>
          <w:t>).</w:t>
        </w:r>
        <w:proofErr w:type="spellStart"/>
        <w:r>
          <w:t>addOnGestureListener</w:t>
        </w:r>
        <w:proofErr w:type="spellEnd"/>
        <w:proofErr w:type="gramEnd"/>
        <w:r>
          <w:t xml:space="preserve">(new </w:t>
        </w:r>
        <w:proofErr w:type="spellStart"/>
        <w:r>
          <w:t>MyOnGestureListener</w:t>
        </w:r>
        <w:proofErr w:type="spellEnd"/>
        <w:r>
          <w:t>());</w:t>
        </w:r>
      </w:ins>
    </w:p>
    <w:p w14:paraId="59A2A423" w14:textId="77777777" w:rsidR="000A4680" w:rsidRDefault="000A4680">
      <w:pPr>
        <w:pStyle w:val="code"/>
        <w:rPr>
          <w:ins w:id="437" w:author="Juan Carlos de Alfonso Juliá" w:date="2020-04-08T20:10:00Z"/>
        </w:rPr>
        <w:pPrChange w:id="438" w:author="Juan Carlos de Alfonso Juliá" w:date="2020-04-08T20:10:00Z">
          <w:pPr/>
        </w:pPrChange>
      </w:pPr>
    </w:p>
    <w:p w14:paraId="4F7FB326" w14:textId="77777777" w:rsidR="000A4680" w:rsidRDefault="000A4680">
      <w:pPr>
        <w:pStyle w:val="code"/>
        <w:rPr>
          <w:ins w:id="439" w:author="Juan Carlos de Alfonso Juliá" w:date="2020-04-08T20:10:00Z"/>
        </w:rPr>
        <w:pPrChange w:id="440" w:author="Juan Carlos de Alfonso Juliá" w:date="2020-04-08T20:10:00Z">
          <w:pPr/>
        </w:pPrChange>
      </w:pPr>
      <w:ins w:id="441" w:author="Juan Carlos de Alfonso Juliá" w:date="2020-04-08T20:10:00Z">
        <w:r>
          <w:t xml:space="preserve">                    </w:t>
        </w:r>
        <w:proofErr w:type="spellStart"/>
        <w:r>
          <w:t>map</w:t>
        </w:r>
        <w:proofErr w:type="spellEnd"/>
        <w:r>
          <w:t xml:space="preserve"> = </w:t>
        </w:r>
        <w:proofErr w:type="spellStart"/>
        <w:r>
          <w:t>mapFragment.getMap</w:t>
        </w:r>
        <w:proofErr w:type="spellEnd"/>
        <w:r>
          <w:t>();</w:t>
        </w:r>
      </w:ins>
    </w:p>
    <w:p w14:paraId="710889E0" w14:textId="77777777" w:rsidR="000A4680" w:rsidRDefault="000A4680">
      <w:pPr>
        <w:pStyle w:val="code"/>
        <w:rPr>
          <w:ins w:id="442" w:author="Juan Carlos de Alfonso Juliá" w:date="2020-04-08T20:10:00Z"/>
        </w:rPr>
        <w:pPrChange w:id="443" w:author="Juan Carlos de Alfonso Juliá" w:date="2020-04-08T20:10:00Z">
          <w:pPr/>
        </w:pPrChange>
      </w:pPr>
    </w:p>
    <w:p w14:paraId="6F9E44BE" w14:textId="77777777" w:rsidR="000A4680" w:rsidRDefault="000A4680">
      <w:pPr>
        <w:pStyle w:val="code"/>
        <w:rPr>
          <w:ins w:id="444" w:author="Juan Carlos de Alfonso Juliá" w:date="2020-04-08T20:10:00Z"/>
        </w:rPr>
        <w:pPrChange w:id="445" w:author="Juan Carlos de Alfonso Juliá" w:date="2020-04-08T20:10:00Z">
          <w:pPr/>
        </w:pPrChange>
      </w:pPr>
      <w:ins w:id="446" w:author="Juan Carlos de Alfonso Juliá" w:date="2020-04-08T20:10:00Z">
        <w:r>
          <w:t xml:space="preserve">                    </w:t>
        </w:r>
        <w:proofErr w:type="spellStart"/>
        <w:proofErr w:type="gramStart"/>
        <w:r>
          <w:t>setDroneCord</w:t>
        </w:r>
        <w:proofErr w:type="spellEnd"/>
        <w:r>
          <w:t>(</w:t>
        </w:r>
        <w:proofErr w:type="gramEnd"/>
        <w:r>
          <w:t>);</w:t>
        </w:r>
      </w:ins>
    </w:p>
    <w:p w14:paraId="25C01C4B" w14:textId="77777777" w:rsidR="000A4680" w:rsidRDefault="000A4680">
      <w:pPr>
        <w:pStyle w:val="code"/>
        <w:rPr>
          <w:ins w:id="447" w:author="Juan Carlos de Alfonso Juliá" w:date="2020-04-08T20:10:00Z"/>
        </w:rPr>
        <w:pPrChange w:id="448" w:author="Juan Carlos de Alfonso Juliá" w:date="2020-04-08T20:10:00Z">
          <w:pPr/>
        </w:pPrChange>
      </w:pPr>
      <w:ins w:id="449" w:author="Juan Carlos de Alfonso Juliá" w:date="2020-04-08T20:10:00Z">
        <w:r>
          <w:t xml:space="preserve">                    </w:t>
        </w:r>
        <w:proofErr w:type="spellStart"/>
        <w:proofErr w:type="gramStart"/>
        <w:r>
          <w:t>map.setCenter</w:t>
        </w:r>
        <w:proofErr w:type="spellEnd"/>
        <w:proofErr w:type="gramEnd"/>
        <w:r>
          <w:t>(</w:t>
        </w:r>
        <w:proofErr w:type="spellStart"/>
        <w:r>
          <w:t>droneCord</w:t>
        </w:r>
        <w:proofErr w:type="spellEnd"/>
        <w:r>
          <w:t xml:space="preserve">, </w:t>
        </w:r>
        <w:proofErr w:type="spellStart"/>
        <w:r>
          <w:t>Map.Animation.NONE</w:t>
        </w:r>
        <w:proofErr w:type="spellEnd"/>
        <w:r>
          <w:t>);</w:t>
        </w:r>
      </w:ins>
    </w:p>
    <w:p w14:paraId="560A390B" w14:textId="77777777" w:rsidR="000A4680" w:rsidRDefault="000A4680">
      <w:pPr>
        <w:pStyle w:val="code"/>
        <w:rPr>
          <w:ins w:id="450" w:author="Juan Carlos de Alfonso Juliá" w:date="2020-04-08T20:10:00Z"/>
        </w:rPr>
        <w:pPrChange w:id="451" w:author="Juan Carlos de Alfonso Juliá" w:date="2020-04-08T20:10:00Z">
          <w:pPr/>
        </w:pPrChange>
      </w:pPr>
      <w:ins w:id="452" w:author="Juan Carlos de Alfonso Juliá" w:date="2020-04-08T20:10:00Z">
        <w:r>
          <w:t xml:space="preserve">                    </w:t>
        </w:r>
        <w:proofErr w:type="spellStart"/>
        <w:proofErr w:type="gramStart"/>
        <w:r>
          <w:t>map.setZoomLevel</w:t>
        </w:r>
        <w:proofErr w:type="spellEnd"/>
        <w:proofErr w:type="gramEnd"/>
        <w:r>
          <w:t>(</w:t>
        </w:r>
        <w:proofErr w:type="spellStart"/>
        <w:r>
          <w:t>map.getMaxZoomLevel</w:t>
        </w:r>
        <w:proofErr w:type="spellEnd"/>
        <w:r>
          <w:t xml:space="preserve">(), </w:t>
        </w:r>
        <w:proofErr w:type="spellStart"/>
        <w:r>
          <w:t>Map.Animation.NONE</w:t>
        </w:r>
        <w:proofErr w:type="spellEnd"/>
        <w:r>
          <w:t>);</w:t>
        </w:r>
      </w:ins>
    </w:p>
    <w:p w14:paraId="613B45FE" w14:textId="77777777" w:rsidR="000A4680" w:rsidRDefault="000A4680">
      <w:pPr>
        <w:pStyle w:val="code"/>
        <w:rPr>
          <w:ins w:id="453" w:author="Juan Carlos de Alfonso Juliá" w:date="2020-04-08T20:10:00Z"/>
        </w:rPr>
        <w:pPrChange w:id="454" w:author="Juan Carlos de Alfonso Juliá" w:date="2020-04-08T20:10:00Z">
          <w:pPr/>
        </w:pPrChange>
      </w:pPr>
    </w:p>
    <w:p w14:paraId="39F909CD" w14:textId="77777777" w:rsidR="000A4680" w:rsidRDefault="000A4680">
      <w:pPr>
        <w:pStyle w:val="code"/>
        <w:rPr>
          <w:ins w:id="455" w:author="Juan Carlos de Alfonso Juliá" w:date="2020-04-08T20:10:00Z"/>
        </w:rPr>
        <w:pPrChange w:id="456" w:author="Juan Carlos de Alfonso Juliá" w:date="2020-04-08T20:10:00Z">
          <w:pPr/>
        </w:pPrChange>
      </w:pPr>
      <w:ins w:id="457" w:author="Juan Carlos de Alfonso Juliá" w:date="2020-04-08T20:10:00Z">
        <w:r>
          <w:t xml:space="preserve">                    </w:t>
        </w:r>
        <w:proofErr w:type="spellStart"/>
        <w:proofErr w:type="gramStart"/>
        <w:r>
          <w:t>setDroneMarker</w:t>
        </w:r>
        <w:proofErr w:type="spellEnd"/>
        <w:r>
          <w:t>(</w:t>
        </w:r>
        <w:proofErr w:type="gramEnd"/>
        <w:r>
          <w:t>);</w:t>
        </w:r>
      </w:ins>
    </w:p>
    <w:p w14:paraId="21F9BFDC" w14:textId="77777777" w:rsidR="000A4680" w:rsidRDefault="000A4680">
      <w:pPr>
        <w:pStyle w:val="code"/>
        <w:rPr>
          <w:ins w:id="458" w:author="Juan Carlos de Alfonso Juliá" w:date="2020-04-08T20:10:00Z"/>
        </w:rPr>
        <w:pPrChange w:id="459" w:author="Juan Carlos de Alfonso Juliá" w:date="2020-04-08T20:10:00Z">
          <w:pPr/>
        </w:pPrChange>
      </w:pPr>
      <w:ins w:id="460" w:author="Juan Carlos de Alfonso Juliá" w:date="2020-04-08T20:10:00Z">
        <w:r>
          <w:t xml:space="preserve">                }</w:t>
        </w:r>
      </w:ins>
    </w:p>
    <w:p w14:paraId="05423238" w14:textId="77777777" w:rsidR="000A4680" w:rsidRDefault="000A4680">
      <w:pPr>
        <w:pStyle w:val="code"/>
        <w:rPr>
          <w:ins w:id="461" w:author="Juan Carlos de Alfonso Juliá" w:date="2020-04-08T20:10:00Z"/>
        </w:rPr>
        <w:pPrChange w:id="462" w:author="Juan Carlos de Alfonso Juliá" w:date="2020-04-08T20:10:00Z">
          <w:pPr/>
        </w:pPrChange>
      </w:pPr>
      <w:ins w:id="463" w:author="Juan Carlos de Alfonso Juliá" w:date="2020-04-08T20:10:00Z">
        <w:r>
          <w:t xml:space="preserve">                </w:t>
        </w:r>
        <w:proofErr w:type="spellStart"/>
        <w:r>
          <w:t>else</w:t>
        </w:r>
        <w:proofErr w:type="spellEnd"/>
      </w:ins>
    </w:p>
    <w:p w14:paraId="578D32E8" w14:textId="77777777" w:rsidR="000A4680" w:rsidRDefault="000A4680">
      <w:pPr>
        <w:pStyle w:val="code"/>
        <w:rPr>
          <w:ins w:id="464" w:author="Juan Carlos de Alfonso Juliá" w:date="2020-04-08T20:10:00Z"/>
        </w:rPr>
        <w:pPrChange w:id="465" w:author="Juan Carlos de Alfonso Juliá" w:date="2020-04-08T20:10:00Z">
          <w:pPr/>
        </w:pPrChange>
      </w:pPr>
      <w:ins w:id="466" w:author="Juan Carlos de Alfonso Juliá" w:date="2020-04-08T20:10:00Z">
        <w:r>
          <w:t xml:space="preserve">                    </w:t>
        </w:r>
        <w:proofErr w:type="spellStart"/>
        <w:r>
          <w:t>Log.e</w:t>
        </w:r>
        <w:proofErr w:type="spellEnd"/>
        <w:r>
          <w:t>("</w:t>
        </w:r>
        <w:proofErr w:type="spellStart"/>
        <w:r>
          <w:t>errorMapa</w:t>
        </w:r>
        <w:proofErr w:type="spellEnd"/>
        <w:r>
          <w:t>","error al iniciar los componentes del mapa");</w:t>
        </w:r>
      </w:ins>
    </w:p>
    <w:p w14:paraId="5EE6E0B2" w14:textId="77777777" w:rsidR="000A4680" w:rsidRDefault="000A4680">
      <w:pPr>
        <w:pStyle w:val="code"/>
        <w:rPr>
          <w:ins w:id="467" w:author="Juan Carlos de Alfonso Juliá" w:date="2020-04-08T20:10:00Z"/>
        </w:rPr>
        <w:pPrChange w:id="468" w:author="Juan Carlos de Alfonso Juliá" w:date="2020-04-08T20:10:00Z">
          <w:pPr/>
        </w:pPrChange>
      </w:pPr>
      <w:ins w:id="469" w:author="Juan Carlos de Alfonso Juliá" w:date="2020-04-08T20:10:00Z">
        <w:r>
          <w:t xml:space="preserve">            }</w:t>
        </w:r>
      </w:ins>
    </w:p>
    <w:p w14:paraId="025074CE" w14:textId="5A46F483" w:rsidR="000A4680" w:rsidRDefault="000A4680">
      <w:pPr>
        <w:pStyle w:val="code"/>
        <w:rPr>
          <w:ins w:id="470" w:author="Juan Carlos de Alfonso Juliá" w:date="2020-04-08T20:07:00Z"/>
        </w:rPr>
        <w:pPrChange w:id="471" w:author="Juan Carlos de Alfonso Juliá" w:date="2020-04-08T20:10:00Z">
          <w:pPr/>
        </w:pPrChange>
      </w:pPr>
      <w:ins w:id="472" w:author="Juan Carlos de Alfonso Juliá" w:date="2020-04-08T20:10:00Z">
        <w:r>
          <w:t xml:space="preserve">        });</w:t>
        </w:r>
      </w:ins>
    </w:p>
    <w:p w14:paraId="24F7A283" w14:textId="4B225162" w:rsidR="000A4680" w:rsidRDefault="000A4680" w:rsidP="00E63A5A">
      <w:pPr>
        <w:rPr>
          <w:ins w:id="473" w:author="Juan Carlos de Alfonso Juliá" w:date="2020-04-08T20:07:00Z"/>
        </w:rPr>
      </w:pPr>
    </w:p>
    <w:p w14:paraId="7E98F59D" w14:textId="6CFB364E" w:rsidR="000A4680" w:rsidRDefault="000A4680" w:rsidP="00E63A5A">
      <w:pPr>
        <w:rPr>
          <w:ins w:id="474" w:author="Juan Carlos de Alfonso Juliá" w:date="2020-04-08T20:12:00Z"/>
        </w:rPr>
      </w:pPr>
      <w:ins w:id="475" w:author="Juan Carlos de Alfonso Juliá" w:date="2020-04-08T20:10:00Z">
        <w:r>
          <w:t xml:space="preserve">En este código se crea además del mapa un </w:t>
        </w:r>
        <w:proofErr w:type="spellStart"/>
        <w:r>
          <w:t>listener</w:t>
        </w:r>
        <w:proofErr w:type="spellEnd"/>
        <w:r>
          <w:t xml:space="preserve"> para cada vez que se pulse en la pantalla </w:t>
        </w:r>
      </w:ins>
      <w:ins w:id="476" w:author="Juan Carlos de Alfonso Juliá" w:date="2020-04-08T20:11:00Z">
        <w:r w:rsidR="004933FA">
          <w:t xml:space="preserve">se establezca un punto y se añadan las coordenadas a una lista, también se realizan otros parámetros de configuración como el </w:t>
        </w:r>
        <w:proofErr w:type="gramStart"/>
        <w:r w:rsidR="004933FA">
          <w:t>zoom</w:t>
        </w:r>
        <w:proofErr w:type="gramEnd"/>
        <w:r w:rsidR="004933FA">
          <w:t xml:space="preserve"> o el icono del dron que aparece con la posición actual de este.</w:t>
        </w:r>
      </w:ins>
    </w:p>
    <w:p w14:paraId="7C5F3EF3" w14:textId="6CFEF0C7" w:rsidR="004933FA" w:rsidRDefault="004933FA" w:rsidP="00E63A5A">
      <w:pPr>
        <w:rPr>
          <w:ins w:id="477" w:author="Juan Carlos de Alfonso Juliá" w:date="2020-04-08T20:12:00Z"/>
        </w:rPr>
      </w:pPr>
    </w:p>
    <w:p w14:paraId="0B67EFEB" w14:textId="0996A829" w:rsidR="004933FA" w:rsidRDefault="004933FA" w:rsidP="00E63A5A">
      <w:pPr>
        <w:rPr>
          <w:ins w:id="478" w:author="Juan Carlos de Alfonso Juliá" w:date="2020-04-08T20:13:00Z"/>
        </w:rPr>
      </w:pPr>
      <w:ins w:id="479" w:author="Juan Carlos de Alfonso Juliá" w:date="2020-04-08T20:12:00Z">
        <w:r>
          <w:t>Una vez explicado el proceso de creado hay varias funciones de las que solo comentaré algunas</w:t>
        </w:r>
      </w:ins>
      <w:ins w:id="480" w:author="Juan Carlos de Alfonso Juliá" w:date="2020-04-08T20:13:00Z">
        <w:r>
          <w:t>:</w:t>
        </w:r>
      </w:ins>
    </w:p>
    <w:p w14:paraId="73BDDC3F" w14:textId="55B7554C" w:rsidR="004933FA" w:rsidRDefault="004933FA" w:rsidP="00E63A5A">
      <w:pPr>
        <w:rPr>
          <w:ins w:id="481" w:author="Juan Carlos de Alfonso Juliá" w:date="2020-04-08T20:13:00Z"/>
        </w:rPr>
      </w:pPr>
    </w:p>
    <w:p w14:paraId="75501A8D" w14:textId="2F1A365A" w:rsidR="004933FA" w:rsidRDefault="004933FA" w:rsidP="00E63A5A">
      <w:pPr>
        <w:rPr>
          <w:ins w:id="482" w:author="Juan Carlos de Alfonso Juliá" w:date="2020-04-08T20:14:00Z"/>
        </w:rPr>
      </w:pPr>
      <w:ins w:id="483" w:author="Juan Carlos de Alfonso Juliá" w:date="2020-04-08T20:13:00Z">
        <w:r>
          <w:t xml:space="preserve">La función </w:t>
        </w:r>
        <w:proofErr w:type="spellStart"/>
        <w:r>
          <w:t>ini</w:t>
        </w:r>
        <w:proofErr w:type="spellEnd"/>
        <w:r>
          <w:t xml:space="preserve"> encargada de inicializar las listas que hay que darse cuenta</w:t>
        </w:r>
      </w:ins>
      <w:ins w:id="484" w:author="Juan Carlos de Alfonso Juliá" w:date="2020-04-08T20:14:00Z">
        <w:r>
          <w:t xml:space="preserve"> de</w:t>
        </w:r>
      </w:ins>
      <w:ins w:id="485" w:author="Juan Carlos de Alfonso Juliá" w:date="2020-04-08T20:13:00Z">
        <w:r>
          <w:t xml:space="preserve"> que no se llama únicamente </w:t>
        </w:r>
      </w:ins>
      <w:ins w:id="486" w:author="Juan Carlos de Alfonso Juliá" w:date="2020-04-08T20:14:00Z">
        <w:r>
          <w:t>al crear la clase sino cada vez que borremos los puntos para reinicializar los puntos del recorrido.</w:t>
        </w:r>
      </w:ins>
    </w:p>
    <w:p w14:paraId="1BA3ECAB" w14:textId="7ABB2B04" w:rsidR="004933FA" w:rsidRDefault="004933FA" w:rsidP="00E63A5A">
      <w:pPr>
        <w:rPr>
          <w:ins w:id="487" w:author="Juan Carlos de Alfonso Juliá" w:date="2020-04-08T20:14:00Z"/>
        </w:rPr>
      </w:pPr>
    </w:p>
    <w:p w14:paraId="796E42EB" w14:textId="42F3E602" w:rsidR="004933FA" w:rsidRDefault="004933FA" w:rsidP="00E63A5A">
      <w:pPr>
        <w:rPr>
          <w:ins w:id="488" w:author="Juan Carlos de Alfonso Juliá" w:date="2020-04-08T20:16:00Z"/>
        </w:rPr>
      </w:pPr>
      <w:ins w:id="489" w:author="Juan Carlos de Alfonso Juliá" w:date="2020-04-08T20:14:00Z">
        <w:r>
          <w:t xml:space="preserve">La siguiente función interesante es la de </w:t>
        </w:r>
        <w:proofErr w:type="spellStart"/>
        <w:r>
          <w:t>setDroneMarker</w:t>
        </w:r>
        <w:proofErr w:type="spellEnd"/>
        <w:r>
          <w:t xml:space="preserve"> </w:t>
        </w:r>
      </w:ins>
      <w:ins w:id="490" w:author="Juan Carlos de Alfonso Juliá" w:date="2020-04-08T20:15:00Z">
        <w:r>
          <w:t xml:space="preserve">que es la encargada de coger el archivo con la imagen del icono del </w:t>
        </w:r>
        <w:proofErr w:type="spellStart"/>
        <w:r>
          <w:t>drone</w:t>
        </w:r>
        <w:proofErr w:type="spellEnd"/>
        <w:r>
          <w:t xml:space="preserve"> “dron.png” y establecerlo en el mapa añadiéndolo además </w:t>
        </w:r>
      </w:ins>
      <w:ins w:id="491" w:author="Juan Carlos de Alfonso Juliá" w:date="2020-04-08T20:16:00Z">
        <w:r>
          <w:t>el punto como objeto a una lista auxiliar de objetos pertenecientes al mapa.</w:t>
        </w:r>
      </w:ins>
    </w:p>
    <w:p w14:paraId="21CBB59E" w14:textId="1F032E8A" w:rsidR="004933FA" w:rsidRDefault="004933FA" w:rsidP="00E63A5A">
      <w:pPr>
        <w:rPr>
          <w:ins w:id="492" w:author="Juan Carlos de Alfonso Juliá" w:date="2020-04-08T20:16:00Z"/>
        </w:rPr>
      </w:pPr>
    </w:p>
    <w:p w14:paraId="581D2A31" w14:textId="22AEB855" w:rsidR="004933FA" w:rsidRDefault="004933FA" w:rsidP="00E63A5A">
      <w:pPr>
        <w:rPr>
          <w:ins w:id="493" w:author="Juan Carlos de Alfonso Juliá" w:date="2020-04-08T20:19:00Z"/>
        </w:rPr>
      </w:pPr>
      <w:ins w:id="494" w:author="Juan Carlos de Alfonso Juliá" w:date="2020-04-08T20:17:00Z">
        <w:r>
          <w:t xml:space="preserve">La función </w:t>
        </w:r>
        <w:proofErr w:type="spellStart"/>
        <w:r>
          <w:t>actualizarMarker</w:t>
        </w:r>
        <w:proofErr w:type="spellEnd"/>
        <w:r>
          <w:t xml:space="preserve"> es parecida a la anterior sin embargo en vez de establecer un icono, lleva asociada un contador para saber cuantos puntos llevamos colocados y así establecer el ico</w:t>
        </w:r>
      </w:ins>
      <w:ins w:id="495" w:author="Juan Carlos de Alfonso Juliá" w:date="2020-04-08T20:18:00Z">
        <w:r>
          <w:t xml:space="preserve">no correcto. </w:t>
        </w:r>
        <w:proofErr w:type="gramStart"/>
        <w:r>
          <w:t>Además</w:t>
        </w:r>
        <w:proofErr w:type="gramEnd"/>
        <w:r>
          <w:t xml:space="preserve"> esta función debe ser capaz de transformar el punto seleccionado a coordenadas, esto se realiza en el siguiente fragmento:</w:t>
        </w:r>
      </w:ins>
    </w:p>
    <w:p w14:paraId="23E2595E" w14:textId="3D8B1F60" w:rsidR="004933FA" w:rsidRDefault="004933FA" w:rsidP="00E63A5A">
      <w:pPr>
        <w:rPr>
          <w:ins w:id="496" w:author="Juan Carlos de Alfonso Juliá" w:date="2020-04-08T20:19:00Z"/>
        </w:rPr>
      </w:pPr>
    </w:p>
    <w:p w14:paraId="082A2FB3" w14:textId="7761F4A4" w:rsidR="004933FA" w:rsidRDefault="004933FA">
      <w:pPr>
        <w:pStyle w:val="code"/>
        <w:rPr>
          <w:ins w:id="497" w:author="Juan Carlos de Alfonso Juliá" w:date="2020-04-08T20:19:00Z"/>
        </w:rPr>
        <w:pPrChange w:id="498" w:author="Juan Carlos de Alfonso Juliá" w:date="2020-04-08T20:19:00Z">
          <w:pPr/>
        </w:pPrChange>
      </w:pPr>
      <w:ins w:id="499" w:author="Juan Carlos de Alfonso Juliá" w:date="2020-04-08T20:19:00Z">
        <w:r>
          <w:t xml:space="preserve"> </w:t>
        </w:r>
        <w:proofErr w:type="spellStart"/>
        <w:r>
          <w:t>PointF</w:t>
        </w:r>
        <w:proofErr w:type="spellEnd"/>
        <w:r>
          <w:t xml:space="preserve"> </w:t>
        </w:r>
        <w:proofErr w:type="spellStart"/>
        <w:r>
          <w:t>point</w:t>
        </w:r>
        <w:proofErr w:type="spellEnd"/>
        <w:r>
          <w:t xml:space="preserve"> = (</w:t>
        </w:r>
        <w:proofErr w:type="spellStart"/>
        <w:r>
          <w:t>PointF</w:t>
        </w:r>
        <w:proofErr w:type="spellEnd"/>
        <w:r>
          <w:t xml:space="preserve">) </w:t>
        </w:r>
        <w:proofErr w:type="spellStart"/>
        <w:r>
          <w:t>puntos.get</w:t>
        </w:r>
        <w:proofErr w:type="spellEnd"/>
        <w:r>
          <w:t>(</w:t>
        </w:r>
        <w:proofErr w:type="spellStart"/>
        <w:proofErr w:type="gramStart"/>
        <w:r>
          <w:t>puntos.size</w:t>
        </w:r>
        <w:proofErr w:type="spellEnd"/>
        <w:proofErr w:type="gramEnd"/>
        <w:r>
          <w:t>() - 1);//leemos el punto seleccionado</w:t>
        </w:r>
      </w:ins>
    </w:p>
    <w:p w14:paraId="55749A40" w14:textId="028C649B" w:rsidR="004933FA" w:rsidRDefault="004933FA">
      <w:pPr>
        <w:pStyle w:val="code"/>
        <w:rPr>
          <w:ins w:id="500" w:author="Juan Carlos de Alfonso Juliá" w:date="2020-04-08T20:19:00Z"/>
        </w:rPr>
        <w:pPrChange w:id="501" w:author="Juan Carlos de Alfonso Juliá" w:date="2020-04-08T20:19:00Z">
          <w:pPr/>
        </w:pPrChange>
      </w:pPr>
      <w:ins w:id="502" w:author="Juan Carlos de Alfonso Juliá" w:date="2020-04-08T20:19:00Z">
        <w:r>
          <w:t xml:space="preserve"> </w:t>
        </w:r>
        <w:proofErr w:type="spellStart"/>
        <w:r>
          <w:t>GeoCoordinate</w:t>
        </w:r>
        <w:proofErr w:type="spellEnd"/>
        <w:r>
          <w:t xml:space="preserve"> </w:t>
        </w:r>
        <w:proofErr w:type="spellStart"/>
        <w:r>
          <w:t>cord</w:t>
        </w:r>
        <w:proofErr w:type="spellEnd"/>
        <w:r>
          <w:t xml:space="preserve"> = </w:t>
        </w:r>
        <w:proofErr w:type="spellStart"/>
        <w:proofErr w:type="gramStart"/>
        <w:r>
          <w:t>map.pixelToGeo</w:t>
        </w:r>
        <w:proofErr w:type="spellEnd"/>
        <w:proofErr w:type="gramEnd"/>
        <w:r>
          <w:t>(</w:t>
        </w:r>
        <w:proofErr w:type="spellStart"/>
        <w:r>
          <w:t>point</w:t>
        </w:r>
        <w:proofErr w:type="spellEnd"/>
        <w:r>
          <w:t>); //convertimos el punto a coordenadas</w:t>
        </w:r>
      </w:ins>
    </w:p>
    <w:p w14:paraId="754E7A3D" w14:textId="77777777" w:rsidR="004933FA" w:rsidRDefault="004933FA">
      <w:pPr>
        <w:pStyle w:val="code"/>
        <w:rPr>
          <w:ins w:id="503" w:author="Juan Carlos de Alfonso Juliá" w:date="2020-04-08T20:19:00Z"/>
        </w:rPr>
        <w:pPrChange w:id="504" w:author="Juan Carlos de Alfonso Juliá" w:date="2020-04-08T20:19:00Z">
          <w:pPr/>
        </w:pPrChange>
      </w:pPr>
    </w:p>
    <w:p w14:paraId="5EB47310" w14:textId="71ADF7AA" w:rsidR="004933FA" w:rsidRDefault="004933FA">
      <w:pPr>
        <w:pStyle w:val="code"/>
        <w:rPr>
          <w:ins w:id="505" w:author="Juan Carlos de Alfonso Juliá" w:date="2020-04-08T20:19:00Z"/>
        </w:rPr>
        <w:pPrChange w:id="506" w:author="Juan Carlos de Alfonso Juliá" w:date="2020-04-08T20:19:00Z">
          <w:pPr/>
        </w:pPrChange>
      </w:pPr>
      <w:ins w:id="507" w:author="Juan Carlos de Alfonso Juliá" w:date="2020-04-08T20:19:00Z">
        <w:r>
          <w:t xml:space="preserve"> </w:t>
        </w:r>
        <w:proofErr w:type="spellStart"/>
        <w:r>
          <w:t>latitudes.add</w:t>
        </w:r>
        <w:proofErr w:type="spellEnd"/>
        <w:r>
          <w:t>(</w:t>
        </w:r>
        <w:proofErr w:type="spellStart"/>
        <w:proofErr w:type="gramStart"/>
        <w:r>
          <w:t>cord.getLatitude</w:t>
        </w:r>
        <w:proofErr w:type="spellEnd"/>
        <w:proofErr w:type="gramEnd"/>
        <w:r>
          <w:t>());//obtenemos latitud y longitud</w:t>
        </w:r>
      </w:ins>
    </w:p>
    <w:p w14:paraId="1D3F7082" w14:textId="7359C9B0" w:rsidR="004933FA" w:rsidRDefault="004933FA">
      <w:pPr>
        <w:pStyle w:val="code"/>
        <w:rPr>
          <w:ins w:id="508" w:author="Juan Carlos de Alfonso Juliá" w:date="2020-04-08T20:13:00Z"/>
        </w:rPr>
        <w:pPrChange w:id="509" w:author="Juan Carlos de Alfonso Juliá" w:date="2020-04-08T20:19:00Z">
          <w:pPr/>
        </w:pPrChange>
      </w:pPr>
      <w:ins w:id="510" w:author="Juan Carlos de Alfonso Juliá" w:date="2020-04-08T20:19:00Z">
        <w:r>
          <w:t xml:space="preserve"> </w:t>
        </w:r>
        <w:proofErr w:type="spellStart"/>
        <w:r>
          <w:t>longitudes.add</w:t>
        </w:r>
        <w:proofErr w:type="spellEnd"/>
        <w:r>
          <w:t>(</w:t>
        </w:r>
        <w:proofErr w:type="spellStart"/>
        <w:proofErr w:type="gramStart"/>
        <w:r>
          <w:t>cord.getLongitude</w:t>
        </w:r>
        <w:proofErr w:type="spellEnd"/>
        <w:proofErr w:type="gramEnd"/>
        <w:r>
          <w:t>());</w:t>
        </w:r>
      </w:ins>
    </w:p>
    <w:p w14:paraId="440832EE" w14:textId="77777777" w:rsidR="004933FA" w:rsidRDefault="004933FA" w:rsidP="00E63A5A">
      <w:pPr>
        <w:rPr>
          <w:ins w:id="511" w:author="Juan Carlos de Alfonso Juliá" w:date="2020-04-08T20:07:00Z"/>
        </w:rPr>
      </w:pPr>
    </w:p>
    <w:p w14:paraId="0027EBE1" w14:textId="1690C173" w:rsidR="000A4680" w:rsidRDefault="000A4680" w:rsidP="00E63A5A">
      <w:pPr>
        <w:rPr>
          <w:ins w:id="512" w:author="Juan Carlos de Alfonso Juliá" w:date="2020-04-08T20:07:00Z"/>
        </w:rPr>
      </w:pPr>
    </w:p>
    <w:p w14:paraId="4A5A20C9" w14:textId="4D76AE2A" w:rsidR="000A4680" w:rsidRDefault="00646B24" w:rsidP="00E63A5A">
      <w:pPr>
        <w:rPr>
          <w:ins w:id="513" w:author="Juan Carlos de Alfonso Juliá" w:date="2020-04-08T20:22:00Z"/>
        </w:rPr>
      </w:pPr>
      <w:ins w:id="514" w:author="Juan Carlos de Alfonso Juliá" w:date="2020-04-08T20:21:00Z">
        <w:r>
          <w:t xml:space="preserve">La última función que se va a explicar es la de </w:t>
        </w:r>
        <w:proofErr w:type="spellStart"/>
        <w:r>
          <w:t>onTapEvent</w:t>
        </w:r>
        <w:proofErr w:type="spellEnd"/>
        <w:r>
          <w:t>(</w:t>
        </w:r>
        <w:proofErr w:type="spellStart"/>
        <w:r>
          <w:t>pointF</w:t>
        </w:r>
        <w:proofErr w:type="spellEnd"/>
        <w:r>
          <w:t>)</w:t>
        </w:r>
      </w:ins>
      <w:ins w:id="515" w:author="Juan Carlos de Alfonso Juliá" w:date="2020-04-08T20:22:00Z">
        <w:r>
          <w:t xml:space="preserve"> que implementa el </w:t>
        </w:r>
        <w:proofErr w:type="spellStart"/>
        <w:r>
          <w:t>listener</w:t>
        </w:r>
        <w:proofErr w:type="spellEnd"/>
        <w:r>
          <w:t xml:space="preserve"> del principio </w:t>
        </w:r>
      </w:ins>
      <w:ins w:id="516" w:author="Juan Carlos de Alfonso Juliá" w:date="2020-04-08T20:23:00Z">
        <w:r>
          <w:t xml:space="preserve">(cuando se pulsa en el mapa) </w:t>
        </w:r>
      </w:ins>
      <w:ins w:id="517" w:author="Juan Carlos de Alfonso Juliá" w:date="2020-04-08T20:22:00Z">
        <w:r>
          <w:t>en las siguientes dos líneas</w:t>
        </w:r>
      </w:ins>
    </w:p>
    <w:p w14:paraId="65FDC0C8" w14:textId="2D1826EC" w:rsidR="00646B24" w:rsidRDefault="00646B24" w:rsidP="00E63A5A">
      <w:pPr>
        <w:rPr>
          <w:ins w:id="518" w:author="Juan Carlos de Alfonso Juliá" w:date="2020-04-08T20:22:00Z"/>
        </w:rPr>
      </w:pPr>
    </w:p>
    <w:p w14:paraId="10177D0F" w14:textId="4471FDC3" w:rsidR="00646B24" w:rsidRDefault="00646B24" w:rsidP="00820192">
      <w:pPr>
        <w:pStyle w:val="code"/>
        <w:rPr>
          <w:ins w:id="519" w:author="Juan Carlos de Alfonso Juliá" w:date="2020-04-08T20:22:00Z"/>
        </w:rPr>
      </w:pPr>
      <w:proofErr w:type="spellStart"/>
      <w:ins w:id="520" w:author="Juan Carlos de Alfonso Juliá" w:date="2020-04-08T20:22:00Z">
        <w:r>
          <w:t>puntos.add</w:t>
        </w:r>
        <w:proofErr w:type="spellEnd"/>
        <w:r>
          <w:t>(</w:t>
        </w:r>
        <w:proofErr w:type="spellStart"/>
        <w:r>
          <w:t>pointF</w:t>
        </w:r>
        <w:proofErr w:type="spellEnd"/>
        <w:r>
          <w:t>); //se añade un nuevo punto a la lista</w:t>
        </w:r>
      </w:ins>
    </w:p>
    <w:p w14:paraId="1299F578" w14:textId="6D02D655" w:rsidR="00646B24" w:rsidRDefault="00646B24" w:rsidP="00820192">
      <w:pPr>
        <w:pStyle w:val="code"/>
        <w:rPr>
          <w:ins w:id="521" w:author="Juan Carlos de Alfonso Juliá" w:date="2020-04-08T20:07:00Z"/>
        </w:rPr>
      </w:pPr>
      <w:proofErr w:type="spellStart"/>
      <w:proofErr w:type="gramStart"/>
      <w:ins w:id="522" w:author="Juan Carlos de Alfonso Juliá" w:date="2020-04-08T20:22:00Z">
        <w:r>
          <w:t>actualizarMarker</w:t>
        </w:r>
        <w:proofErr w:type="spellEnd"/>
        <w:r>
          <w:t>(</w:t>
        </w:r>
        <w:proofErr w:type="gramEnd"/>
        <w:r>
          <w:t xml:space="preserve">); //llamamos a la </w:t>
        </w:r>
        <w:proofErr w:type="spellStart"/>
        <w:r>
          <w:t>funcion</w:t>
        </w:r>
        <w:proofErr w:type="spellEnd"/>
        <w:r>
          <w:t xml:space="preserve"> actualizar</w:t>
        </w:r>
      </w:ins>
    </w:p>
    <w:p w14:paraId="2497AE2C" w14:textId="6A01A0EE" w:rsidR="000A4680" w:rsidRDefault="000A4680" w:rsidP="00E63A5A">
      <w:pPr>
        <w:rPr>
          <w:ins w:id="523" w:author="Juan Carlos de Alfonso Juliá" w:date="2020-04-08T20:07:00Z"/>
        </w:rPr>
      </w:pPr>
    </w:p>
    <w:p w14:paraId="5B87A739" w14:textId="1D019E28" w:rsidR="000A4680" w:rsidRDefault="00646B24" w:rsidP="00E63A5A">
      <w:pPr>
        <w:rPr>
          <w:ins w:id="524" w:author="Juan Carlos de Alfonso Juliá" w:date="2020-04-08T20:07:00Z"/>
        </w:rPr>
      </w:pPr>
      <w:ins w:id="525" w:author="Juan Carlos de Alfonso Juliá" w:date="2020-04-08T20:22:00Z">
        <w:r>
          <w:t xml:space="preserve">Como dicen los comentarios, la primera </w:t>
        </w:r>
      </w:ins>
      <w:ins w:id="526" w:author="Juan Carlos de Alfonso Juliá" w:date="2020-04-08T20:23:00Z">
        <w:r>
          <w:t xml:space="preserve">línea añade el punto seleccionado a una lista para añadirle el icono y la segunda línea es vital </w:t>
        </w:r>
        <w:proofErr w:type="gramStart"/>
        <w:r>
          <w:t>pues</w:t>
        </w:r>
        <w:proofErr w:type="gramEnd"/>
        <w:r>
          <w:t xml:space="preserve"> aunque se haya añadido a la vista un nuevo punto es necesario actualizar </w:t>
        </w:r>
      </w:ins>
      <w:ins w:id="527" w:author="Juan Carlos de Alfonso Juliá" w:date="2020-04-08T20:24:00Z">
        <w:r>
          <w:t>toda la vista para poder percibir los cambios.</w:t>
        </w:r>
      </w:ins>
    </w:p>
    <w:p w14:paraId="39C554A9" w14:textId="77777777" w:rsidR="000A4680" w:rsidRDefault="000A4680" w:rsidP="00E63A5A">
      <w:pPr>
        <w:rPr>
          <w:ins w:id="528" w:author="Juan Carlos de Alfonso Juliá" w:date="2020-04-08T15:28:00Z"/>
        </w:rPr>
      </w:pPr>
    </w:p>
    <w:p w14:paraId="699A30D1" w14:textId="51BA830C" w:rsidR="00A12F0A" w:rsidRDefault="00A12F0A" w:rsidP="00E63A5A">
      <w:ins w:id="529" w:author="Juan Carlos de Alfonso Juliá" w:date="2020-04-08T15:28:00Z">
        <w:r>
          <w:t>VueloActivity_</w:t>
        </w:r>
      </w:ins>
      <w:ins w:id="530" w:author="Juan Carlos de Alfonso Juliá" w:date="2020-04-08T15:29:00Z">
        <w:r>
          <w:t>Msg</w:t>
        </w:r>
      </w:ins>
      <w:ins w:id="531" w:author="Juan Carlos de Alfonso Juliá" w:date="2020-04-08T15:28:00Z">
        <w:r>
          <w:t>.java</w:t>
        </w:r>
      </w:ins>
    </w:p>
    <w:p w14:paraId="1ECBF364" w14:textId="2A8C5CB4" w:rsidR="00B04DF7" w:rsidRDefault="00B04DF7" w:rsidP="00E63A5A">
      <w:pPr>
        <w:rPr>
          <w:ins w:id="532" w:author="Juan Carlos de Alfonso Juliá" w:date="2020-04-08T19:50:00Z"/>
        </w:rPr>
      </w:pPr>
    </w:p>
    <w:p w14:paraId="65CD2261" w14:textId="42F8AC69" w:rsidR="008E2B05" w:rsidRDefault="008E2B05" w:rsidP="00E63A5A">
      <w:pPr>
        <w:rPr>
          <w:ins w:id="533" w:author="Juan Carlos de Alfonso Juliá" w:date="2020-04-08T19:52:00Z"/>
        </w:rPr>
      </w:pPr>
      <w:ins w:id="534" w:author="Juan Carlos de Alfonso Juliá" w:date="2020-04-08T19:51:00Z">
        <w:r>
          <w:t xml:space="preserve">Esta última clase tiene el cometido de crear el cliente TCP y enviar los datos recogidos por la </w:t>
        </w:r>
        <w:proofErr w:type="gramStart"/>
        <w:r>
          <w:t>app</w:t>
        </w:r>
        <w:proofErr w:type="gramEnd"/>
        <w:r>
          <w:t>, para realizar dicha tarea lo primero que hace es en la función “</w:t>
        </w:r>
        <w:proofErr w:type="spellStart"/>
        <w:r>
          <w:t>onCreate</w:t>
        </w:r>
        <w:proofErr w:type="spellEnd"/>
        <w:r>
          <w:t xml:space="preserve">” recoger todos los datos y almacenarlos en variables. </w:t>
        </w:r>
      </w:ins>
      <w:ins w:id="535" w:author="Juan Carlos de Alfonso Juliá" w:date="2020-04-08T19:52:00Z">
        <w:r>
          <w:t>Este proceso no presenta dificultad y ya ha sido explicado en apartados anteriores.</w:t>
        </w:r>
      </w:ins>
    </w:p>
    <w:p w14:paraId="58FB0A6A" w14:textId="31CB6F48" w:rsidR="008E2B05" w:rsidRDefault="008E2B05" w:rsidP="00E63A5A">
      <w:pPr>
        <w:rPr>
          <w:ins w:id="536" w:author="Juan Carlos de Alfonso Juliá" w:date="2020-04-08T19:52:00Z"/>
        </w:rPr>
      </w:pPr>
    </w:p>
    <w:p w14:paraId="6478F0C6" w14:textId="7378911B" w:rsidR="008E2B05" w:rsidRDefault="008E2B05" w:rsidP="00E63A5A">
      <w:pPr>
        <w:rPr>
          <w:ins w:id="537" w:author="Juan Carlos de Alfonso Juliá" w:date="2020-04-08T19:54:00Z"/>
        </w:rPr>
      </w:pPr>
      <w:ins w:id="538" w:author="Juan Carlos de Alfonso Juliá" w:date="2020-04-08T19:52:00Z">
        <w:r>
          <w:t xml:space="preserve">A </w:t>
        </w:r>
        <w:proofErr w:type="gramStart"/>
        <w:r>
          <w:t>continuación</w:t>
        </w:r>
      </w:ins>
      <w:proofErr w:type="gramEnd"/>
      <w:ins w:id="539" w:author="Juan Carlos de Alfonso Juliá" w:date="2020-04-08T19:54:00Z">
        <w:r>
          <w:t xml:space="preserve"> hay definido el método </w:t>
        </w:r>
        <w:proofErr w:type="spellStart"/>
        <w:r>
          <w:t>btnSalir</w:t>
        </w:r>
        <w:proofErr w:type="spellEnd"/>
        <w:r>
          <w:t xml:space="preserve"> que se ejecuta al pulsar el botón de salida y nos lleva al menú principal.</w:t>
        </w:r>
      </w:ins>
    </w:p>
    <w:p w14:paraId="7363ACB8" w14:textId="51E60F0C" w:rsidR="008E2B05" w:rsidRDefault="008E2B05" w:rsidP="00E63A5A">
      <w:pPr>
        <w:rPr>
          <w:ins w:id="540" w:author="Juan Carlos de Alfonso Juliá" w:date="2020-04-08T19:54:00Z"/>
        </w:rPr>
      </w:pPr>
    </w:p>
    <w:p w14:paraId="01DC111C" w14:textId="2A7C069C" w:rsidR="008E2B05" w:rsidRDefault="008E2B05" w:rsidP="00E63A5A">
      <w:pPr>
        <w:rPr>
          <w:ins w:id="541" w:author="Juan Carlos de Alfonso Juliá" w:date="2020-04-08T19:55:00Z"/>
        </w:rPr>
      </w:pPr>
      <w:ins w:id="542" w:author="Juan Carlos de Alfonso Juliá" w:date="2020-04-08T19:54:00Z">
        <w:r>
          <w:t xml:space="preserve">El siguiente método </w:t>
        </w:r>
      </w:ins>
      <w:ins w:id="543" w:author="Juan Carlos de Alfonso Juliá" w:date="2020-04-08T19:55:00Z">
        <w:r>
          <w:t>“</w:t>
        </w:r>
        <w:proofErr w:type="spellStart"/>
        <w:r>
          <w:t>CrearMSG</w:t>
        </w:r>
        <w:proofErr w:type="spellEnd"/>
        <w:r>
          <w:t xml:space="preserve">” es el encargado de codificar en un solo </w:t>
        </w:r>
        <w:proofErr w:type="spellStart"/>
        <w:r>
          <w:t>string</w:t>
        </w:r>
        <w:proofErr w:type="spellEnd"/>
        <w:r>
          <w:t xml:space="preserve"> toda la información pertinente para enviarla devolviendo dicho </w:t>
        </w:r>
        <w:proofErr w:type="spellStart"/>
        <w:r>
          <w:t>string</w:t>
        </w:r>
        <w:proofErr w:type="spellEnd"/>
        <w:r>
          <w:t>.</w:t>
        </w:r>
      </w:ins>
    </w:p>
    <w:p w14:paraId="73166669" w14:textId="3D63BEE2" w:rsidR="008E2B05" w:rsidRDefault="008E2B05" w:rsidP="00E63A5A">
      <w:pPr>
        <w:rPr>
          <w:ins w:id="544" w:author="Juan Carlos de Alfonso Juliá" w:date="2020-04-08T19:55:00Z"/>
        </w:rPr>
      </w:pPr>
    </w:p>
    <w:p w14:paraId="369EBDF1" w14:textId="02DD48E3" w:rsidR="008E2B05" w:rsidRDefault="008E2B05" w:rsidP="00E63A5A">
      <w:pPr>
        <w:rPr>
          <w:ins w:id="545" w:author="Juan Carlos de Alfonso Juliá" w:date="2020-04-08T19:58:00Z"/>
        </w:rPr>
      </w:pPr>
      <w:ins w:id="546" w:author="Juan Carlos de Alfonso Juliá" w:date="2020-04-08T19:55:00Z">
        <w:r>
          <w:t xml:space="preserve">Dentro de esta clase además encontramos la clase </w:t>
        </w:r>
        <w:proofErr w:type="spellStart"/>
        <w:r>
          <w:t>backGroundTas</w:t>
        </w:r>
      </w:ins>
      <w:ins w:id="547" w:author="Juan Carlos de Alfonso Juliá" w:date="2020-04-08T19:56:00Z">
        <w:r>
          <w:t>k</w:t>
        </w:r>
        <w:proofErr w:type="spellEnd"/>
        <w:r>
          <w:t xml:space="preserve"> que es la clase que creará el cliente dentro de su único método </w:t>
        </w:r>
        <w:proofErr w:type="spellStart"/>
        <w:r>
          <w:t>doInBackground</w:t>
        </w:r>
        <w:proofErr w:type="spellEnd"/>
        <w:r>
          <w:t>. Pese a que la creación del cliente no es difícil y es fácilmente entendible viendo el código hay que tener en cuenta la necesidad de</w:t>
        </w:r>
      </w:ins>
      <w:ins w:id="548" w:author="Juan Carlos de Alfonso Juliá" w:date="2020-04-08T19:57:00Z">
        <w:r>
          <w:t xml:space="preserve"> usar esta clase para crearlo dado que si no se usará se produciría un bloqueo en la </w:t>
        </w:r>
        <w:proofErr w:type="gramStart"/>
        <w:r>
          <w:t>app</w:t>
        </w:r>
        <w:proofErr w:type="gramEnd"/>
        <w:r>
          <w:t xml:space="preserve">, es por esto que Android obliga al uso de esta clase </w:t>
        </w:r>
      </w:ins>
      <w:ins w:id="549" w:author="Juan Carlos de Alfonso Juliá" w:date="2020-04-08T19:58:00Z">
        <w:r>
          <w:t>que creará un hilo nuevo para ejecutar el cliente.</w:t>
        </w:r>
      </w:ins>
    </w:p>
    <w:p w14:paraId="7E41EE79" w14:textId="42669923" w:rsidR="008E2B05" w:rsidRDefault="008E2B05" w:rsidP="00E63A5A">
      <w:pPr>
        <w:rPr>
          <w:ins w:id="550" w:author="Juan Carlos de Alfonso Juliá" w:date="2020-04-08T19:58:00Z"/>
        </w:rPr>
      </w:pPr>
    </w:p>
    <w:p w14:paraId="750DA3F6" w14:textId="5CF03529" w:rsidR="008E2B05" w:rsidRDefault="008E2B05" w:rsidP="00E63A5A">
      <w:ins w:id="551" w:author="Juan Carlos de Alfonso Juliá" w:date="2020-04-08T19:58:00Z">
        <w:r w:rsidRPr="008E2B05">
          <w:t>https://developer.android.com/reference/android/os/AsyncTask</w:t>
        </w:r>
      </w:ins>
    </w:p>
    <w:p w14:paraId="1144F3A9" w14:textId="77777777" w:rsidR="00B04DF7" w:rsidRDefault="00B04DF7" w:rsidP="00E63A5A"/>
    <w:p w14:paraId="1D4453F1" w14:textId="77777777" w:rsidR="00B04DF7" w:rsidRDefault="00B04DF7" w:rsidP="00E63A5A"/>
    <w:p w14:paraId="61550B35" w14:textId="52E2E5CD" w:rsidR="00AE2F4E" w:rsidDel="00523820" w:rsidRDefault="00AE2F4E" w:rsidP="00E63A5A">
      <w:pPr>
        <w:rPr>
          <w:del w:id="552" w:author="Juan Carlos de Alfonso Juliá" w:date="2020-04-08T15:25:00Z"/>
        </w:rPr>
      </w:pPr>
      <w:del w:id="553" w:author="Juan Carlos de Alfonso Juliá" w:date="2020-04-08T15:25:00Z">
        <w:r w:rsidDel="00523820">
          <w:delText>Java//VueloActivity.java</w:delText>
        </w:r>
      </w:del>
    </w:p>
    <w:p w14:paraId="169BD51C" w14:textId="77777777" w:rsidR="0003545C" w:rsidRDefault="0003545C" w:rsidP="00E63A5A"/>
    <w:p w14:paraId="734B5960" w14:textId="77777777" w:rsidR="0003545C" w:rsidRPr="00CC4D3D" w:rsidRDefault="0003545C" w:rsidP="00E63A5A">
      <w:pPr>
        <w:rPr>
          <w:b/>
          <w:bCs/>
          <w:rPrChange w:id="554" w:author="Juan Carlos de Alfonso Juliá" w:date="2020-04-08T20:37:00Z">
            <w:rPr>
              <w:u w:val="single"/>
            </w:rPr>
          </w:rPrChange>
        </w:rPr>
      </w:pPr>
      <w:r w:rsidRPr="00CC4D3D">
        <w:rPr>
          <w:b/>
          <w:bCs/>
          <w:rPrChange w:id="555" w:author="Juan Carlos de Alfonso Juliá" w:date="2020-04-08T20:37:00Z">
            <w:rPr>
              <w:u w:val="single"/>
            </w:rPr>
          </w:rPrChange>
        </w:rPr>
        <w:t>Archivos.xml</w:t>
      </w:r>
    </w:p>
    <w:p w14:paraId="2CB0BFA6" w14:textId="4B274E08" w:rsidR="00C41CE0" w:rsidRDefault="00C41CE0" w:rsidP="00E63A5A"/>
    <w:p w14:paraId="3DE968BD" w14:textId="34A0B9D9" w:rsidR="00312D95" w:rsidRDefault="00312D95" w:rsidP="00E63A5A">
      <w:r>
        <w:t xml:space="preserve">Respecto a los archivos </w:t>
      </w:r>
      <w:proofErr w:type="spellStart"/>
      <w:r>
        <w:t>xml</w:t>
      </w:r>
      <w:proofErr w:type="spellEnd"/>
      <w:r>
        <w:t xml:space="preserve"> </w:t>
      </w:r>
      <w:r w:rsidR="00BA2A4B">
        <w:t>podemos distinguirlos en dos tipos, los que contienen información acerca del funcionamiento de la app “/</w:t>
      </w:r>
      <w:proofErr w:type="spellStart"/>
      <w:r w:rsidR="00BA2A4B">
        <w:t>manifest</w:t>
      </w:r>
      <w:proofErr w:type="spellEnd"/>
      <w:r w:rsidR="00BA2A4B">
        <w:t xml:space="preserve">/…”, y los referentes al estilo de las </w:t>
      </w:r>
      <w:proofErr w:type="gramStart"/>
      <w:r w:rsidR="00BA2A4B">
        <w:t>vistas ”</w:t>
      </w:r>
      <w:proofErr w:type="gramEnd"/>
      <w:r w:rsidR="00BA2A4B">
        <w:t>/res/</w:t>
      </w:r>
      <w:proofErr w:type="spellStart"/>
      <w:r w:rsidR="00BA2A4B">
        <w:t>layout</w:t>
      </w:r>
      <w:proofErr w:type="spellEnd"/>
      <w:r w:rsidR="00BA2A4B">
        <w:t>/…”.</w:t>
      </w:r>
    </w:p>
    <w:p w14:paraId="66B9CC62" w14:textId="7668A5F4" w:rsidR="00BA2A4B" w:rsidRDefault="00BA2A4B" w:rsidP="00E63A5A">
      <w:r>
        <w:t xml:space="preserve">En esta memoria se va a omitir la explicación de los archivos que hacen referencia al estilo de las ventanas pues su estructura es similar, una lista de elementos que conforman la vista (botones, cuadros de texto, y demás elementos visuales). </w:t>
      </w:r>
    </w:p>
    <w:p w14:paraId="1775123A" w14:textId="77777777" w:rsidR="00BA2A4B" w:rsidRDefault="00BA2A4B" w:rsidP="00E63A5A"/>
    <w:p w14:paraId="5491B32C" w14:textId="77777777" w:rsidR="00BA2A4B" w:rsidRDefault="00BA2A4B" w:rsidP="00E63A5A">
      <w:r>
        <w:t>Por poner un ejemplo de uno de los elementos a continuación se muestra el código referente a uno de los botones de la pantalla del menú:</w:t>
      </w:r>
    </w:p>
    <w:p w14:paraId="5C04607E" w14:textId="272C8C84" w:rsidR="00BA2A4B" w:rsidRDefault="00BA2A4B" w:rsidP="00E63A5A"/>
    <w:p w14:paraId="73176596" w14:textId="77777777" w:rsidR="00963392" w:rsidRDefault="00963392" w:rsidP="00E63A5A"/>
    <w:tbl>
      <w:tblPr>
        <w:tblW w:w="0" w:type="auto"/>
        <w:tblCellMar>
          <w:top w:w="15" w:type="dxa"/>
          <w:left w:w="15" w:type="dxa"/>
          <w:bottom w:w="15" w:type="dxa"/>
          <w:right w:w="15" w:type="dxa"/>
        </w:tblCellMar>
        <w:tblLook w:val="04A0" w:firstRow="1" w:lastRow="0" w:firstColumn="1" w:lastColumn="0" w:noHBand="0" w:noVBand="1"/>
      </w:tblPr>
      <w:tblGrid>
        <w:gridCol w:w="993"/>
        <w:gridCol w:w="6337"/>
      </w:tblGrid>
      <w:tr w:rsidR="00BA2A4B" w:rsidRPr="00BA2A4B" w14:paraId="72756334" w14:textId="77777777" w:rsidTr="00BA2A4B">
        <w:trPr>
          <w:gridAfter w:val="1"/>
        </w:trPr>
        <w:tc>
          <w:tcPr>
            <w:tcW w:w="0" w:type="auto"/>
            <w:tcMar>
              <w:top w:w="0" w:type="dxa"/>
              <w:left w:w="150" w:type="dxa"/>
              <w:bottom w:w="0" w:type="dxa"/>
              <w:right w:w="150" w:type="dxa"/>
            </w:tcMar>
            <w:hideMark/>
          </w:tcPr>
          <w:p w14:paraId="643222F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&lt;</w:t>
            </w:r>
            <w:proofErr w:type="spellStart"/>
            <w:r w:rsidRPr="00BA2A4B">
              <w:rPr>
                <w:rFonts w:ascii="Consolas" w:hAnsi="Consolas" w:cs="Consolas"/>
                <w:color w:val="22863A"/>
                <w:sz w:val="18"/>
                <w:szCs w:val="18"/>
              </w:rPr>
              <w:t>Button</w:t>
            </w:r>
            <w:proofErr w:type="spellEnd"/>
          </w:p>
        </w:tc>
      </w:tr>
      <w:tr w:rsidR="00BA2A4B" w:rsidRPr="00BA2A4B" w14:paraId="084E1C30" w14:textId="77777777" w:rsidTr="00BA2A4B">
        <w:tc>
          <w:tcPr>
            <w:tcW w:w="750" w:type="dxa"/>
            <w:noWrap/>
            <w:tcMar>
              <w:top w:w="0" w:type="dxa"/>
              <w:left w:w="150" w:type="dxa"/>
              <w:bottom w:w="0" w:type="dxa"/>
              <w:right w:w="150" w:type="dxa"/>
            </w:tcMar>
            <w:hideMark/>
          </w:tcPr>
          <w:p w14:paraId="1C6BC88A"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F91957" w14:textId="77777777" w:rsidR="00BA2A4B" w:rsidRPr="00BA2A4B" w:rsidRDefault="00BA2A4B" w:rsidP="003E5049">
            <w:pPr>
              <w:pStyle w:val="code"/>
              <w:pPrChange w:id="556" w:author="Juan Carlos de Alfonso Juliá" w:date="2020-04-08T15:40:00Z">
                <w:pPr>
                  <w:spacing w:line="300" w:lineRule="atLeast"/>
                </w:pPr>
              </w:pPrChange>
            </w:pPr>
            <w:r w:rsidRPr="00BA2A4B">
              <w:t xml:space="preserve">        </w:t>
            </w:r>
            <w:proofErr w:type="spellStart"/>
            <w:r w:rsidRPr="00BA2A4B">
              <w:rPr>
                <w:color w:val="6F42C1"/>
              </w:rPr>
              <w:t>android:id</w:t>
            </w:r>
            <w:proofErr w:type="spellEnd"/>
            <w:r w:rsidRPr="00BA2A4B">
              <w:t>="@+id/button9"</w:t>
            </w:r>
          </w:p>
        </w:tc>
      </w:tr>
      <w:tr w:rsidR="00BA2A4B" w:rsidRPr="00BA2A4B" w14:paraId="2CF3968C" w14:textId="77777777" w:rsidTr="00BA2A4B">
        <w:tc>
          <w:tcPr>
            <w:tcW w:w="750" w:type="dxa"/>
            <w:noWrap/>
            <w:tcMar>
              <w:top w:w="0" w:type="dxa"/>
              <w:left w:w="150" w:type="dxa"/>
              <w:bottom w:w="0" w:type="dxa"/>
              <w:right w:w="150" w:type="dxa"/>
            </w:tcMar>
            <w:hideMark/>
          </w:tcPr>
          <w:p w14:paraId="379C216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BA163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_width</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"300dp"</w:t>
            </w:r>
          </w:p>
        </w:tc>
      </w:tr>
      <w:tr w:rsidR="00BA2A4B" w:rsidRPr="00BA2A4B" w14:paraId="04775EF3" w14:textId="77777777" w:rsidTr="00BA2A4B">
        <w:tc>
          <w:tcPr>
            <w:tcW w:w="750" w:type="dxa"/>
            <w:noWrap/>
            <w:tcMar>
              <w:top w:w="0" w:type="dxa"/>
              <w:left w:w="150" w:type="dxa"/>
              <w:bottom w:w="0" w:type="dxa"/>
              <w:right w:w="150" w:type="dxa"/>
            </w:tcMar>
            <w:hideMark/>
          </w:tcPr>
          <w:p w14:paraId="17E34CDB"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60838C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_height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"70dp"</w:t>
            </w:r>
          </w:p>
        </w:tc>
      </w:tr>
      <w:tr w:rsidR="00BA2A4B" w:rsidRPr="00BA2A4B" w14:paraId="050C9619" w14:textId="77777777" w:rsidTr="00BA2A4B">
        <w:tc>
          <w:tcPr>
            <w:tcW w:w="750" w:type="dxa"/>
            <w:noWrap/>
            <w:tcMar>
              <w:top w:w="0" w:type="dxa"/>
              <w:left w:w="150" w:type="dxa"/>
              <w:bottom w:w="0" w:type="dxa"/>
              <w:right w:w="150" w:type="dxa"/>
            </w:tcMar>
            <w:hideMark/>
          </w:tcPr>
          <w:p w14:paraId="72824147"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0F390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_marginStart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6021AF8" w14:textId="77777777" w:rsidTr="00BA2A4B">
        <w:tc>
          <w:tcPr>
            <w:tcW w:w="750" w:type="dxa"/>
            <w:noWrap/>
            <w:tcMar>
              <w:top w:w="0" w:type="dxa"/>
              <w:left w:w="150" w:type="dxa"/>
              <w:bottom w:w="0" w:type="dxa"/>
              <w:right w:w="150" w:type="dxa"/>
            </w:tcMar>
            <w:hideMark/>
          </w:tcPr>
          <w:p w14:paraId="4EE6DF8C"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1AECFB"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_marginLeft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1F5659A2" w14:textId="77777777" w:rsidTr="00BA2A4B">
        <w:tc>
          <w:tcPr>
            <w:tcW w:w="750" w:type="dxa"/>
            <w:noWrap/>
            <w:tcMar>
              <w:top w:w="0" w:type="dxa"/>
              <w:left w:w="150" w:type="dxa"/>
              <w:bottom w:w="0" w:type="dxa"/>
              <w:right w:w="150" w:type="dxa"/>
            </w:tcMar>
            <w:hideMark/>
          </w:tcPr>
          <w:p w14:paraId="59D1885D"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66943A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_marginTop</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097F240" w14:textId="77777777" w:rsidTr="00BA2A4B">
        <w:tc>
          <w:tcPr>
            <w:tcW w:w="750" w:type="dxa"/>
            <w:noWrap/>
            <w:tcMar>
              <w:top w:w="0" w:type="dxa"/>
              <w:left w:w="150" w:type="dxa"/>
              <w:bottom w:w="0" w:type="dxa"/>
              <w:right w:w="150" w:type="dxa"/>
            </w:tcMar>
            <w:hideMark/>
          </w:tcPr>
          <w:p w14:paraId="4EB9532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B7B49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_marginEnd</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00A36A01" w14:textId="77777777" w:rsidTr="00BA2A4B">
        <w:tc>
          <w:tcPr>
            <w:tcW w:w="750" w:type="dxa"/>
            <w:noWrap/>
            <w:tcMar>
              <w:top w:w="0" w:type="dxa"/>
              <w:left w:w="150" w:type="dxa"/>
              <w:bottom w:w="0" w:type="dxa"/>
              <w:right w:w="150" w:type="dxa"/>
            </w:tcMar>
            <w:hideMark/>
          </w:tcPr>
          <w:p w14:paraId="2035629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B13C61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_marginRight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663A5B71" w14:textId="77777777" w:rsidTr="00BA2A4B">
        <w:tc>
          <w:tcPr>
            <w:tcW w:w="750" w:type="dxa"/>
            <w:noWrap/>
            <w:tcMar>
              <w:top w:w="0" w:type="dxa"/>
              <w:left w:w="150" w:type="dxa"/>
              <w:bottom w:w="0" w:type="dxa"/>
              <w:right w:w="150" w:type="dxa"/>
            </w:tcMar>
            <w:hideMark/>
          </w:tcPr>
          <w:p w14:paraId="18264F5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BE0E61"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android:onClick</w:t>
            </w:r>
            <w:proofErr w:type="spellEnd"/>
            <w:proofErr w:type="gram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btnAjustes</w:t>
            </w:r>
            <w:proofErr w:type="spellEnd"/>
            <w:r w:rsidRPr="00BA2A4B">
              <w:rPr>
                <w:rFonts w:ascii="Consolas" w:hAnsi="Consolas" w:cs="Consolas"/>
                <w:color w:val="032F62"/>
                <w:sz w:val="18"/>
                <w:szCs w:val="18"/>
              </w:rPr>
              <w:t>"</w:t>
            </w:r>
          </w:p>
        </w:tc>
      </w:tr>
      <w:tr w:rsidR="00BA2A4B" w:rsidRPr="00BA2A4B" w14:paraId="6700C0BB" w14:textId="77777777" w:rsidTr="00BA2A4B">
        <w:tc>
          <w:tcPr>
            <w:tcW w:w="750" w:type="dxa"/>
            <w:noWrap/>
            <w:tcMar>
              <w:top w:w="0" w:type="dxa"/>
              <w:left w:w="150" w:type="dxa"/>
              <w:bottom w:w="0" w:type="dxa"/>
              <w:right w:w="150" w:type="dxa"/>
            </w:tcMar>
            <w:hideMark/>
          </w:tcPr>
          <w:p w14:paraId="67D2E915"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144C9DC"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r w:rsidRPr="00BA2A4B">
              <w:rPr>
                <w:rFonts w:ascii="Consolas" w:hAnsi="Consolas" w:cs="Consolas"/>
                <w:color w:val="6F42C1"/>
                <w:sz w:val="18"/>
                <w:szCs w:val="18"/>
              </w:rPr>
              <w:t>android:text</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string</w:t>
            </w:r>
            <w:proofErr w:type="spellEnd"/>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BotonAjustes</w:t>
            </w:r>
            <w:proofErr w:type="spellEnd"/>
            <w:r w:rsidRPr="00BA2A4B">
              <w:rPr>
                <w:rFonts w:ascii="Consolas" w:hAnsi="Consolas" w:cs="Consolas"/>
                <w:color w:val="032F62"/>
                <w:sz w:val="18"/>
                <w:szCs w:val="18"/>
              </w:rPr>
              <w:t>"</w:t>
            </w:r>
          </w:p>
        </w:tc>
      </w:tr>
      <w:tr w:rsidR="00BA2A4B" w:rsidRPr="00BA2A4B" w14:paraId="5E0EA9CB" w14:textId="77777777" w:rsidTr="00BA2A4B">
        <w:tc>
          <w:tcPr>
            <w:tcW w:w="750" w:type="dxa"/>
            <w:noWrap/>
            <w:tcMar>
              <w:top w:w="0" w:type="dxa"/>
              <w:left w:w="150" w:type="dxa"/>
              <w:bottom w:w="0" w:type="dxa"/>
              <w:right w:w="150" w:type="dxa"/>
            </w:tcMar>
            <w:hideMark/>
          </w:tcPr>
          <w:p w14:paraId="22EEAE8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9AA872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_constraintBottom_toTopOf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"@+id/button10"</w:t>
            </w:r>
          </w:p>
        </w:tc>
      </w:tr>
      <w:tr w:rsidR="00BA2A4B" w:rsidRPr="00BA2A4B" w14:paraId="06E0C3E2" w14:textId="77777777" w:rsidTr="00BA2A4B">
        <w:tc>
          <w:tcPr>
            <w:tcW w:w="750" w:type="dxa"/>
            <w:noWrap/>
            <w:tcMar>
              <w:top w:w="0" w:type="dxa"/>
              <w:left w:w="150" w:type="dxa"/>
              <w:bottom w:w="0" w:type="dxa"/>
              <w:right w:w="150" w:type="dxa"/>
            </w:tcMar>
            <w:hideMark/>
          </w:tcPr>
          <w:p w14:paraId="7394C26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CF3250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_constraintEnd_toEndOf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023F2633" w14:textId="77777777" w:rsidTr="00BA2A4B">
        <w:tc>
          <w:tcPr>
            <w:tcW w:w="750" w:type="dxa"/>
            <w:noWrap/>
            <w:tcMar>
              <w:top w:w="0" w:type="dxa"/>
              <w:left w:w="150" w:type="dxa"/>
              <w:bottom w:w="0" w:type="dxa"/>
              <w:right w:w="150" w:type="dxa"/>
            </w:tcMar>
            <w:hideMark/>
          </w:tcPr>
          <w:p w14:paraId="77C7610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E1748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_constraintHorizontal_bias</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"0.494"</w:t>
            </w:r>
          </w:p>
        </w:tc>
      </w:tr>
      <w:tr w:rsidR="00BA2A4B" w:rsidRPr="00BA2A4B" w14:paraId="4D5077AD" w14:textId="77777777" w:rsidTr="00BA2A4B">
        <w:tc>
          <w:tcPr>
            <w:tcW w:w="750" w:type="dxa"/>
            <w:noWrap/>
            <w:tcMar>
              <w:top w:w="0" w:type="dxa"/>
              <w:left w:w="150" w:type="dxa"/>
              <w:bottom w:w="0" w:type="dxa"/>
              <w:right w:w="150" w:type="dxa"/>
            </w:tcMar>
            <w:hideMark/>
          </w:tcPr>
          <w:p w14:paraId="4BA921E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285AD27"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_constraintStart_toStartOf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w:t>
            </w:r>
            <w:proofErr w:type="spellStart"/>
            <w:r w:rsidRPr="00BA2A4B">
              <w:rPr>
                <w:rFonts w:ascii="Consolas" w:hAnsi="Consolas" w:cs="Consolas"/>
                <w:color w:val="032F62"/>
                <w:sz w:val="18"/>
                <w:szCs w:val="18"/>
              </w:rPr>
              <w:t>parent</w:t>
            </w:r>
            <w:proofErr w:type="spellEnd"/>
            <w:r w:rsidRPr="00BA2A4B">
              <w:rPr>
                <w:rFonts w:ascii="Consolas" w:hAnsi="Consolas" w:cs="Consolas"/>
                <w:color w:val="032F62"/>
                <w:sz w:val="18"/>
                <w:szCs w:val="18"/>
              </w:rPr>
              <w:t>"</w:t>
            </w:r>
          </w:p>
        </w:tc>
      </w:tr>
      <w:tr w:rsidR="00BA2A4B" w:rsidRPr="00BA2A4B" w14:paraId="1D16AE54" w14:textId="77777777" w:rsidTr="00BA2A4B">
        <w:tc>
          <w:tcPr>
            <w:tcW w:w="750" w:type="dxa"/>
            <w:noWrap/>
            <w:tcMar>
              <w:top w:w="0" w:type="dxa"/>
              <w:left w:w="150" w:type="dxa"/>
              <w:bottom w:w="0" w:type="dxa"/>
              <w:right w:w="150" w:type="dxa"/>
            </w:tcMar>
            <w:hideMark/>
          </w:tcPr>
          <w:p w14:paraId="230BFEC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3973A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spellStart"/>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_constraintTop_toBottomOf</w:t>
            </w:r>
            <w:proofErr w:type="spellEnd"/>
            <w:r w:rsidRPr="00BA2A4B">
              <w:rPr>
                <w:rFonts w:ascii="Consolas" w:hAnsi="Consolas" w:cs="Consolas"/>
                <w:color w:val="24292E"/>
                <w:sz w:val="18"/>
                <w:szCs w:val="18"/>
              </w:rPr>
              <w:t>=</w:t>
            </w:r>
            <w:r w:rsidRPr="00BA2A4B">
              <w:rPr>
                <w:rFonts w:ascii="Consolas" w:hAnsi="Consolas" w:cs="Consolas"/>
                <w:color w:val="032F62"/>
                <w:sz w:val="18"/>
                <w:szCs w:val="18"/>
              </w:rPr>
              <w:t>"@+id/button6"</w:t>
            </w:r>
            <w:r w:rsidRPr="00BA2A4B">
              <w:rPr>
                <w:rFonts w:ascii="Consolas" w:hAnsi="Consolas" w:cs="Consolas"/>
                <w:color w:val="24292E"/>
                <w:sz w:val="18"/>
                <w:szCs w:val="18"/>
              </w:rPr>
              <w:t xml:space="preserve"> /&gt;</w:t>
            </w:r>
          </w:p>
        </w:tc>
      </w:tr>
    </w:tbl>
    <w:p w14:paraId="150692C6" w14:textId="6EC29397" w:rsidR="00BA2A4B" w:rsidRDefault="00BA2A4B" w:rsidP="00E63A5A">
      <w:r>
        <w:t xml:space="preserve"> </w:t>
      </w:r>
    </w:p>
    <w:p w14:paraId="39A4EC69" w14:textId="038B2F4B" w:rsidR="00BA2A4B" w:rsidRDefault="00BA2A4B" w:rsidP="00E63A5A">
      <w:r>
        <w:t xml:space="preserve">Como se ve el código es trivial, el botón lleva un id único asociado seguido por varios parámetros para ajustar su tamaño y </w:t>
      </w:r>
      <w:proofErr w:type="gramStart"/>
      <w:r>
        <w:t>posición</w:t>
      </w:r>
      <w:proofErr w:type="gramEnd"/>
      <w:r>
        <w:t xml:space="preserve"> así como la etiqueta que aparecerá centrada al dibujar el botón y la función que se llamará al pulsar “</w:t>
      </w:r>
      <w:proofErr w:type="spellStart"/>
      <w:r>
        <w:t>btnAjustes</w:t>
      </w:r>
      <w:proofErr w:type="spellEnd"/>
      <w:r>
        <w:t>”.</w:t>
      </w:r>
    </w:p>
    <w:p w14:paraId="0DA1FE2E" w14:textId="127A3FFD" w:rsidR="00BA2A4B" w:rsidRDefault="00BA2A4B" w:rsidP="00E63A5A"/>
    <w:p w14:paraId="667C4EB2" w14:textId="7E390677" w:rsidR="00DC7703" w:rsidRDefault="00DC7703" w:rsidP="00E63A5A">
      <w:r>
        <w:t xml:space="preserve">Por </w:t>
      </w:r>
      <w:proofErr w:type="gramStart"/>
      <w:r>
        <w:t>último</w:t>
      </w:r>
      <w:proofErr w:type="gramEnd"/>
      <w:r>
        <w:t xml:space="preserve"> mencionar que aunque no se expliquen los archivos </w:t>
      </w:r>
      <w:proofErr w:type="spellStart"/>
      <w:r>
        <w:t>xml</w:t>
      </w:r>
      <w:proofErr w:type="spellEnd"/>
      <w:r>
        <w:t xml:space="preserve"> referentes al estilo si se quieren leer están en el repositorio de </w:t>
      </w:r>
      <w:proofErr w:type="spellStart"/>
      <w:r>
        <w:t>github</w:t>
      </w:r>
      <w:proofErr w:type="spellEnd"/>
      <w:r>
        <w:t>.</w:t>
      </w:r>
    </w:p>
    <w:p w14:paraId="6CB9F3B2" w14:textId="66DD2736" w:rsidR="00DC7703" w:rsidRDefault="00DC7703" w:rsidP="00E63A5A"/>
    <w:p w14:paraId="4D362CDD" w14:textId="1BD77C4D" w:rsidR="00843C60" w:rsidRDefault="00843C60" w:rsidP="00E63A5A">
      <w:r>
        <w:t xml:space="preserve">Fuera de lo que es el estilo hay un archivo </w:t>
      </w:r>
      <w:r w:rsidR="0004770F">
        <w:t xml:space="preserve">que juega un papel muy relevante a la hora del funcionamiento de una </w:t>
      </w:r>
      <w:proofErr w:type="gramStart"/>
      <w:r w:rsidR="0004770F">
        <w:t>app</w:t>
      </w:r>
      <w:proofErr w:type="gramEnd"/>
      <w:r w:rsidR="0004770F">
        <w:t xml:space="preserve"> en Android, es el </w:t>
      </w:r>
      <w:proofErr w:type="spellStart"/>
      <w:r w:rsidR="0004770F">
        <w:t>Manifest</w:t>
      </w:r>
      <w:proofErr w:type="spellEnd"/>
      <w:r w:rsidR="0004770F">
        <w:t>/AndroidManifest.xml</w:t>
      </w:r>
    </w:p>
    <w:p w14:paraId="409F9B4B" w14:textId="77777777" w:rsidR="00E20243" w:rsidRDefault="00E20243" w:rsidP="00E63A5A"/>
    <w:p w14:paraId="46157512" w14:textId="5DA6DD7F"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C849D5">
        <w:t>10)</w:t>
      </w:r>
      <w:r w:rsidR="00C849D5">
        <w:fldChar w:fldCharType="end"/>
      </w:r>
      <w:r w:rsidR="00C849D5">
        <w:t>.</w:t>
      </w:r>
      <w:r>
        <w:t xml:space="preserve"> </w:t>
      </w:r>
      <w:r w:rsidR="00C849D5">
        <w:t>D</w:t>
      </w:r>
      <w:r>
        <w:t>entro de este archivo debemos incluir lo siguiente:</w:t>
      </w:r>
    </w:p>
    <w:p w14:paraId="403911CD" w14:textId="77777777" w:rsidR="00E20243" w:rsidRDefault="00E20243" w:rsidP="00E63A5A"/>
    <w:p w14:paraId="686CAC47" w14:textId="77777777" w:rsidR="00E20243" w:rsidRDefault="00E20243" w:rsidP="00E20243">
      <w:pPr>
        <w:pStyle w:val="Prrafodelista"/>
        <w:numPr>
          <w:ilvl w:val="0"/>
          <w:numId w:val="2"/>
        </w:numPr>
      </w:pPr>
      <w:proofErr w:type="spellStart"/>
      <w:r>
        <w:t>Token</w:t>
      </w:r>
      <w:proofErr w:type="spellEnd"/>
      <w:r>
        <w:t xml:space="preserve"> para </w:t>
      </w:r>
      <w:r w:rsidR="00B04DF7">
        <w:t xml:space="preserve">poder usar el </w:t>
      </w:r>
      <w:proofErr w:type="spellStart"/>
      <w:r w:rsidR="00B04DF7">
        <w:t>sdk</w:t>
      </w:r>
      <w:proofErr w:type="spellEnd"/>
      <w:r w:rsidR="00B04DF7">
        <w:t xml:space="preserve"> que proporciona </w:t>
      </w:r>
      <w:proofErr w:type="spellStart"/>
      <w:r w:rsidR="00B04DF7">
        <w:t>Here</w:t>
      </w:r>
      <w:proofErr w:type="spellEnd"/>
      <w:r w:rsidR="00B04DF7">
        <w:t>.</w:t>
      </w:r>
    </w:p>
    <w:p w14:paraId="2C1A1296" w14:textId="77777777" w:rsidR="00733C98" w:rsidRDefault="00733C98" w:rsidP="00E63A5A"/>
    <w:p w14:paraId="7F47C274" w14:textId="77777777"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p>
    <w:p w14:paraId="7EFBE4A8" w14:textId="77777777" w:rsidR="00733C98" w:rsidRDefault="00733C98" w:rsidP="00733C98">
      <w:pPr>
        <w:pStyle w:val="Prrafodelista"/>
      </w:pPr>
      <w:r>
        <w:t xml:space="preserve"> </w:t>
      </w:r>
    </w:p>
    <w:p w14:paraId="207FFF70" w14:textId="77777777" w:rsidR="00733C98" w:rsidRDefault="00733C98" w:rsidP="009A2871">
      <w:pPr>
        <w:pStyle w:val="code"/>
        <w:ind w:firstLine="700"/>
        <w:rPr>
          <w:shd w:val="clear" w:color="auto" w:fill="FFFFFF"/>
        </w:rPr>
      </w:pPr>
      <w:r w:rsidRPr="00733C98">
        <w:rPr>
          <w:shd w:val="clear" w:color="auto" w:fill="FFFFFF"/>
        </w:rPr>
        <w:t>&lt;</w:t>
      </w:r>
      <w:r w:rsidRPr="00733C98">
        <w:rPr>
          <w:color w:val="22863A"/>
        </w:rPr>
        <w:t>uses-</w:t>
      </w:r>
      <w:proofErr w:type="spellStart"/>
      <w:r w:rsidRPr="00733C98">
        <w:rPr>
          <w:color w:val="22863A"/>
        </w:rPr>
        <w:t>permission</w:t>
      </w:r>
      <w:proofErr w:type="spellEnd"/>
      <w:r w:rsidRPr="00733C98">
        <w:rPr>
          <w:shd w:val="clear" w:color="auto" w:fill="FFFFFF"/>
        </w:rPr>
        <w:t xml:space="preserve"> </w:t>
      </w:r>
      <w:proofErr w:type="spellStart"/>
      <w:r w:rsidRPr="00733C98">
        <w:rPr>
          <w:color w:val="6F42C1"/>
        </w:rPr>
        <w:t>android:name</w:t>
      </w:r>
      <w:proofErr w:type="spellEnd"/>
      <w:r w:rsidRPr="00733C98">
        <w:rPr>
          <w:shd w:val="clear" w:color="auto" w:fill="FFFFFF"/>
        </w:rPr>
        <w:t>=</w:t>
      </w:r>
      <w:r w:rsidRPr="00733C98">
        <w:t>"</w:t>
      </w:r>
      <w:proofErr w:type="spellStart"/>
      <w:proofErr w:type="gramStart"/>
      <w:r w:rsidRPr="00733C98">
        <w:t>android.permission</w:t>
      </w:r>
      <w:proofErr w:type="spellEnd"/>
      <w:proofErr w:type="gramEnd"/>
      <w:r w:rsidRPr="00733C98">
        <w:t>.</w:t>
      </w:r>
      <w:r w:rsidRPr="00733C98">
        <w:rPr>
          <w:shd w:val="clear" w:color="auto" w:fill="FFFFFF"/>
        </w:rPr>
        <w:t xml:space="preserve"> ACCESS_FINE_LOCATION</w:t>
      </w:r>
      <w:r w:rsidRPr="00733C98">
        <w:t>"</w:t>
      </w:r>
      <w:r w:rsidRPr="00733C98">
        <w:rPr>
          <w:shd w:val="clear" w:color="auto" w:fill="FFFFFF"/>
        </w:rPr>
        <w:t xml:space="preserve"> /&gt;</w:t>
      </w:r>
    </w:p>
    <w:p w14:paraId="69772FA5" w14:textId="77777777" w:rsidR="00733C98" w:rsidRDefault="00733C98" w:rsidP="00733C98">
      <w:pPr>
        <w:ind w:firstLine="708"/>
        <w:rPr>
          <w:rFonts w:ascii="Consolas"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730C9407" w14:textId="77777777" w:rsidR="00E20243" w:rsidRDefault="00E20243" w:rsidP="00E20243">
      <w:pPr>
        <w:pStyle w:val="Prrafodelista"/>
        <w:numPr>
          <w:ilvl w:val="0"/>
          <w:numId w:val="2"/>
        </w:numPr>
      </w:pPr>
      <w:r>
        <w:t>Actividades: cada una de las vistas descritas en el apartado anterior lleva asociada una etiqueta en este archivo con información acerca de diversos aspectos (etiqueta, actividad padre o nombre)</w:t>
      </w:r>
      <w:r w:rsidR="00D93B14">
        <w:t>.</w:t>
      </w:r>
    </w:p>
    <w:p w14:paraId="4497BB2A" w14:textId="77777777" w:rsidR="00E20243" w:rsidRDefault="00E20243" w:rsidP="00E20243">
      <w:pPr>
        <w:pStyle w:val="Prrafodelista"/>
      </w:pPr>
    </w:p>
    <w:p w14:paraId="0BF42662" w14:textId="77777777" w:rsidR="00E20243" w:rsidRPr="00733C98" w:rsidRDefault="00E20243" w:rsidP="00E20243">
      <w:pPr>
        <w:pStyle w:val="Prrafodelista"/>
      </w:pPr>
    </w:p>
    <w:p w14:paraId="30713533" w14:textId="77777777" w:rsidR="00733C98" w:rsidRDefault="00733C98" w:rsidP="00733C98"/>
    <w:p w14:paraId="1440B512" w14:textId="77777777" w:rsidR="008F7F39" w:rsidRDefault="008F7F39" w:rsidP="008F7F39"/>
    <w:p w14:paraId="116F2751" w14:textId="77777777" w:rsidR="008F7F39" w:rsidRDefault="008F7F39" w:rsidP="00E63A5A"/>
    <w:p w14:paraId="7044159B" w14:textId="77777777" w:rsidR="008F7F39" w:rsidRDefault="008F7F39" w:rsidP="00E63A5A">
      <w:r>
        <w:lastRenderedPageBreak/>
        <w:t xml:space="preserve"> </w:t>
      </w:r>
    </w:p>
    <w:p w14:paraId="7EFDCA93" w14:textId="77777777" w:rsidR="008F7F39" w:rsidRDefault="008F7F39" w:rsidP="00E63A5A">
      <w:r>
        <w:t xml:space="preserve"> </w:t>
      </w:r>
    </w:p>
    <w:p w14:paraId="69515F90" w14:textId="77777777" w:rsidR="00DE02F4" w:rsidRDefault="00DE02F4" w:rsidP="00E63A5A"/>
    <w:p w14:paraId="71CC0262" w14:textId="77777777" w:rsidR="00E63A5A" w:rsidRPr="00E63A5A" w:rsidRDefault="00E63A5A" w:rsidP="00E63A5A"/>
    <w:p w14:paraId="3A845918" w14:textId="77777777" w:rsidR="00E63A5A" w:rsidRPr="0050680A" w:rsidRDefault="00E63A5A" w:rsidP="0050680A"/>
    <w:p w14:paraId="025AD25A" w14:textId="77777777" w:rsidR="00930E80" w:rsidRPr="00930E80" w:rsidRDefault="00930E80" w:rsidP="00930E80"/>
    <w:p w14:paraId="714477FF" w14:textId="77777777" w:rsidR="008F6737" w:rsidRPr="008F6737" w:rsidRDefault="008F6737" w:rsidP="008F6737"/>
    <w:p w14:paraId="6ABC5F68" w14:textId="5F06CEB6" w:rsidR="00BC1E65" w:rsidRDefault="00BC1E65" w:rsidP="002E5974">
      <w:pPr>
        <w:pStyle w:val="TtuloTDC"/>
        <w:numPr>
          <w:ilvl w:val="0"/>
          <w:numId w:val="8"/>
        </w:numPr>
      </w:pPr>
      <w:bookmarkStart w:id="557" w:name="_Toc37343193"/>
      <w:r>
        <w:t>Diseño del reconocedor basado en IA.</w:t>
      </w:r>
      <w:bookmarkEnd w:id="557"/>
    </w:p>
    <w:p w14:paraId="57A50D98" w14:textId="4EC6D729" w:rsidR="00D432F8" w:rsidRDefault="00456515" w:rsidP="00CF6E94">
      <w:pPr>
        <w:pStyle w:val="Ttulo1"/>
      </w:pPr>
      <w:bookmarkStart w:id="558" w:name="_Toc37343194"/>
      <w:r>
        <w:t xml:space="preserve">5.1 </w:t>
      </w:r>
      <w:r w:rsidR="00D432F8">
        <w:t>Introducción</w:t>
      </w:r>
      <w:r w:rsidR="00AD0F6C">
        <w:t>.</w:t>
      </w:r>
      <w:bookmarkEnd w:id="558"/>
    </w:p>
    <w:p w14:paraId="3D3911DE" w14:textId="77777777" w:rsidR="00AD0F6C" w:rsidRPr="00AD0F6C" w:rsidRDefault="00AD0F6C" w:rsidP="00AD0F6C"/>
    <w:p w14:paraId="720760E0" w14:textId="23351222"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w:t>
      </w:r>
      <w:r w:rsidR="003833D5">
        <w:t>é</w:t>
      </w:r>
      <w:r>
        <w:t xml:space="preserv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w:t>
      </w:r>
      <w:proofErr w:type="spellStart"/>
      <w:r w:rsidR="009F6F41">
        <w:t>learning</w:t>
      </w:r>
      <w:proofErr w:type="spellEnd"/>
      <w:r w:rsidR="009F6F41">
        <w:t xml:space="preserve"> llamada SSD explicada más adelante</w:t>
      </w:r>
      <w:r w:rsidR="008C7933">
        <w:t>.</w:t>
      </w:r>
      <w:r>
        <w:t xml:space="preserve"> </w:t>
      </w:r>
    </w:p>
    <w:p w14:paraId="7A4FF9C6" w14:textId="1D3C43AB" w:rsidR="00E813DA" w:rsidRDefault="00456515" w:rsidP="00496715">
      <w:pPr>
        <w:pStyle w:val="Ttulo1"/>
      </w:pPr>
      <w:bookmarkStart w:id="559" w:name="_Toc37343195"/>
      <w:r>
        <w:t xml:space="preserve">5.2 </w:t>
      </w:r>
      <w:r w:rsidR="002B62F4">
        <w:t>Vista teóric</w:t>
      </w:r>
      <w:r w:rsidR="00496715">
        <w:t>a</w:t>
      </w:r>
      <w:r w:rsidR="00AD0F6C">
        <w:t>.</w:t>
      </w:r>
      <w:bookmarkEnd w:id="559"/>
    </w:p>
    <w:p w14:paraId="2BFCC247" w14:textId="77777777" w:rsidR="00AD0F6C" w:rsidRPr="00AD0F6C" w:rsidRDefault="00AD0F6C" w:rsidP="00AD0F6C"/>
    <w:p w14:paraId="692E1837" w14:textId="4D3B2974" w:rsidR="00E813DA" w:rsidRDefault="00456515" w:rsidP="00E813DA">
      <w:pPr>
        <w:pStyle w:val="Ttulo2"/>
      </w:pPr>
      <w:bookmarkStart w:id="560" w:name="_Toc37343196"/>
      <w:r>
        <w:t xml:space="preserve">5.2.1 </w:t>
      </w:r>
      <w:r w:rsidR="00E813DA">
        <w:t>Clasificación vs detección</w:t>
      </w:r>
      <w:r w:rsidR="00AD0F6C">
        <w:t>.</w:t>
      </w:r>
      <w:bookmarkEnd w:id="560"/>
    </w:p>
    <w:p w14:paraId="71B218A9" w14:textId="77777777" w:rsidR="00AD0F6C" w:rsidRPr="00AD0F6C" w:rsidRDefault="00AD0F6C" w:rsidP="00AD0F6C"/>
    <w:p w14:paraId="2863D66A" w14:textId="4605590D" w:rsidR="00E813DA" w:rsidRDefault="00E813DA" w:rsidP="00E813DA">
      <w:r>
        <w:t>Dentro del paradigma de la identificación de objetos tenemos dos alternativas, la clasificación y la detección. El primero como su nombre indica permite dada una imagen saber qu</w:t>
      </w:r>
      <w:r w:rsidR="003833D5">
        <w:t>é</w:t>
      </w:r>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19257195" w14:textId="450D3F9F" w:rsidR="00E813DA" w:rsidRDefault="00E813DA" w:rsidP="00E813DA">
      <w:r>
        <w:t xml:space="preserve">En </w:t>
      </w:r>
      <w:r w:rsidR="007B7B4F">
        <w:t>cambio,</w:t>
      </w:r>
      <w:r>
        <w:t xml:space="preserve"> en un algoritmo de detección no solo buscamos clasificar una imagen según el tipo de esta</w:t>
      </w:r>
      <w:r w:rsidR="003833D5">
        <w:t xml:space="preserve"> o</w:t>
      </w:r>
      <w:r>
        <w:t xml:space="preserve"> según algún parámetro</w:t>
      </w:r>
      <w:r w:rsidR="007B7B4F">
        <w:t>,</w:t>
      </w:r>
      <w:r>
        <w:t xml:space="preserve"> sino además saber s</w:t>
      </w:r>
      <w:r w:rsidR="007B7B4F">
        <w:t xml:space="preserve">u </w:t>
      </w:r>
      <w:r>
        <w:t>posición en la imagen acotándola normalmente con algún recuadro.</w:t>
      </w:r>
      <w:r w:rsidR="003E7704">
        <w:t xml:space="preserve"> Estos dos conceptos se entienden mejor en la imagen inferior (</w:t>
      </w:r>
      <w:proofErr w:type="spellStart"/>
      <w:r w:rsidR="003E7704">
        <w:t>Fig</w:t>
      </w:r>
      <w:proofErr w:type="spellEnd"/>
      <w:r w:rsidR="003E7704">
        <w:t xml:space="preserve"> x).</w:t>
      </w:r>
    </w:p>
    <w:p w14:paraId="4C832922" w14:textId="77777777" w:rsidR="00E813DA" w:rsidRDefault="00E813DA" w:rsidP="00E813DA"/>
    <w:p w14:paraId="5ECDEC8B" w14:textId="77777777" w:rsidR="00E813DA" w:rsidRDefault="00E813DA" w:rsidP="00E813DA"/>
    <w:p w14:paraId="1CF87F9E" w14:textId="77777777" w:rsidR="00E813DA" w:rsidRDefault="00E813DA" w:rsidP="00E813DA"/>
    <w:p w14:paraId="04449230" w14:textId="77777777" w:rsidR="00E813DA" w:rsidRDefault="00E813DA" w:rsidP="00E813DA"/>
    <w:p w14:paraId="59B0EEC5" w14:textId="1C8FDA94" w:rsidR="00A13AC7" w:rsidRDefault="002B62F4" w:rsidP="00A13AC7">
      <w:pPr>
        <w:keepNext/>
      </w:pPr>
      <w:r w:rsidRPr="002B62F4">
        <w:lastRenderedPageBreak/>
        <w:fldChar w:fldCharType="begin"/>
      </w:r>
      <w:r w:rsidR="00216CEA">
        <w:instrText xml:space="preserve"> INCLUDEPICTURE "C:\\var\\folders\\f9\\g2h78njx30sdg7mmyn9f5cm80000gn\\T\\com.microsoft.Word\\WebArchiveCopyPasteTempFiles\\image-classification-vs-object-detection.png" \* MERGEFORMAT </w:instrText>
      </w:r>
      <w:r w:rsidRPr="002B62F4">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CABF8F8" w:rsidR="00B75394" w:rsidRPr="0065747A" w:rsidRDefault="00B75394"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56"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" stroked="f">
                <v:textbox style="mso-fit-shape-to-text:t" inset="0,0,0,0">
                  <w:txbxContent>
                    <w:p w14:paraId="2CCAB6D6" w14:textId="7CABF8F8" w:rsidR="00B75394" w:rsidRPr="0065747A" w:rsidRDefault="00B75394" w:rsidP="00A13AC7">
                      <w:pPr>
                        <w:pStyle w:val="Descripcin"/>
                        <w:rPr>
                          <w:rFonts w:ascii="Times New Roman" w:eastAsia="Times New Roman" w:hAnsi="Times New Roman" w:cs="Times New Roman"/>
                        </w:rPr>
                      </w:pPr>
                      <w:proofErr w:type="spellStart"/>
                      <w:r>
                        <w:t>Fig</w:t>
                      </w:r>
                      <w:proofErr w:type="spellEnd"/>
                      <w:r>
                        <w:t xml:space="preserve"> </w:t>
                      </w:r>
                      <w:proofErr w:type="spellStart"/>
                      <w:r>
                        <w:t>x.x</w:t>
                      </w:r>
                      <w:proofErr w:type="spellEnd"/>
                      <w:r>
                        <w:t>. Diferencia entre clasificación y detección.</w:t>
                      </w:r>
                    </w:p>
                  </w:txbxContent>
                </v:textbox>
                <w10:wrap type="square"/>
              </v:shape>
            </w:pict>
          </mc:Fallback>
        </mc:AlternateContent>
      </w:r>
      <w:r w:rsidRPr="002B62F4">
        <w:rPr>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fldChar w:fldCharType="end"/>
      </w:r>
    </w:p>
    <w:p w14:paraId="4FA578DD" w14:textId="77777777" w:rsidR="00E813DA" w:rsidRDefault="00E813DA" w:rsidP="00E813DA"/>
    <w:p w14:paraId="1A1AA5B5" w14:textId="77777777" w:rsidR="00E813DA" w:rsidRDefault="00E813DA" w:rsidP="00E813DA"/>
    <w:p w14:paraId="0B53C80E" w14:textId="77777777" w:rsidR="00E813DA" w:rsidRDefault="00E813DA" w:rsidP="00E813DA"/>
    <w:p w14:paraId="282E7683" w14:textId="77777777" w:rsidR="00E813DA" w:rsidRDefault="00963392" w:rsidP="00E813DA">
      <w:hyperlink r:id="rId33" w:history="1">
        <w:r w:rsidR="002B62F4" w:rsidRPr="008B2CAC">
          <w:rPr>
            <w:rStyle w:val="Hipervnculo"/>
          </w:rPr>
          <w:t>https://www.google.com/url?sa=i&amp;url=https%3A%2F%2Fwww.learnopencv.com%2Ffaster-r-cnn-object-detection-with-pytorch%2F&amp;psig=AOvVaw0aQfrs2nwoYoSFawxtoTUI&amp;ust=1581582258583000&amp;source=images&amp;cd=vfe&amp;ved=0CAIQjRxqFwoTCLDB36HLy-cCFQAAAAAdAAAAABAD</w:t>
        </w:r>
      </w:hyperlink>
    </w:p>
    <w:p w14:paraId="198546A0" w14:textId="77777777" w:rsidR="002B62F4" w:rsidRDefault="002B62F4" w:rsidP="00E813DA"/>
    <w:p w14:paraId="28F32318" w14:textId="77777777" w:rsidR="00E813DA" w:rsidRPr="00E813DA" w:rsidRDefault="00E813DA" w:rsidP="00E813DA">
      <w:r w:rsidRPr="00E813DA">
        <w:t>https://developers.arcgis.com/python/guide/how-ssd-works/</w:t>
      </w:r>
    </w:p>
    <w:p w14:paraId="129627B0" w14:textId="77777777" w:rsidR="002B62F4" w:rsidRDefault="002B62F4" w:rsidP="002B62F4">
      <w:pPr>
        <w:pStyle w:val="Ttulo2"/>
      </w:pPr>
    </w:p>
    <w:p w14:paraId="257D47DB" w14:textId="7EEC819A" w:rsidR="002B62F4" w:rsidRDefault="00456515" w:rsidP="002B62F4">
      <w:pPr>
        <w:pStyle w:val="Ttulo2"/>
      </w:pPr>
      <w:bookmarkStart w:id="561" w:name="_Toc37343197"/>
      <w:r>
        <w:t xml:space="preserve">5.2.2 </w:t>
      </w:r>
      <w:r w:rsidR="002B62F4">
        <w:t xml:space="preserve">SSD – </w:t>
      </w:r>
      <w:proofErr w:type="gramStart"/>
      <w:r w:rsidR="002B62F4">
        <w:t>Single</w:t>
      </w:r>
      <w:proofErr w:type="gramEnd"/>
      <w:r w:rsidR="002B62F4">
        <w:t xml:space="preserve"> </w:t>
      </w:r>
      <w:proofErr w:type="spellStart"/>
      <w:r w:rsidR="002B62F4">
        <w:t>shot</w:t>
      </w:r>
      <w:proofErr w:type="spellEnd"/>
      <w:r w:rsidR="002B62F4">
        <w:t xml:space="preserve"> detector</w:t>
      </w:r>
      <w:r w:rsidR="00AD0F6C">
        <w:t>.</w:t>
      </w:r>
      <w:bookmarkEnd w:id="561"/>
    </w:p>
    <w:p w14:paraId="5234E203" w14:textId="77777777" w:rsidR="00AD0F6C" w:rsidRPr="00AD0F6C" w:rsidRDefault="00AD0F6C" w:rsidP="00AD0F6C"/>
    <w:p w14:paraId="523A69E2" w14:textId="7EC347F1" w:rsidR="00457C23" w:rsidRDefault="00917AF8" w:rsidP="002B62F4">
      <w:r>
        <w:t xml:space="preserve">Es un algoritmo de Deep </w:t>
      </w:r>
      <w:proofErr w:type="spellStart"/>
      <w:r>
        <w:t>learning</w:t>
      </w:r>
      <w:proofErr w:type="spellEnd"/>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BF3B12">
        <w:t>é</w:t>
      </w:r>
      <w:r w:rsidR="00457C23">
        <w:t xml:space="preserve"> corresponden. </w:t>
      </w:r>
    </w:p>
    <w:p w14:paraId="25FCEE53" w14:textId="77777777" w:rsidR="00457C23" w:rsidRDefault="00457C23" w:rsidP="002B62F4"/>
    <w:p w14:paraId="734FBD37" w14:textId="1C6B5E46" w:rsidR="00457C23" w:rsidRDefault="00457C23" w:rsidP="002B62F4">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1513A2">
        <w:t>.</w:t>
      </w:r>
    </w:p>
    <w:p w14:paraId="551AE9BB" w14:textId="77777777" w:rsidR="00457C23" w:rsidRDefault="00457C23" w:rsidP="002B62F4"/>
    <w:p w14:paraId="0485836E" w14:textId="77777777" w:rsidR="00917AF8" w:rsidRDefault="00917AF8" w:rsidP="002B62F4"/>
    <w:p w14:paraId="110FB3EF" w14:textId="77777777" w:rsidR="00917AF8" w:rsidRDefault="00917AF8" w:rsidP="002B62F4">
      <w:r w:rsidRPr="00917AF8">
        <w:t>https://www.deeplearningitalia.com/uso-del-aprendizaje-profundo-para-el-reconocimiento-de-objetos/</w:t>
      </w:r>
    </w:p>
    <w:p w14:paraId="2276884E" w14:textId="77777777" w:rsidR="002B62F4" w:rsidRDefault="002B62F4" w:rsidP="00CF6E94">
      <w:pPr>
        <w:pStyle w:val="Ttulo1"/>
      </w:pPr>
    </w:p>
    <w:p w14:paraId="3857DFD1" w14:textId="77777777" w:rsidR="002B62F4" w:rsidRDefault="002B62F4" w:rsidP="00CF6E94">
      <w:pPr>
        <w:pStyle w:val="Ttulo1"/>
      </w:pPr>
    </w:p>
    <w:p w14:paraId="1E3239B5" w14:textId="77777777" w:rsidR="002B62F4" w:rsidRDefault="002B62F4" w:rsidP="00CF6E94">
      <w:pPr>
        <w:pStyle w:val="Ttulo1"/>
      </w:pPr>
    </w:p>
    <w:p w14:paraId="07DC93FF" w14:textId="77777777" w:rsidR="002B62F4" w:rsidRDefault="002B62F4" w:rsidP="00CF6E94">
      <w:pPr>
        <w:pStyle w:val="Ttulo1"/>
      </w:pPr>
    </w:p>
    <w:p w14:paraId="34265CCD" w14:textId="3FA617AE" w:rsidR="00B577ED" w:rsidRDefault="00C93EC0" w:rsidP="00CF6E94">
      <w:pPr>
        <w:pStyle w:val="Ttulo1"/>
      </w:pPr>
      <w:bookmarkStart w:id="562" w:name="_Toc37343198"/>
      <w:r>
        <w:t xml:space="preserve">5.3 </w:t>
      </w:r>
      <w:r w:rsidR="00FC2890">
        <w:t>Tensor</w:t>
      </w:r>
      <w:r w:rsidR="00AD0F6C">
        <w:t>f</w:t>
      </w:r>
      <w:r w:rsidR="00FC2890">
        <w:t>low API</w:t>
      </w:r>
      <w:r w:rsidR="00D415CA">
        <w:t>.</w:t>
      </w:r>
      <w:bookmarkEnd w:id="562"/>
    </w:p>
    <w:p w14:paraId="0C2B0DC8" w14:textId="77777777" w:rsidR="00D415CA" w:rsidRPr="00D415CA" w:rsidRDefault="00D415CA" w:rsidP="00D415CA"/>
    <w:p w14:paraId="1CDD94A7" w14:textId="23578EE5" w:rsidR="00BD5EEA" w:rsidRDefault="009F6F41" w:rsidP="008C7933">
      <w:r>
        <w:t xml:space="preserve">Con el propósito de simplificar la tarea de implementar el reconocedor se va a utilizar una </w:t>
      </w:r>
      <w:r w:rsidR="00D47AB4">
        <w:t>API</w:t>
      </w:r>
      <w:r w:rsidR="009273A5">
        <w:t xml:space="preserve"> </w:t>
      </w:r>
      <w:r>
        <w:t xml:space="preserve">proporcionada por Tensorflow que permite reconocer imágenes usando modelos pre-entrenados de su página web. </w:t>
      </w:r>
      <w:r w:rsidR="00BD5EEA">
        <w:t xml:space="preserve">Cabe destacar </w:t>
      </w:r>
      <w:r w:rsidR="009273A5">
        <w:t>que,</w:t>
      </w:r>
      <w:r w:rsidR="00BD5EEA">
        <w:t xml:space="preserve"> aunque la API proporciona un código funcional que es capaz de reconocer distintos objetos de una fotografía vamos a modificar dicho código </w:t>
      </w:r>
      <w:r w:rsidR="00D47AB4">
        <w:t>en</w:t>
      </w:r>
      <w:r w:rsidR="00BD5EEA">
        <w:t xml:space="preserve"> lo siguiente:</w:t>
      </w:r>
    </w:p>
    <w:p w14:paraId="128959A1" w14:textId="4AC14472" w:rsidR="00BD5EEA" w:rsidRDefault="00F9510C" w:rsidP="00BD5EEA">
      <w:pPr>
        <w:pStyle w:val="Prrafodelista"/>
        <w:numPr>
          <w:ilvl w:val="0"/>
          <w:numId w:val="2"/>
        </w:numPr>
      </w:pPr>
      <w:r>
        <w:t>En vez de analizar una imagen</w:t>
      </w:r>
      <w:r w:rsidR="009273A5">
        <w:t>,</w:t>
      </w:r>
      <w:r>
        <w:t xml:space="preserve"> el objetivo es analizar un video por lo que habrá que cambiar la entrada a la salida de la web</w:t>
      </w:r>
      <w:r w:rsidR="00650670">
        <w:t>-</w:t>
      </w:r>
      <w:proofErr w:type="spellStart"/>
      <w:r>
        <w:t>cam</w:t>
      </w:r>
      <w:proofErr w:type="spellEnd"/>
      <w:r>
        <w:t xml:space="preserve"> convirtiendo el video de esta a distintos fotogramas</w:t>
      </w:r>
      <w:r w:rsidR="00F304BF">
        <w:t>, también se dará la opción de reproducir videos pregrabados para fines de depuración</w:t>
      </w:r>
      <w:r>
        <w:t>.</w:t>
      </w:r>
    </w:p>
    <w:p w14:paraId="13CE4424" w14:textId="041EA048" w:rsidR="00F9510C" w:rsidRDefault="00F9510C" w:rsidP="00BD5EEA">
      <w:pPr>
        <w:pStyle w:val="Prrafodelista"/>
        <w:numPr>
          <w:ilvl w:val="0"/>
          <w:numId w:val="2"/>
        </w:numPr>
      </w:pPr>
      <w:r>
        <w:t>No buscamos que identifique varios objetos</w:t>
      </w:r>
      <w:r w:rsidR="00F304BF">
        <w:t xml:space="preserve"> de distinto tipo</w:t>
      </w:r>
      <w:r>
        <w:t>, buscamos únicamente que reconozca a personas.</w:t>
      </w:r>
    </w:p>
    <w:p w14:paraId="0D5E234B" w14:textId="4F9308E3" w:rsidR="00F9510C" w:rsidRDefault="00F9510C" w:rsidP="00BD5EEA">
      <w:pPr>
        <w:pStyle w:val="Prrafodelista"/>
        <w:numPr>
          <w:ilvl w:val="0"/>
          <w:numId w:val="2"/>
        </w:numPr>
      </w:pPr>
      <w:r>
        <w:t xml:space="preserve">Queremos añadir varias condiciones extra para que la captura sea </w:t>
      </w:r>
      <w:r w:rsidR="009273A5">
        <w:t>válida (</w:t>
      </w:r>
      <w:r>
        <w:t>estas condiciones se explicarán más adelante).</w:t>
      </w:r>
    </w:p>
    <w:p w14:paraId="644E100C" w14:textId="0623D01F" w:rsidR="00F9510C" w:rsidRDefault="00F9510C" w:rsidP="009273A5">
      <w:pPr>
        <w:pStyle w:val="Prrafodelista"/>
        <w:numPr>
          <w:ilvl w:val="0"/>
          <w:numId w:val="2"/>
        </w:numPr>
      </w:pPr>
      <w:r>
        <w:t>No queremos ver la imagen resultante, queremos que esta se guarde</w:t>
      </w:r>
      <w:r w:rsidR="001B2377">
        <w:t xml:space="preserve"> en un directorio</w:t>
      </w:r>
      <w:r w:rsidR="00F304BF">
        <w:t xml:space="preserve"> junto con una serie de datos extra grabados en la imagen</w:t>
      </w:r>
      <w:r>
        <w:t xml:space="preserve">. </w:t>
      </w:r>
    </w:p>
    <w:p w14:paraId="012E7CDB" w14:textId="77777777" w:rsidR="0041222E" w:rsidRDefault="0041222E" w:rsidP="008C7933"/>
    <w:p w14:paraId="12626FF1" w14:textId="77777777" w:rsidR="008C7933" w:rsidRPr="008C7933" w:rsidRDefault="008C7933" w:rsidP="008C7933"/>
    <w:p w14:paraId="05978618" w14:textId="5CE75CD8" w:rsidR="00D415CA" w:rsidRDefault="00D415CA" w:rsidP="00D415CA">
      <w:pPr>
        <w:pStyle w:val="Ttulo2"/>
      </w:pPr>
      <w:bookmarkStart w:id="563" w:name="_Toc37343199"/>
      <w:r w:rsidRPr="00D415CA">
        <w:t>5.</w:t>
      </w:r>
      <w:r>
        <w:t xml:space="preserve">3.1 </w:t>
      </w:r>
      <w:r w:rsidR="00151340">
        <w:t>Comparación de m</w:t>
      </w:r>
      <w:r w:rsidR="005B473F">
        <w:t>odelos pre-entrenados</w:t>
      </w:r>
      <w:r>
        <w:t>.</w:t>
      </w:r>
      <w:bookmarkEnd w:id="563"/>
    </w:p>
    <w:p w14:paraId="32E1C0A2" w14:textId="77777777" w:rsidR="001104E1" w:rsidRPr="001104E1" w:rsidRDefault="001104E1" w:rsidP="001104E1"/>
    <w:p w14:paraId="262E9C2D" w14:textId="2F782E83" w:rsidR="00D432F8" w:rsidRDefault="008C7933" w:rsidP="00D432F8">
      <w:r>
        <w:t>Tensorflow proporciona varios modelos entrenados</w:t>
      </w:r>
      <w:r w:rsidR="006F658B">
        <w:t xml:space="preserve"> y validados con COCO </w:t>
      </w:r>
      <w:r w:rsidR="009B3335">
        <w:t xml:space="preserve">que es un </w:t>
      </w:r>
      <w:proofErr w:type="spellStart"/>
      <w:r w:rsidR="009B3335">
        <w:t>dataset</w:t>
      </w:r>
      <w:proofErr w:type="spellEnd"/>
      <w:r w:rsidR="009B3335">
        <w:t xml:space="preserve"> ampliamente usado en problemas de detección de objetos por su gran tamaño y sus 91 categorías</w:t>
      </w:r>
      <w:r>
        <w:t>,</w:t>
      </w:r>
      <w:r w:rsidR="009B3335">
        <w:t xml:space="preserve"> además proporciona por cada imagen m</w:t>
      </w:r>
      <w:ins w:id="564" w:author="JUAN FRANCISCO JIMENEZ CASTELLANOS" w:date="2020-03-21T12:39:00Z">
        <w:r w:rsidR="00BF3B12">
          <w:t>ú</w:t>
        </w:r>
      </w:ins>
      <w:r w:rsidR="009B3335">
        <w:t>ltiples objetos con lo que su eficacia es notable.</w:t>
      </w:r>
      <w:r>
        <w:t xml:space="preserve"> </w:t>
      </w:r>
    </w:p>
    <w:p w14:paraId="652A27C9" w14:textId="77777777" w:rsidR="009B3335" w:rsidRDefault="00963392" w:rsidP="00D432F8">
      <w:hyperlink r:id="rId34" w:history="1">
        <w:r w:rsidR="009B3335" w:rsidRPr="008B2CAC">
          <w:rPr>
            <w:rStyle w:val="Hipervnculo"/>
          </w:rPr>
          <w:t>https://tech.amikelive.com/node-718/what-object-categories-labels-are-in-coco-dataset/</w:t>
        </w:r>
      </w:hyperlink>
    </w:p>
    <w:p w14:paraId="1D454820" w14:textId="77777777" w:rsidR="009B3335" w:rsidRDefault="009B3335" w:rsidP="00D432F8"/>
    <w:p w14:paraId="05ECC201" w14:textId="309D32A1" w:rsidR="008C7933" w:rsidRDefault="009B3335" w:rsidP="00D432F8">
      <w:r>
        <w:t xml:space="preserve">Estos modelos listados en la imagen </w:t>
      </w:r>
      <w:proofErr w:type="spellStart"/>
      <w:r>
        <w:t>x.x</w:t>
      </w:r>
      <w:proofErr w:type="spellEnd"/>
      <w:r>
        <w:t xml:space="preserve"> se encuentran alojados en el repositorio de Tensorflow subdivididos en velocidad</w:t>
      </w:r>
      <w:r w:rsidR="00F25C85">
        <w:t>(ms)</w:t>
      </w:r>
      <w:r>
        <w:t xml:space="preserve"> y eficacia de reconocimiento</w:t>
      </w:r>
      <w:r w:rsidR="00F25C85">
        <w:t>(</w:t>
      </w:r>
      <w:proofErr w:type="spellStart"/>
      <w:r w:rsidR="00F25C85">
        <w:t>mAP</w:t>
      </w:r>
      <w:proofErr w:type="spellEnd"/>
      <w:r w:rsidR="00F25C85">
        <w:t>)</w:t>
      </w:r>
      <w:r>
        <w:t>, para el uso en aparatos con poca potencia recomienda el uso de los modelos especificados como “</w:t>
      </w:r>
      <w:proofErr w:type="spellStart"/>
      <w:r>
        <w:t>mobilenet</w:t>
      </w:r>
      <w:proofErr w:type="spellEnd"/>
      <w:r>
        <w:t xml:space="preserve">” que son modelos cuyos requisitos de ejecución son notablemente más bajos </w:t>
      </w:r>
      <w:proofErr w:type="gramStart"/>
      <w:r>
        <w:t>en relación al</w:t>
      </w:r>
      <w:proofErr w:type="gramEnd"/>
      <w:r>
        <w:t xml:space="preserve"> resto. </w:t>
      </w:r>
      <w:r w:rsidR="00F25C85">
        <w:t xml:space="preserve"> </w:t>
      </w:r>
    </w:p>
    <w:p w14:paraId="66DB53B0" w14:textId="77777777" w:rsidR="008C7933" w:rsidRDefault="00F25C85" w:rsidP="00D432F8">
      <w:r w:rsidRPr="009B3335">
        <w:rPr>
          <w:noProof/>
        </w:rPr>
        <w:lastRenderedPageBreak/>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77777777" w:rsidR="00B75394" w:rsidRDefault="00B75394"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B75394" w:rsidRDefault="00B75394"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77777777" w:rsidR="00B75394" w:rsidRDefault="00B75394" w:rsidP="00F25C85">
                      <w:pPr>
                        <w:pStyle w:val="Descripcin"/>
                      </w:pPr>
                      <w:proofErr w:type="spellStart"/>
                      <w:r>
                        <w:t>Fig</w:t>
                      </w:r>
                      <w:proofErr w:type="spellEnd"/>
                      <w:r>
                        <w:t xml:space="preserve"> </w:t>
                      </w:r>
                      <w:proofErr w:type="spellStart"/>
                      <w:r>
                        <w:t>x.x</w:t>
                      </w:r>
                      <w:proofErr w:type="spellEnd"/>
                      <w:r>
                        <w:t xml:space="preserve">. Modelos </w:t>
                      </w:r>
                      <w:proofErr w:type="spellStart"/>
                      <w:r>
                        <w:t>ssd</w:t>
                      </w:r>
                      <w:proofErr w:type="spellEnd"/>
                      <w:r>
                        <w:t xml:space="preserve"> </w:t>
                      </w:r>
                      <w:proofErr w:type="spellStart"/>
                      <w:r>
                        <w:t>mobilenet</w:t>
                      </w:r>
                      <w:proofErr w:type="spellEnd"/>
                      <w:r>
                        <w:t xml:space="preserve"> proporcionados por </w:t>
                      </w:r>
                      <w:proofErr w:type="spellStart"/>
                      <w:r>
                        <w:t>tensorFlow</w:t>
                      </w:r>
                      <w:proofErr w:type="spellEnd"/>
                      <w:r>
                        <w:t>.</w:t>
                      </w:r>
                    </w:p>
                    <w:p w14:paraId="27CAA6D0" w14:textId="77777777" w:rsidR="00B75394" w:rsidRDefault="00B75394" w:rsidP="00F25C85">
                      <w:pPr>
                        <w:pStyle w:val="Descripcin"/>
                      </w:pPr>
                    </w:p>
                  </w:txbxContent>
                </v:textbox>
                <w10:wrap type="square"/>
              </v:shape>
            </w:pict>
          </mc:Fallback>
        </mc:AlternateContent>
      </w:r>
    </w:p>
    <w:p w14:paraId="33C353B5" w14:textId="77777777" w:rsidR="008C7933" w:rsidRDefault="00F25C85" w:rsidP="00D432F8">
      <w:commentRangeStart w:id="565"/>
      <w:r>
        <w:rPr>
          <w:rStyle w:val="Refdenotaalpie"/>
        </w:rPr>
        <w:footnoteReference w:id="7"/>
      </w:r>
      <w:commentRangeEnd w:id="565"/>
      <w:r w:rsidR="00D47AB4">
        <w:rPr>
          <w:rStyle w:val="Refdecomentario"/>
          <w:rFonts w:asciiTheme="minorHAnsi" w:eastAsiaTheme="minorEastAsia" w:hAnsiTheme="minorHAnsi" w:cstheme="minorBidi"/>
        </w:rPr>
        <w:commentReference w:id="565"/>
      </w:r>
    </w:p>
    <w:p w14:paraId="676F1101" w14:textId="77777777" w:rsidR="008C7933" w:rsidRDefault="008C7933" w:rsidP="00D432F8"/>
    <w:p w14:paraId="1E4776D6" w14:textId="77777777" w:rsidR="00F25C85" w:rsidRDefault="00F25C85" w:rsidP="00D432F8"/>
    <w:p w14:paraId="36A6ABC3" w14:textId="282973CA" w:rsidR="008C7933" w:rsidRDefault="006F658B" w:rsidP="00D432F8">
      <w:r>
        <w:t>Para este caso en particular se ha</w:t>
      </w:r>
      <w:r w:rsidR="008C7933">
        <w:t xml:space="preserve"> elegido el modelo </w:t>
      </w:r>
      <w:r w:rsidR="008C7933" w:rsidRPr="00650670">
        <w:rPr>
          <w:i/>
          <w:iCs/>
        </w:rPr>
        <w:t>ssdlite_mobilenet_v2_coco</w:t>
      </w:r>
      <w:r w:rsidR="008C7933">
        <w:t xml:space="preserve"> que es uno de los modelos más modernos proporcionados con u</w:t>
      </w:r>
      <w:r>
        <w:t>na buena relación entre eficacia y tiempo de detección.</w:t>
      </w:r>
    </w:p>
    <w:p w14:paraId="3615E2CF" w14:textId="77777777" w:rsidR="008C7933" w:rsidRPr="00D432F8" w:rsidRDefault="008C7933" w:rsidP="00D432F8"/>
    <w:p w14:paraId="00AAFF7C" w14:textId="41AD1644" w:rsidR="00CF6E94" w:rsidRDefault="00C93EC0" w:rsidP="00CF6E94">
      <w:pPr>
        <w:pStyle w:val="Ttulo1"/>
      </w:pPr>
      <w:bookmarkStart w:id="566" w:name="_Toc37343200"/>
      <w:r>
        <w:t xml:space="preserve">5.5 </w:t>
      </w:r>
      <w:r w:rsidR="00892957">
        <w:t xml:space="preserve">Esquema de </w:t>
      </w:r>
      <w:r w:rsidR="00F72FC2">
        <w:t>ejecución</w:t>
      </w:r>
      <w:r w:rsidR="009F6F41">
        <w:t>.</w:t>
      </w:r>
      <w:bookmarkEnd w:id="566"/>
    </w:p>
    <w:p w14:paraId="3B17FB2F" w14:textId="77777777" w:rsidR="009F6F41" w:rsidRDefault="009F6F41" w:rsidP="009F6F41"/>
    <w:p w14:paraId="220C0A53" w14:textId="227F6550" w:rsidR="009F6F41" w:rsidRDefault="00892957" w:rsidP="009F6F41">
      <w:r>
        <w:t>El funcionamiento del reconocedor se puede subdividir en los siguientes pasos:</w:t>
      </w:r>
    </w:p>
    <w:p w14:paraId="42F4E5B3" w14:textId="77777777" w:rsidR="009F6F41" w:rsidRDefault="009F6F41" w:rsidP="009F6F41"/>
    <w:p w14:paraId="481CCBCF" w14:textId="7B95C5B4" w:rsidR="009F6F41" w:rsidRDefault="009F6F41" w:rsidP="009F6F41">
      <w:pPr>
        <w:pStyle w:val="Prrafodelista"/>
        <w:numPr>
          <w:ilvl w:val="0"/>
          <w:numId w:val="5"/>
        </w:numPr>
      </w:pPr>
      <w:bookmarkStart w:id="567" w:name="_Ref32388720"/>
      <w:r>
        <w:t>Inicialización y carga</w:t>
      </w:r>
      <w:r w:rsidR="000B6D19">
        <w:t xml:space="preserve"> de parámetros</w:t>
      </w:r>
      <w:r>
        <w:t>:</w:t>
      </w:r>
      <w:bookmarkEnd w:id="567"/>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w:t>
      </w:r>
      <w:proofErr w:type="spellStart"/>
      <w:r>
        <w:t>ssd</w:t>
      </w:r>
      <w:proofErr w:type="spellEnd"/>
      <w:r>
        <w:t>.</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07E86DB6" w:rsidR="00756334" w:rsidRDefault="00756334" w:rsidP="00756334">
      <w:pPr>
        <w:pStyle w:val="Prrafodelista"/>
        <w:numPr>
          <w:ilvl w:val="2"/>
          <w:numId w:val="5"/>
        </w:numPr>
      </w:pPr>
      <w:r>
        <w:t>Requisitos de umbra</w:t>
      </w:r>
      <w:ins w:id="568" w:author="Juan Carlos de Alfonso Juliá" w:date="2020-04-08T14:41:00Z">
        <w:r w:rsidR="00892957">
          <w:t>l</w:t>
        </w:r>
      </w:ins>
      <w:r>
        <w:t>.</w:t>
      </w:r>
    </w:p>
    <w:p w14:paraId="5C90EBEE" w14:textId="7EA800D3" w:rsidR="00756334" w:rsidRDefault="00756334" w:rsidP="00756334">
      <w:pPr>
        <w:pStyle w:val="Prrafodelista"/>
        <w:numPr>
          <w:ilvl w:val="1"/>
          <w:numId w:val="5"/>
        </w:numPr>
      </w:pPr>
      <w:r>
        <w:t>Guardado del fotograma: en el caso de que los requisitos anteriores se cumplan la imagen es considerada válida y un posible resultado positivo</w:t>
      </w:r>
      <w:r w:rsidR="000B6D19">
        <w:t>.</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15FF92E4"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w:t>
      </w:r>
      <w:r w:rsidRPr="00CD2FBB">
        <w:rPr>
          <w:i/>
          <w:iCs/>
        </w:rPr>
        <w:t>reconocedor.py</w:t>
      </w:r>
      <w:r>
        <w:t xml:space="preserve"> modificando la variable </w:t>
      </w:r>
      <w:proofErr w:type="spellStart"/>
      <w:r>
        <w:t>umbralCaptura</w:t>
      </w:r>
      <w:proofErr w:type="spellEnd"/>
      <w:r>
        <w:t>.</w:t>
      </w:r>
    </w:p>
    <w:p w14:paraId="077C817E" w14:textId="77777777" w:rsidR="00867291" w:rsidRDefault="00867291" w:rsidP="009F6F41"/>
    <w:p w14:paraId="4E8061EA" w14:textId="16E66268" w:rsidR="00867291" w:rsidRDefault="00867291" w:rsidP="009F6F41">
      <w:r>
        <w:t>Por último</w:t>
      </w:r>
      <w:r w:rsidR="00D93B14">
        <w:t>,</w:t>
      </w:r>
      <w:r>
        <w:t xml:space="preserve"> es importante destacar </w:t>
      </w:r>
      <w:r w:rsidR="000B6D19">
        <w:t>que,</w:t>
      </w:r>
      <w:r>
        <w:t xml:space="preserve"> pese a que el bucle es infinito, el algoritmo no se ejecutará siempre, dado que intentamos el mayor paralelismo posible, esta fase se </w:t>
      </w:r>
      <w:r w:rsidR="00D93B14">
        <w:t>realizará</w:t>
      </w:r>
      <w:r>
        <w:t xml:space="preserve"> en un </w:t>
      </w:r>
      <w:r w:rsidR="00E27CE6">
        <w:t xml:space="preserve">hilo </w:t>
      </w:r>
      <w:r>
        <w:t xml:space="preserve">separado del resto de la ejecución por lo que cuando no se necesite </w:t>
      </w:r>
      <w:r>
        <w:lastRenderedPageBreak/>
        <w:t>usar el reconocedor (finalización del recorrido) el coordinador parará el hilo finalizando de esta manera la ejecución del algoritmo.</w:t>
      </w:r>
    </w:p>
    <w:p w14:paraId="2E392F1E" w14:textId="6978010A" w:rsidR="005B473F" w:rsidRDefault="005B473F" w:rsidP="005B473F">
      <w:pPr>
        <w:rPr>
          <w:ins w:id="569" w:author="Juan Carlos de Alfonso Juliá" w:date="2020-04-08T22:39:00Z"/>
        </w:rPr>
      </w:pPr>
    </w:p>
    <w:p w14:paraId="3BCCCC0D" w14:textId="6C2EBD5C" w:rsidR="00E21241" w:rsidRDefault="00E21241" w:rsidP="005B473F">
      <w:ins w:id="570" w:author="Juan Carlos de Alfonso Juliá" w:date="2020-04-08T22:39:00Z">
        <w:r>
          <w:t>Una posible captura dada por el algoritmo sería parecida a la inferior</w:t>
        </w:r>
      </w:ins>
      <w:ins w:id="571" w:author="Juan Carlos de Alfonso Juliá" w:date="2020-04-08T22:40:00Z">
        <w:r>
          <w:t xml:space="preserve"> (</w:t>
        </w:r>
        <w:proofErr w:type="spellStart"/>
        <w:r>
          <w:t>fig</w:t>
        </w:r>
        <w:proofErr w:type="spellEnd"/>
        <w:r>
          <w:t xml:space="preserve"> x)</w:t>
        </w:r>
      </w:ins>
      <w:ins w:id="572" w:author="Juan Carlos de Alfonso Juliá" w:date="2020-04-08T22:39:00Z">
        <w:r>
          <w:t xml:space="preserve">, en donde se marcan las distintas personas detectadas con su </w:t>
        </w:r>
      </w:ins>
      <w:r w:rsidR="000B6D19">
        <w:t xml:space="preserve">índice de certeza </w:t>
      </w:r>
      <w:ins w:id="573" w:author="Juan Carlos de Alfonso Juliá" w:date="2020-04-08T22:40:00Z">
        <w:r>
          <w:t>y en el pie de la imagen el lugar de captura y la fecha.</w:t>
        </w:r>
      </w:ins>
    </w:p>
    <w:p w14:paraId="62D154F5"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77777777" w:rsidR="00B75394" w:rsidRDefault="00B75394"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77777777" w:rsidR="00B75394" w:rsidRDefault="00B75394" w:rsidP="00EF7AE5">
                      <w:pPr>
                        <w:pStyle w:val="Descripcin"/>
                        <w:rPr>
                          <w:noProof/>
                        </w:rPr>
                      </w:pPr>
                      <w:proofErr w:type="spellStart"/>
                      <w:r>
                        <w:t>Fig</w:t>
                      </w:r>
                      <w:proofErr w:type="spellEnd"/>
                      <w:r>
                        <w:t xml:space="preserve"> </w:t>
                      </w:r>
                      <w:proofErr w:type="spellStart"/>
                      <w:r>
                        <w:t>x.x</w:t>
                      </w:r>
                      <w:proofErr w:type="spellEnd"/>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13A3428E" w:rsidR="00EF7AE5" w:rsidRDefault="00C93EC0" w:rsidP="00B17F47">
      <w:pPr>
        <w:pStyle w:val="Ttulo1"/>
      </w:pPr>
      <w:bookmarkStart w:id="574" w:name="_Toc37343201"/>
      <w:r>
        <w:t xml:space="preserve">5.6 </w:t>
      </w:r>
      <w:r w:rsidR="00B17F47">
        <w:t>Funcionamiento interno</w:t>
      </w:r>
      <w:bookmarkEnd w:id="574"/>
    </w:p>
    <w:p w14:paraId="73629CA0" w14:textId="4CAACBB6" w:rsidR="008C6BF1" w:rsidRDefault="008C6BF1" w:rsidP="008C6BF1"/>
    <w:p w14:paraId="4F55DE5B" w14:textId="1AD6D4FC" w:rsidR="00EF05A5" w:rsidRDefault="00EF05A5" w:rsidP="008C6BF1">
      <w:r>
        <w:t>En este apartado se va a omitir la explicación de la estructura de carpetas que forman el reconocedor dado que eso ha sido explicado en la introducción en el apartado donde se explica como está subdividido el repositorio.</w:t>
      </w:r>
    </w:p>
    <w:p w14:paraId="35732D1D" w14:textId="77777777" w:rsidR="00EF05A5" w:rsidRDefault="00EF05A5" w:rsidP="008C6BF1"/>
    <w:p w14:paraId="54657988" w14:textId="6CC4973A" w:rsidR="00EF05A5" w:rsidRDefault="00EF05A5" w:rsidP="008C6BF1">
      <w:r>
        <w:t xml:space="preserve">La implementación de este apartado se ha realizado íntegramente en el archivo </w:t>
      </w:r>
      <w:r w:rsidRPr="00CD2FBB">
        <w:rPr>
          <w:i/>
          <w:iCs/>
        </w:rPr>
        <w:t>reconocedor.py</w:t>
      </w:r>
      <w:r>
        <w:t xml:space="preserve">. </w:t>
      </w:r>
    </w:p>
    <w:p w14:paraId="597B979A" w14:textId="45891A32" w:rsidR="00EF05A5" w:rsidRDefault="00EF05A5" w:rsidP="008C6BF1">
      <w:r>
        <w:t>En dicho archivo se han establecido diferentes apartados, el primero de ellos corresponde a la declaración de los parámetros de funcionamiento explicados en el apartado anterior</w:t>
      </w:r>
      <w:r w:rsidR="00BE2665">
        <w:t xml:space="preserve"> que son vitales para nuestro objetivo</w:t>
      </w:r>
      <w:r>
        <w:t>:</w:t>
      </w:r>
    </w:p>
    <w:p w14:paraId="05086F64" w14:textId="77777777" w:rsidR="002E7099" w:rsidRDefault="002E7099" w:rsidP="008C6BF1"/>
    <w:p w14:paraId="2E58096F" w14:textId="77777777" w:rsidR="00504447" w:rsidRDefault="00504447" w:rsidP="00504447">
      <w:r w:rsidRPr="004D4506">
        <w:rPr>
          <w:rFonts w:ascii="Consolas" w:hAnsi="Consolas" w:cs="Consolas"/>
          <w:color w:val="6A737D"/>
          <w:sz w:val="18"/>
          <w:szCs w:val="18"/>
        </w:rPr>
        <w:t>##CONSTANTES</w:t>
      </w:r>
    </w:p>
    <w:p w14:paraId="026EA106" w14:textId="77777777" w:rsidR="00504447" w:rsidRDefault="00504447" w:rsidP="00504447">
      <w:pPr>
        <w:rPr>
          <w:rFonts w:ascii="Consolas" w:hAnsi="Consolas" w:cs="Consolas"/>
          <w:color w:val="6A737D"/>
          <w:sz w:val="18"/>
          <w:szCs w:val="18"/>
        </w:rPr>
      </w:pPr>
      <w:proofErr w:type="spellStart"/>
      <w:r w:rsidRPr="004D4506">
        <w:rPr>
          <w:rFonts w:ascii="Consolas" w:hAnsi="Consolas" w:cs="Consolas"/>
          <w:color w:val="24292E"/>
          <w:sz w:val="18"/>
          <w:szCs w:val="18"/>
        </w:rPr>
        <w:t>intervaloCapturaMin</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10</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 </w:t>
      </w:r>
      <w:proofErr w:type="spellStart"/>
      <w:r w:rsidRPr="004D4506">
        <w:rPr>
          <w:rFonts w:ascii="Consolas" w:hAnsi="Consolas" w:cs="Consolas"/>
          <w:color w:val="6A737D"/>
          <w:sz w:val="18"/>
          <w:szCs w:val="18"/>
        </w:rPr>
        <w:t>minima</w:t>
      </w:r>
      <w:proofErr w:type="spellEnd"/>
      <w:r w:rsidRPr="004D4506">
        <w:rPr>
          <w:rFonts w:ascii="Consolas" w:hAnsi="Consolas" w:cs="Consolas"/>
          <w:color w:val="6A737D"/>
          <w:sz w:val="18"/>
          <w:szCs w:val="18"/>
        </w:rPr>
        <w:t xml:space="preserve"> cantidad de segundos </w:t>
      </w:r>
      <w:r>
        <w:rPr>
          <w:rFonts w:ascii="Consolas" w:hAnsi="Consolas" w:cs="Consolas"/>
          <w:color w:val="6A737D"/>
          <w:sz w:val="18"/>
          <w:szCs w:val="18"/>
        </w:rPr>
        <w:t>entre capturas</w:t>
      </w:r>
    </w:p>
    <w:p w14:paraId="69241169" w14:textId="77777777" w:rsidR="00504447" w:rsidRPr="004D4506" w:rsidRDefault="00504447" w:rsidP="00504447">
      <w:pPr>
        <w:rPr>
          <w:rFonts w:ascii="Consolas" w:hAnsi="Consolas" w:cs="Consolas"/>
          <w:color w:val="6A737D"/>
          <w:sz w:val="18"/>
          <w:szCs w:val="18"/>
        </w:rPr>
      </w:pPr>
      <w:proofErr w:type="spellStart"/>
      <w:r w:rsidRPr="004D4506">
        <w:rPr>
          <w:rFonts w:ascii="Consolas" w:hAnsi="Consolas" w:cs="Consolas"/>
          <w:color w:val="24292E"/>
          <w:sz w:val="18"/>
          <w:szCs w:val="18"/>
        </w:rPr>
        <w:t>tiempoCaptura</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w:t>
      </w:r>
      <w:r w:rsidRPr="004D4506">
        <w:rPr>
          <w:rFonts w:ascii="Consolas" w:hAnsi="Consolas" w:cs="Consolas"/>
          <w:color w:val="24292E"/>
          <w:sz w:val="18"/>
          <w:szCs w:val="18"/>
        </w:rPr>
        <w:t xml:space="preserve"> </w:t>
      </w:r>
      <w:r w:rsidRPr="004D4506">
        <w:rPr>
          <w:rFonts w:ascii="Consolas" w:hAnsi="Consolas" w:cs="Consolas"/>
          <w:color w:val="6A737D"/>
          <w:sz w:val="18"/>
          <w:szCs w:val="18"/>
        </w:rPr>
        <w:t>##guarda cuando se realizo la ultima captura en segundos</w:t>
      </w:r>
    </w:p>
    <w:p w14:paraId="27BCC5C3" w14:textId="77777777" w:rsidR="00504447" w:rsidRDefault="00504447" w:rsidP="00504447">
      <w:proofErr w:type="spellStart"/>
      <w:r w:rsidRPr="004D4506">
        <w:rPr>
          <w:rFonts w:ascii="Consolas" w:hAnsi="Consolas" w:cs="Consolas"/>
          <w:color w:val="24292E"/>
          <w:sz w:val="18"/>
          <w:szCs w:val="18"/>
        </w:rPr>
        <w:t>umbralCaptura</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0.75</w:t>
      </w:r>
      <w:r w:rsidRPr="004D4506">
        <w:rPr>
          <w:rFonts w:ascii="Consolas" w:hAnsi="Consolas" w:cs="Consolas"/>
          <w:color w:val="24292E"/>
          <w:sz w:val="18"/>
          <w:szCs w:val="18"/>
        </w:rPr>
        <w:t xml:space="preserve"> </w:t>
      </w:r>
      <w:r w:rsidRPr="004D4506">
        <w:rPr>
          <w:rFonts w:ascii="Consolas" w:hAnsi="Consolas" w:cs="Consolas"/>
          <w:color w:val="6A737D"/>
          <w:sz w:val="18"/>
          <w:szCs w:val="18"/>
        </w:rPr>
        <w:t>##</w:t>
      </w:r>
      <w:proofErr w:type="spellStart"/>
      <w:r w:rsidRPr="004D4506">
        <w:rPr>
          <w:rFonts w:ascii="Consolas" w:hAnsi="Consolas" w:cs="Consolas"/>
          <w:color w:val="6A737D"/>
          <w:sz w:val="18"/>
          <w:szCs w:val="18"/>
        </w:rPr>
        <w:t>minimo</w:t>
      </w:r>
      <w:proofErr w:type="spellEnd"/>
      <w:r w:rsidRPr="004D4506">
        <w:rPr>
          <w:rFonts w:ascii="Consolas" w:hAnsi="Consolas" w:cs="Consolas"/>
          <w:color w:val="6A737D"/>
          <w:sz w:val="18"/>
          <w:szCs w:val="18"/>
        </w:rPr>
        <w:t xml:space="preserve"> umbral para realizar captura (en porcentaje)</w:t>
      </w:r>
    </w:p>
    <w:p w14:paraId="0EF46871" w14:textId="77777777" w:rsidR="002E7099" w:rsidRDefault="002E7099" w:rsidP="002E7099"/>
    <w:p w14:paraId="0450377A" w14:textId="48933BD5" w:rsidR="00EF05A5" w:rsidRDefault="00EF05A5" w:rsidP="008C6BF1">
      <w:r>
        <w:t xml:space="preserve">A </w:t>
      </w:r>
      <w:r w:rsidR="000B6D19">
        <w:t>continuación,</w:t>
      </w:r>
      <w:r>
        <w:t xml:space="preserve"> da la posibilidad de elegir la entrada de video que usará el algoritmo, podemos elegir entre la web</w:t>
      </w:r>
      <w:r w:rsidR="00960367">
        <w:t>-</w:t>
      </w:r>
      <w:proofErr w:type="spellStart"/>
      <w:r>
        <w:t>cam</w:t>
      </w:r>
      <w:proofErr w:type="spellEnd"/>
      <w:r>
        <w:t xml:space="preserve"> o un video en formato mp4, esto permite depurar el algoritmo con videos antiguos sin necesidad de realizar un vuelo. Como se ve a continuación para elegir entre uno y otro basta con descomentar el deseado:</w:t>
      </w:r>
    </w:p>
    <w:p w14:paraId="26A11CE3" w14:textId="0DDDFADF" w:rsidR="00BD5EEA" w:rsidRDefault="00BD5EEA">
      <w:pPr>
        <w:pStyle w:val="code"/>
        <w:pPrChange w:id="575" w:author="Juan Carlos de Alfonso Juliá" w:date="2020-04-08T22:13:00Z">
          <w:pPr/>
        </w:pPrChange>
      </w:pPr>
    </w:p>
    <w:p w14:paraId="484BA86B" w14:textId="77777777" w:rsidR="00B31A13" w:rsidRDefault="00B31A13" w:rsidP="00B31A13">
      <w:pPr>
        <w:rPr>
          <w:rFonts w:ascii="Consolas" w:hAnsi="Consolas" w:cs="Consolas"/>
          <w:color w:val="6A737D"/>
          <w:sz w:val="18"/>
          <w:szCs w:val="18"/>
        </w:rPr>
      </w:pPr>
      <w:r w:rsidRPr="004D4506">
        <w:rPr>
          <w:rFonts w:ascii="Consolas" w:hAnsi="Consolas" w:cs="Consolas"/>
          <w:color w:val="6A737D"/>
          <w:sz w:val="18"/>
          <w:szCs w:val="18"/>
        </w:rPr>
        <w:t>##INPUTS</w:t>
      </w:r>
    </w:p>
    <w:p w14:paraId="1988D941" w14:textId="77777777" w:rsidR="00B31A13" w:rsidRDefault="00B31A13" w:rsidP="00B31A13">
      <w:pPr>
        <w:rPr>
          <w:rFonts w:ascii="Consolas" w:hAnsi="Consolas" w:cs="Consolas"/>
          <w:color w:val="6A737D"/>
          <w:sz w:val="18"/>
          <w:szCs w:val="18"/>
        </w:rPr>
      </w:pPr>
      <w:r>
        <w:rPr>
          <w:rFonts w:ascii="Consolas" w:hAnsi="Consolas" w:cs="Consolas"/>
          <w:color w:val="6A737D"/>
          <w:sz w:val="18"/>
          <w:szCs w:val="18"/>
        </w:rPr>
        <w:t>#</w:t>
      </w:r>
      <w:proofErr w:type="spellStart"/>
      <w:r w:rsidRPr="004D4506">
        <w:rPr>
          <w:rFonts w:ascii="Consolas" w:hAnsi="Consolas" w:cs="Consolas"/>
          <w:color w:val="6A737D"/>
          <w:sz w:val="18"/>
          <w:szCs w:val="18"/>
        </w:rPr>
        <w:t>inputVideo</w:t>
      </w:r>
      <w:proofErr w:type="spellEnd"/>
      <w:r w:rsidRPr="004D4506">
        <w:rPr>
          <w:rFonts w:ascii="Consolas" w:hAnsi="Consolas" w:cs="Consolas"/>
          <w:color w:val="6A737D"/>
          <w:sz w:val="18"/>
          <w:szCs w:val="18"/>
        </w:rPr>
        <w:t xml:space="preserve"> = cv2.VideoCapture(0) ##entrada por web </w:t>
      </w:r>
      <w:proofErr w:type="spellStart"/>
      <w:r w:rsidRPr="004D4506">
        <w:rPr>
          <w:rFonts w:ascii="Consolas" w:hAnsi="Consolas" w:cs="Consolas"/>
          <w:color w:val="6A737D"/>
          <w:sz w:val="18"/>
          <w:szCs w:val="18"/>
        </w:rPr>
        <w:t>cam</w:t>
      </w:r>
      <w:proofErr w:type="spellEnd"/>
    </w:p>
    <w:p w14:paraId="320357EC" w14:textId="77777777" w:rsidR="00B31A13" w:rsidRDefault="00B31A13" w:rsidP="00B31A13">
      <w:proofErr w:type="spellStart"/>
      <w:r w:rsidRPr="004D4506">
        <w:rPr>
          <w:rFonts w:ascii="Consolas" w:hAnsi="Consolas" w:cs="Consolas"/>
          <w:color w:val="24292E"/>
          <w:sz w:val="18"/>
          <w:szCs w:val="18"/>
        </w:rPr>
        <w:t>inputVideo</w:t>
      </w:r>
      <w:proofErr w:type="spellEnd"/>
      <w:r w:rsidRPr="004D4506">
        <w:rPr>
          <w:rFonts w:ascii="Consolas" w:hAnsi="Consolas" w:cs="Consolas"/>
          <w:color w:val="24292E"/>
          <w:sz w:val="18"/>
          <w:szCs w:val="18"/>
        </w:rPr>
        <w:t xml:space="preserve"> </w:t>
      </w:r>
      <w:r w:rsidRPr="004D4506">
        <w:rPr>
          <w:rFonts w:ascii="Consolas" w:hAnsi="Consolas" w:cs="Consolas"/>
          <w:color w:val="005CC5"/>
          <w:sz w:val="18"/>
          <w:szCs w:val="18"/>
        </w:rPr>
        <w:t>=</w:t>
      </w:r>
      <w:r w:rsidRPr="004D4506">
        <w:rPr>
          <w:rFonts w:ascii="Consolas" w:hAnsi="Consolas" w:cs="Consolas"/>
          <w:color w:val="24292E"/>
          <w:sz w:val="18"/>
          <w:szCs w:val="18"/>
        </w:rPr>
        <w:t xml:space="preserve"> cv2.</w:t>
      </w:r>
      <w:r w:rsidRPr="004D4506">
        <w:rPr>
          <w:rFonts w:ascii="Consolas" w:hAnsi="Consolas" w:cs="Consolas"/>
          <w:color w:val="E36209"/>
          <w:sz w:val="18"/>
          <w:szCs w:val="18"/>
        </w:rPr>
        <w:t>VideoCapture</w:t>
      </w:r>
      <w:r w:rsidRPr="004D4506">
        <w:rPr>
          <w:rFonts w:ascii="Consolas" w:hAnsi="Consolas" w:cs="Consolas"/>
          <w:color w:val="24292E"/>
          <w:sz w:val="18"/>
          <w:szCs w:val="18"/>
        </w:rPr>
        <w:t>(</w:t>
      </w:r>
      <w:r w:rsidRPr="004D4506">
        <w:rPr>
          <w:rFonts w:ascii="Consolas" w:hAnsi="Consolas" w:cs="Consolas"/>
          <w:color w:val="032F62"/>
          <w:sz w:val="18"/>
          <w:szCs w:val="18"/>
        </w:rPr>
        <w:t>"</w:t>
      </w:r>
      <w:proofErr w:type="spellStart"/>
      <w:r w:rsidRPr="004D4506">
        <w:rPr>
          <w:rFonts w:ascii="Consolas" w:hAnsi="Consolas" w:cs="Consolas"/>
          <w:color w:val="032F62"/>
          <w:sz w:val="18"/>
          <w:szCs w:val="18"/>
        </w:rPr>
        <w:t>testVideos</w:t>
      </w:r>
      <w:proofErr w:type="spellEnd"/>
      <w:r w:rsidRPr="004D4506">
        <w:rPr>
          <w:rFonts w:ascii="Consolas" w:hAnsi="Consolas" w:cs="Consolas"/>
          <w:color w:val="032F62"/>
          <w:sz w:val="18"/>
          <w:szCs w:val="18"/>
        </w:rPr>
        <w:t>/park.mp4"</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##entrada de video </w:t>
      </w:r>
    </w:p>
    <w:p w14:paraId="7D92099F" w14:textId="6688227A" w:rsidR="00FD40BA" w:rsidRDefault="00FD40BA" w:rsidP="008C6BF1"/>
    <w:p w14:paraId="734AEDE2" w14:textId="129416C2" w:rsidR="00FD40BA" w:rsidRDefault="00FD40BA" w:rsidP="00FD40BA">
      <w:r>
        <w:t>También se da la opción de usar otro modelo ya sea pre-entrenado por un usuario como los existentes en los repositorios de Tensor</w:t>
      </w:r>
      <w:r w:rsidR="000B6D19">
        <w:t>f</w:t>
      </w:r>
      <w:r>
        <w:t>low, para este proceso habría que guardar el modelo en la carpeta “modelos” y añadir una nueva línea con su nombre, como se dijo anteriormente se va a usar el m</w:t>
      </w:r>
      <w:r w:rsidR="002C0973">
        <w:t>o</w:t>
      </w:r>
      <w:r>
        <w:t xml:space="preserve">delo </w:t>
      </w:r>
      <w:r w:rsidRPr="00960367">
        <w:rPr>
          <w:i/>
          <w:iCs/>
          <w:rPrChange w:id="576" w:author="Juan Carlos de Alfonso Juliá" w:date="2020-04-08T22:01:00Z">
            <w:rPr>
              <w:rFonts w:ascii="Consolas" w:hAnsi="Consolas" w:cs="Consolas"/>
              <w:color w:val="032F62"/>
              <w:sz w:val="18"/>
              <w:szCs w:val="18"/>
              <w:shd w:val="clear" w:color="auto" w:fill="FFFFFF"/>
            </w:rPr>
          </w:rPrChange>
        </w:rPr>
        <w:t>ssd_inception_v2_coco</w:t>
      </w:r>
      <w:r>
        <w:t>.</w:t>
      </w:r>
    </w:p>
    <w:p w14:paraId="257BEF91" w14:textId="1EA24B58" w:rsidR="00BD5EEA" w:rsidRDefault="00BD5EEA" w:rsidP="00FD40BA"/>
    <w:p w14:paraId="4EE709EE" w14:textId="13F6E74C" w:rsidR="00BD5EEA" w:rsidRDefault="00BD117E">
      <w:pPr>
        <w:pStyle w:val="code"/>
        <w:pPrChange w:id="577" w:author="Juan Carlos de Alfonso Juliá" w:date="2020-04-08T22:13:00Z">
          <w:pPr/>
        </w:pPrChange>
      </w:pPr>
      <w:r w:rsidRPr="00BD117E">
        <w:rPr>
          <w:color w:val="6A737D"/>
        </w:rPr>
        <w:t>#MODE</w:t>
      </w:r>
      <w:r>
        <w:rPr>
          <w:color w:val="6A737D"/>
        </w:rPr>
        <w:t>LOS</w:t>
      </w:r>
    </w:p>
    <w:p w14:paraId="1F0DBD59" w14:textId="77777777" w:rsidR="00BD117E" w:rsidRPr="00BD117E" w:rsidRDefault="00BD117E" w:rsidP="00BD117E">
      <w:pPr>
        <w:pStyle w:val="code"/>
      </w:pPr>
      <w:r w:rsidRPr="00BD117E">
        <w:rPr>
          <w:color w:val="E36209"/>
        </w:rPr>
        <w:t>MODEL_NAME</w:t>
      </w:r>
      <w:r w:rsidRPr="00BD117E">
        <w:rPr>
          <w:color w:val="005CC5"/>
        </w:rPr>
        <w:t>=</w:t>
      </w:r>
      <w:r w:rsidRPr="00BD117E">
        <w:t>'ssd_inception_v2_coco_2017_11_17'</w:t>
      </w:r>
    </w:p>
    <w:p w14:paraId="6D25D4AC" w14:textId="77777777" w:rsidR="00BD117E" w:rsidRDefault="00BD117E" w:rsidP="00BD117E">
      <w:pPr>
        <w:pStyle w:val="code"/>
      </w:pPr>
      <w:r w:rsidRPr="00BD117E">
        <w:rPr>
          <w:color w:val="6A737D"/>
        </w:rPr>
        <w:t>#MODEL_NAME = 'ssd_mobilenet_v1_coco_2018_01_28'</w:t>
      </w:r>
    </w:p>
    <w:p w14:paraId="32BC104E" w14:textId="73CA5AB2" w:rsidR="00FD40BA" w:rsidRDefault="00FD40BA" w:rsidP="00FD40BA"/>
    <w:p w14:paraId="68D434AE" w14:textId="64716D9E" w:rsidR="00EA383D" w:rsidRDefault="00FD40BA" w:rsidP="00EA383D">
      <w:r>
        <w:t xml:space="preserve">A </w:t>
      </w:r>
      <w:r w:rsidR="000B6D19">
        <w:t>continuación,</w:t>
      </w:r>
      <w:r>
        <w:t xml:space="preserve"> </w:t>
      </w:r>
      <w:r w:rsidR="00FD126A">
        <w:t xml:space="preserve">se </w:t>
      </w:r>
      <w:r>
        <w:t>especifica</w:t>
      </w:r>
      <w:r w:rsidR="00FD126A">
        <w:t>n</w:t>
      </w:r>
      <w:r>
        <w:t xml:space="preserve"> varias rutas a distintos </w:t>
      </w:r>
      <w:r w:rsidR="00FD126A">
        <w:t>directorios (directorio de capturas y librerías)</w:t>
      </w:r>
      <w:r>
        <w:t xml:space="preserve"> y </w:t>
      </w:r>
      <w:r w:rsidR="00726BD0">
        <w:t xml:space="preserve">se </w:t>
      </w:r>
      <w:r>
        <w:t xml:space="preserve">configura el reconocedor finalizando en un bucle infinito </w:t>
      </w:r>
      <w:r w:rsidR="00EA383D">
        <w:t>en donde se ha modificado el código original de Tensor</w:t>
      </w:r>
      <w:r w:rsidR="00726BD0">
        <w:t>f</w:t>
      </w:r>
      <w:r w:rsidR="00EA383D">
        <w:t xml:space="preserve">low para que trabaje con videos en lugar de imágenes, esto es posible </w:t>
      </w:r>
      <w:r w:rsidR="00726BD0">
        <w:t>añadiendo</w:t>
      </w:r>
      <w:r w:rsidR="00EA383D">
        <w:t xml:space="preserve"> la línea   </w:t>
      </w:r>
      <w:proofErr w:type="spellStart"/>
      <w:r w:rsidR="00EA383D" w:rsidRPr="00EA383D">
        <w:rPr>
          <w:rFonts w:ascii="Consolas" w:hAnsi="Consolas" w:cs="Consolas"/>
          <w:color w:val="24292E"/>
          <w:sz w:val="18"/>
          <w:szCs w:val="18"/>
        </w:rPr>
        <w:t>ret</w:t>
      </w:r>
      <w:proofErr w:type="spellEnd"/>
      <w:r w:rsidR="00EA383D" w:rsidRPr="00EA383D">
        <w:rPr>
          <w:rFonts w:ascii="Consolas" w:hAnsi="Consolas" w:cs="Consolas"/>
          <w:color w:val="24292E"/>
          <w:sz w:val="18"/>
          <w:szCs w:val="18"/>
          <w:shd w:val="clear" w:color="auto" w:fill="FFFFFF"/>
        </w:rPr>
        <w:t xml:space="preserve">, </w:t>
      </w:r>
      <w:proofErr w:type="spellStart"/>
      <w:r w:rsidR="00EA383D" w:rsidRPr="00EA383D">
        <w:rPr>
          <w:rFonts w:ascii="Consolas" w:hAnsi="Consolas" w:cs="Consolas"/>
          <w:color w:val="24292E"/>
          <w:sz w:val="18"/>
          <w:szCs w:val="18"/>
        </w:rPr>
        <w:t>image_np</w:t>
      </w:r>
      <w:proofErr w:type="spellEnd"/>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005CC5"/>
          <w:sz w:val="18"/>
          <w:szCs w:val="18"/>
        </w:rPr>
        <w:t>=</w:t>
      </w:r>
      <w:r w:rsidR="00EA383D" w:rsidRPr="00EA383D">
        <w:rPr>
          <w:rFonts w:ascii="Consolas" w:hAnsi="Consolas" w:cs="Consolas"/>
          <w:color w:val="24292E"/>
          <w:sz w:val="18"/>
          <w:szCs w:val="18"/>
          <w:shd w:val="clear" w:color="auto" w:fill="FFFFFF"/>
        </w:rPr>
        <w:t xml:space="preserve"> </w:t>
      </w:r>
      <w:proofErr w:type="spellStart"/>
      <w:r w:rsidR="00EA383D" w:rsidRPr="00EA383D">
        <w:rPr>
          <w:rFonts w:ascii="Consolas" w:hAnsi="Consolas" w:cs="Consolas"/>
          <w:color w:val="24292E"/>
          <w:sz w:val="18"/>
          <w:szCs w:val="18"/>
        </w:rPr>
        <w:t>inputVideo</w:t>
      </w:r>
      <w:r w:rsidR="00EA383D" w:rsidRPr="00EA383D">
        <w:rPr>
          <w:rFonts w:ascii="Consolas" w:hAnsi="Consolas" w:cs="Consolas"/>
          <w:color w:val="24292E"/>
          <w:sz w:val="18"/>
          <w:szCs w:val="18"/>
          <w:shd w:val="clear" w:color="auto" w:fill="FFFFFF"/>
        </w:rPr>
        <w:t>.</w:t>
      </w:r>
      <w:r w:rsidR="00EA383D" w:rsidRPr="00EA383D">
        <w:rPr>
          <w:rFonts w:ascii="Consolas" w:hAnsi="Consolas" w:cs="Consolas"/>
          <w:color w:val="6F42C1"/>
          <w:sz w:val="18"/>
          <w:szCs w:val="18"/>
        </w:rPr>
        <w:t>read</w:t>
      </w:r>
      <w:proofErr w:type="spellEnd"/>
      <w:r w:rsidR="00EA383D" w:rsidRPr="00EA383D">
        <w:rPr>
          <w:rFonts w:ascii="Consolas" w:hAnsi="Consolas" w:cs="Consolas"/>
          <w:color w:val="24292E"/>
          <w:sz w:val="18"/>
          <w:szCs w:val="18"/>
          <w:shd w:val="clear" w:color="auto" w:fill="FFFFFF"/>
        </w:rPr>
        <w:t>()</w:t>
      </w:r>
      <w:r w:rsidR="00EA383D">
        <w:rPr>
          <w:rFonts w:ascii="Consolas" w:hAnsi="Consolas" w:cs="Consolas"/>
          <w:color w:val="24292E"/>
          <w:sz w:val="18"/>
          <w:szCs w:val="18"/>
          <w:shd w:val="clear" w:color="auto" w:fill="FFFFFF"/>
        </w:rPr>
        <w:t xml:space="preserve"> </w:t>
      </w:r>
      <w:r w:rsidR="00EA383D">
        <w:t>que transforma el video en distintos fotogramas.</w:t>
      </w:r>
      <w:r w:rsidR="006831A8">
        <w:t xml:space="preserve"> </w:t>
      </w:r>
    </w:p>
    <w:p w14:paraId="570EEEBA" w14:textId="72E93972" w:rsidR="00EA383D" w:rsidRDefault="00EA383D" w:rsidP="00EA383D"/>
    <w:p w14:paraId="784DCF7C" w14:textId="195B73AD" w:rsidR="00EA383D" w:rsidRDefault="00EA383D" w:rsidP="00EA383D">
      <w:r>
        <w:t xml:space="preserve">Por </w:t>
      </w:r>
      <w:r w:rsidR="000B6D19">
        <w:t>último,</w:t>
      </w:r>
      <w:r>
        <w:t xml:space="preserve"> una de las modificaciones más importantes respecto al código original de la API ha sido el añadir el guardado de las imágenes que son para nuestro programa válidas, esto se realiza en el siguiente fragmento</w:t>
      </w:r>
      <w:r w:rsidR="00117969">
        <w:t>:</w:t>
      </w:r>
    </w:p>
    <w:p w14:paraId="48B8AF18" w14:textId="7021FF09" w:rsidR="00246412" w:rsidRDefault="00246412" w:rsidP="000A0CCE">
      <w:pPr>
        <w:pStyle w:val="code"/>
      </w:pPr>
    </w:p>
    <w:p w14:paraId="756880BC" w14:textId="77777777" w:rsidR="00246412" w:rsidRDefault="00246412" w:rsidP="00246412">
      <w:pPr>
        <w:rPr>
          <w:rFonts w:ascii="Consolas" w:hAnsi="Consolas" w:cs="Consolas"/>
          <w:color w:val="6A737D"/>
          <w:sz w:val="18"/>
          <w:szCs w:val="18"/>
        </w:rPr>
      </w:pPr>
      <w:r w:rsidRPr="008B6B39">
        <w:rPr>
          <w:rFonts w:ascii="Consolas" w:hAnsi="Consolas" w:cs="Consolas"/>
          <w:color w:val="6A737D"/>
          <w:sz w:val="18"/>
          <w:szCs w:val="18"/>
        </w:rPr>
        <w:t xml:space="preserve"># Descomentar </w:t>
      </w:r>
      <w:proofErr w:type="spellStart"/>
      <w:r w:rsidRPr="008B6B39">
        <w:rPr>
          <w:rFonts w:ascii="Consolas" w:hAnsi="Consolas" w:cs="Consolas"/>
          <w:color w:val="6A737D"/>
          <w:sz w:val="18"/>
          <w:szCs w:val="18"/>
        </w:rPr>
        <w:t>linea</w:t>
      </w:r>
      <w:proofErr w:type="spellEnd"/>
      <w:r w:rsidRPr="008B6B39">
        <w:rPr>
          <w:rFonts w:ascii="Consolas" w:hAnsi="Consolas" w:cs="Consolas"/>
          <w:color w:val="6A737D"/>
          <w:sz w:val="18"/>
          <w:szCs w:val="18"/>
        </w:rPr>
        <w:t xml:space="preserve"> para</w:t>
      </w:r>
      <w:r>
        <w:rPr>
          <w:rFonts w:ascii="Consolas" w:hAnsi="Consolas" w:cs="Consolas"/>
          <w:color w:val="6A737D"/>
          <w:sz w:val="18"/>
          <w:szCs w:val="18"/>
        </w:rPr>
        <w:t xml:space="preserve"> </w:t>
      </w:r>
      <w:r w:rsidRPr="008B6B39">
        <w:rPr>
          <w:rFonts w:ascii="Consolas" w:hAnsi="Consolas" w:cs="Consolas"/>
          <w:color w:val="6A737D"/>
          <w:sz w:val="18"/>
          <w:szCs w:val="18"/>
        </w:rPr>
        <w:t>mostrar por pantalla el video</w:t>
      </w:r>
    </w:p>
    <w:p w14:paraId="451FADA0" w14:textId="2D5F978D" w:rsidR="00246412" w:rsidRDefault="00246412" w:rsidP="00246412">
      <w:pPr>
        <w:rPr>
          <w:rFonts w:ascii="Consolas" w:hAnsi="Consolas" w:cs="Consolas"/>
          <w:color w:val="24292E"/>
          <w:sz w:val="18"/>
          <w:szCs w:val="18"/>
        </w:rPr>
      </w:pPr>
      <w:r w:rsidRPr="008B6B39">
        <w:rPr>
          <w:rFonts w:ascii="Consolas" w:hAnsi="Consolas" w:cs="Consolas"/>
          <w:color w:val="24292E"/>
          <w:sz w:val="18"/>
          <w:szCs w:val="18"/>
        </w:rPr>
        <w:t>cv2.</w:t>
      </w:r>
      <w:r w:rsidRPr="008B6B39">
        <w:rPr>
          <w:rFonts w:ascii="Consolas" w:hAnsi="Consolas" w:cs="Consolas"/>
          <w:color w:val="6F42C1"/>
          <w:sz w:val="18"/>
          <w:szCs w:val="18"/>
        </w:rPr>
        <w:t>imshow</w:t>
      </w:r>
      <w:r w:rsidRPr="008B6B39">
        <w:rPr>
          <w:rFonts w:ascii="Consolas" w:hAnsi="Consolas" w:cs="Consolas"/>
          <w:color w:val="24292E"/>
          <w:sz w:val="18"/>
          <w:szCs w:val="18"/>
        </w:rPr>
        <w:t>(</w:t>
      </w:r>
      <w:r w:rsidRPr="008B6B39">
        <w:rPr>
          <w:rFonts w:ascii="Consolas" w:hAnsi="Consolas" w:cs="Consolas"/>
          <w:color w:val="032F62"/>
          <w:sz w:val="18"/>
          <w:szCs w:val="18"/>
        </w:rPr>
        <w:t>'</w:t>
      </w:r>
      <w:proofErr w:type="spellStart"/>
      <w:r w:rsidRPr="008B6B39">
        <w:rPr>
          <w:rFonts w:ascii="Consolas" w:hAnsi="Consolas" w:cs="Consolas"/>
          <w:color w:val="032F62"/>
          <w:sz w:val="18"/>
          <w:szCs w:val="18"/>
        </w:rPr>
        <w:t>object</w:t>
      </w:r>
      <w:proofErr w:type="spellEnd"/>
      <w:r w:rsidRPr="008B6B39">
        <w:rPr>
          <w:rFonts w:ascii="Consolas" w:hAnsi="Consolas" w:cs="Consolas"/>
          <w:color w:val="032F62"/>
          <w:sz w:val="18"/>
          <w:szCs w:val="18"/>
        </w:rPr>
        <w:t xml:space="preserve"> </w:t>
      </w:r>
      <w:proofErr w:type="spellStart"/>
      <w:r w:rsidRPr="008B6B39">
        <w:rPr>
          <w:rFonts w:ascii="Consolas" w:hAnsi="Consolas" w:cs="Consolas"/>
          <w:color w:val="032F62"/>
          <w:sz w:val="18"/>
          <w:szCs w:val="18"/>
        </w:rPr>
        <w:t>detection</w:t>
      </w:r>
      <w:proofErr w:type="spellEnd"/>
      <w:r w:rsidRPr="008B6B39">
        <w:rPr>
          <w:rFonts w:ascii="Consolas" w:hAnsi="Consolas" w:cs="Consolas"/>
          <w:color w:val="032F62"/>
          <w:sz w:val="18"/>
          <w:szCs w:val="18"/>
        </w:rPr>
        <w:t>'</w:t>
      </w:r>
      <w:r w:rsidRPr="008B6B39">
        <w:rPr>
          <w:rFonts w:ascii="Consolas" w:hAnsi="Consolas" w:cs="Consolas"/>
          <w:color w:val="24292E"/>
          <w:sz w:val="18"/>
          <w:szCs w:val="18"/>
        </w:rPr>
        <w:t>, cv2.</w:t>
      </w:r>
      <w:r w:rsidRPr="008B6B39">
        <w:rPr>
          <w:rFonts w:ascii="Consolas" w:hAnsi="Consolas" w:cs="Consolas"/>
          <w:color w:val="6F42C1"/>
          <w:sz w:val="18"/>
          <w:szCs w:val="18"/>
        </w:rPr>
        <w:t>resize</w:t>
      </w:r>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image_np</w:t>
      </w:r>
      <w:proofErr w:type="spellEnd"/>
      <w:r w:rsidRPr="008B6B39">
        <w:rPr>
          <w:rFonts w:ascii="Consolas" w:hAnsi="Consolas" w:cs="Consolas"/>
          <w:color w:val="24292E"/>
          <w:sz w:val="18"/>
          <w:szCs w:val="18"/>
        </w:rPr>
        <w:t>, (</w:t>
      </w:r>
      <w:r w:rsidRPr="008B6B39">
        <w:rPr>
          <w:rFonts w:ascii="Consolas" w:hAnsi="Consolas" w:cs="Consolas"/>
          <w:color w:val="005CC5"/>
          <w:sz w:val="18"/>
          <w:szCs w:val="18"/>
        </w:rPr>
        <w:t>800</w:t>
      </w:r>
      <w:r w:rsidRPr="008B6B39">
        <w:rPr>
          <w:rFonts w:ascii="Consolas" w:hAnsi="Consolas" w:cs="Consolas"/>
          <w:color w:val="24292E"/>
          <w:sz w:val="18"/>
          <w:szCs w:val="18"/>
        </w:rPr>
        <w:t xml:space="preserve">, </w:t>
      </w:r>
      <w:r w:rsidRPr="008B6B39">
        <w:rPr>
          <w:rFonts w:ascii="Consolas" w:hAnsi="Consolas" w:cs="Consolas"/>
          <w:color w:val="005CC5"/>
          <w:sz w:val="18"/>
          <w:szCs w:val="18"/>
        </w:rPr>
        <w:t>600</w:t>
      </w:r>
      <w:r w:rsidRPr="008B6B39">
        <w:rPr>
          <w:rFonts w:ascii="Consolas" w:hAnsi="Consolas" w:cs="Consolas"/>
          <w:color w:val="24292E"/>
          <w:sz w:val="18"/>
          <w:szCs w:val="18"/>
        </w:rPr>
        <w:t>)))</w:t>
      </w:r>
    </w:p>
    <w:p w14:paraId="4745D65C" w14:textId="77777777" w:rsidR="00246412" w:rsidRDefault="00246412" w:rsidP="00246412">
      <w:pPr>
        <w:rPr>
          <w:rFonts w:ascii="Consolas" w:hAnsi="Consolas" w:cs="Consolas"/>
          <w:color w:val="24292E"/>
          <w:sz w:val="18"/>
          <w:szCs w:val="18"/>
        </w:rPr>
      </w:pPr>
    </w:p>
    <w:p w14:paraId="6B549A61" w14:textId="77777777" w:rsidR="00246412" w:rsidRDefault="00246412" w:rsidP="00246412">
      <w:pPr>
        <w:rPr>
          <w:rFonts w:ascii="Consolas" w:hAnsi="Consolas" w:cs="Consolas"/>
          <w:color w:val="24292E"/>
          <w:sz w:val="18"/>
          <w:szCs w:val="18"/>
        </w:rPr>
      </w:pPr>
      <w:proofErr w:type="spellStart"/>
      <w:r w:rsidRPr="008B6B39">
        <w:rPr>
          <w:rFonts w:ascii="Consolas" w:hAnsi="Consolas" w:cs="Consolas"/>
          <w:color w:val="D73A49"/>
          <w:sz w:val="18"/>
          <w:szCs w:val="18"/>
        </w:rPr>
        <w:t>if</w:t>
      </w:r>
      <w:proofErr w:type="spellEnd"/>
      <w:r w:rsidRPr="008B6B39">
        <w:rPr>
          <w:rFonts w:ascii="Consolas" w:hAnsi="Consolas" w:cs="Consolas"/>
          <w:color w:val="24292E"/>
          <w:sz w:val="18"/>
          <w:szCs w:val="18"/>
        </w:rPr>
        <w:t>(</w:t>
      </w:r>
      <w:proofErr w:type="gramStart"/>
      <w:r w:rsidRPr="008B6B39">
        <w:rPr>
          <w:rFonts w:ascii="Consolas" w:hAnsi="Consolas" w:cs="Consolas"/>
          <w:color w:val="24292E"/>
          <w:sz w:val="18"/>
          <w:szCs w:val="18"/>
        </w:rPr>
        <w:t>scores[</w:t>
      </w:r>
      <w:proofErr w:type="gramEnd"/>
      <w:r w:rsidRPr="008B6B39">
        <w:rPr>
          <w:rFonts w:ascii="Consolas" w:hAnsi="Consolas" w:cs="Consolas"/>
          <w:color w:val="005CC5"/>
          <w:sz w:val="18"/>
          <w:szCs w:val="18"/>
        </w:rPr>
        <w:t>0</w:t>
      </w:r>
      <w:r w:rsidRPr="008B6B39">
        <w:rPr>
          <w:rFonts w:ascii="Consolas" w:hAnsi="Consolas" w:cs="Consolas"/>
          <w:color w:val="24292E"/>
          <w:sz w:val="18"/>
          <w:szCs w:val="18"/>
        </w:rPr>
        <w:t>][</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w:t>
      </w:r>
      <w:proofErr w:type="spellStart"/>
      <w:r w:rsidRPr="008B6B39">
        <w:rPr>
          <w:rFonts w:ascii="Consolas" w:hAnsi="Consolas" w:cs="Consolas"/>
          <w:color w:val="24292E"/>
          <w:sz w:val="18"/>
          <w:szCs w:val="18"/>
        </w:rPr>
        <w:t>umbralCaptura</w:t>
      </w:r>
      <w:proofErr w:type="spellEnd"/>
      <w:r w:rsidRPr="008B6B39">
        <w:rPr>
          <w:rFonts w:ascii="Consolas" w:hAnsi="Consolas" w:cs="Consolas"/>
          <w:color w:val="24292E"/>
          <w:sz w:val="18"/>
          <w:szCs w:val="18"/>
        </w:rPr>
        <w:t>):</w:t>
      </w:r>
    </w:p>
    <w:p w14:paraId="27B3717A" w14:textId="4DFBDF3C" w:rsidR="00246412" w:rsidRDefault="00246412" w:rsidP="00246412">
      <w:pPr>
        <w:rPr>
          <w:rFonts w:ascii="Consolas" w:hAnsi="Consolas" w:cs="Consolas"/>
          <w:color w:val="24292E"/>
          <w:sz w:val="18"/>
          <w:szCs w:val="18"/>
        </w:rPr>
      </w:pPr>
      <w:r>
        <w:rPr>
          <w:rFonts w:ascii="Consolas" w:hAnsi="Consolas" w:cs="Consolas"/>
          <w:color w:val="D73A49"/>
          <w:sz w:val="18"/>
          <w:szCs w:val="18"/>
        </w:rPr>
        <w:tab/>
      </w:r>
      <w:proofErr w:type="spellStart"/>
      <w:r w:rsidRPr="008B6B39">
        <w:rPr>
          <w:rFonts w:ascii="Consolas" w:hAnsi="Consolas" w:cs="Consolas"/>
          <w:color w:val="D73A49"/>
          <w:sz w:val="18"/>
          <w:szCs w:val="18"/>
        </w:rPr>
        <w:t>if</w:t>
      </w:r>
      <w:proofErr w:type="spellEnd"/>
      <w:r w:rsidRPr="008B6B39">
        <w:rPr>
          <w:rFonts w:ascii="Consolas" w:hAnsi="Consolas" w:cs="Consolas"/>
          <w:color w:val="24292E"/>
          <w:sz w:val="18"/>
          <w:szCs w:val="18"/>
        </w:rPr>
        <w:t xml:space="preserve"> (</w:t>
      </w:r>
      <w:proofErr w:type="spellStart"/>
      <w:proofErr w:type="gram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w:t>
      </w:r>
      <w:proofErr w:type="gramEnd"/>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second</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spell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().minute</w:t>
      </w:r>
      <w:r w:rsidRPr="008B6B39">
        <w:rPr>
          <w:rFonts w:ascii="Consolas" w:hAnsi="Consolas" w:cs="Consolas"/>
          <w:color w:val="005CC5"/>
          <w:sz w:val="18"/>
          <w:szCs w:val="18"/>
        </w:rPr>
        <w:t>*60</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proofErr w:type="spellStart"/>
      <w:r w:rsidRPr="008B6B39">
        <w:rPr>
          <w:rFonts w:ascii="Consolas" w:hAnsi="Consolas" w:cs="Consolas"/>
          <w:color w:val="24292E"/>
          <w:sz w:val="18"/>
          <w:szCs w:val="18"/>
        </w:rPr>
        <w:t>tiempoCaptura</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w:t>
      </w:r>
      <w:proofErr w:type="spellStart"/>
      <w:r w:rsidRPr="008B6B39">
        <w:rPr>
          <w:rFonts w:ascii="Consolas" w:hAnsi="Consolas" w:cs="Consolas"/>
          <w:color w:val="24292E"/>
          <w:sz w:val="18"/>
          <w:szCs w:val="18"/>
        </w:rPr>
        <w:t>intervaloCapturaMin</w:t>
      </w:r>
      <w:proofErr w:type="spellEnd"/>
      <w:r w:rsidRPr="008B6B39">
        <w:rPr>
          <w:rFonts w:ascii="Consolas" w:hAnsi="Consolas" w:cs="Consolas"/>
          <w:color w:val="24292E"/>
          <w:sz w:val="18"/>
          <w:szCs w:val="18"/>
        </w:rPr>
        <w:t>):</w:t>
      </w:r>
    </w:p>
    <w:p w14:paraId="52AFED71" w14:textId="4DE6F9E0" w:rsidR="00246412" w:rsidRPr="00246412" w:rsidRDefault="00246412" w:rsidP="00246412">
      <w:r>
        <w:rPr>
          <w:rStyle w:val="pl-s1"/>
          <w:rFonts w:ascii="Consolas" w:eastAsiaTheme="majorEastAsia"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ab/>
      </w:r>
      <w:proofErr w:type="spellStart"/>
      <w:r>
        <w:rPr>
          <w:rStyle w:val="pl-s1"/>
          <w:rFonts w:ascii="Consolas" w:eastAsiaTheme="majorEastAsia" w:hAnsi="Consolas" w:cs="Consolas"/>
          <w:color w:val="24292E"/>
          <w:sz w:val="18"/>
          <w:szCs w:val="18"/>
          <w:shd w:val="clear" w:color="auto" w:fill="FFFFFF"/>
        </w:rPr>
        <w:t>tiempoCaptura</w:t>
      </w:r>
      <w:proofErr w:type="spellEnd"/>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proofErr w:type="spellStart"/>
      <w:proofErr w:type="gramStart"/>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proofErr w:type="spellEnd"/>
      <w:r>
        <w:rPr>
          <w:rFonts w:ascii="Consolas" w:hAnsi="Consolas" w:cs="Consolas"/>
          <w:color w:val="24292E"/>
          <w:sz w:val="18"/>
          <w:szCs w:val="18"/>
          <w:shd w:val="clear" w:color="auto" w:fill="FFFFFF"/>
        </w:rPr>
        <w:t>(</w:t>
      </w:r>
      <w:proofErr w:type="gramEnd"/>
      <w:r>
        <w:rPr>
          <w:rFonts w:ascii="Consolas" w:hAnsi="Consolas" w:cs="Consolas"/>
          <w:color w:val="24292E"/>
          <w:sz w:val="18"/>
          <w:szCs w:val="18"/>
          <w:shd w:val="clear" w:color="auto" w:fill="FFFFFF"/>
        </w:rPr>
        <w:t>).</w:t>
      </w:r>
      <w:proofErr w:type="spellStart"/>
      <w:r>
        <w:rPr>
          <w:rStyle w:val="pl-s1"/>
          <w:rFonts w:ascii="Consolas" w:eastAsiaTheme="majorEastAsia" w:hAnsi="Consolas" w:cs="Consolas"/>
          <w:color w:val="24292E"/>
          <w:sz w:val="18"/>
          <w:szCs w:val="18"/>
          <w:shd w:val="clear" w:color="auto" w:fill="FFFFFF"/>
        </w:rPr>
        <w:t>second</w:t>
      </w:r>
      <w:proofErr w:type="spellEnd"/>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proofErr w:type="spellStart"/>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proofErr w:type="spellEnd"/>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minute</w:t>
      </w:r>
      <w:r>
        <w:rPr>
          <w:rStyle w:val="pl-c1"/>
          <w:rFonts w:ascii="Consolas" w:hAnsi="Consolas" w:cs="Consolas"/>
          <w:color w:val="005CC5"/>
          <w:sz w:val="18"/>
          <w:szCs w:val="18"/>
          <w:shd w:val="clear" w:color="auto" w:fill="FFFFFF"/>
        </w:rPr>
        <w:t>*60</w:t>
      </w:r>
    </w:p>
    <w:p w14:paraId="07A2A1E2" w14:textId="19E69D4F" w:rsidR="00246412" w:rsidRPr="00246412" w:rsidRDefault="00246412" w:rsidP="00246412">
      <w:pPr>
        <w:rPr>
          <w:rFonts w:ascii="Consolas" w:hAnsi="Consolas" w:cs="Consolas"/>
          <w:color w:val="6A737D"/>
          <w:sz w:val="18"/>
          <w:szCs w:val="18"/>
        </w:rPr>
      </w:pPr>
      <w:r>
        <w:rPr>
          <w:rFonts w:ascii="Consolas" w:hAnsi="Consolas" w:cs="Consolas"/>
          <w:color w:val="24292E"/>
          <w:sz w:val="18"/>
          <w:szCs w:val="18"/>
        </w:rPr>
        <w:tab/>
      </w:r>
      <w:r>
        <w:rPr>
          <w:rFonts w:ascii="Consolas" w:hAnsi="Consolas" w:cs="Consolas"/>
          <w:color w:val="24292E"/>
          <w:sz w:val="18"/>
          <w:szCs w:val="18"/>
        </w:rPr>
        <w:tab/>
      </w:r>
      <w:proofErr w:type="spellStart"/>
      <w:r w:rsidRPr="008B6B39">
        <w:rPr>
          <w:rFonts w:ascii="Consolas" w:hAnsi="Consolas" w:cs="Consolas"/>
          <w:color w:val="24292E"/>
          <w:sz w:val="18"/>
          <w:szCs w:val="18"/>
        </w:rPr>
        <w:t>coords</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spellStart"/>
      <w:proofErr w:type="gramStart"/>
      <w:r>
        <w:rPr>
          <w:rFonts w:ascii="Consolas" w:hAnsi="Consolas" w:cs="Consolas"/>
          <w:color w:val="24292E"/>
          <w:sz w:val="18"/>
          <w:szCs w:val="18"/>
        </w:rPr>
        <w:t>gps.</w:t>
      </w:r>
      <w:r>
        <w:rPr>
          <w:rFonts w:ascii="Consolas" w:hAnsi="Consolas" w:cs="Consolas"/>
          <w:color w:val="6F42C1"/>
          <w:sz w:val="18"/>
          <w:szCs w:val="18"/>
        </w:rPr>
        <w:t>getCords</w:t>
      </w:r>
      <w:proofErr w:type="spellEnd"/>
      <w:proofErr w:type="gramEnd"/>
      <w:r>
        <w:rPr>
          <w:rFonts w:ascii="Consolas" w:hAnsi="Consolas" w:cs="Consolas"/>
          <w:color w:val="6F42C1"/>
          <w:sz w:val="18"/>
          <w:szCs w:val="18"/>
        </w:rPr>
        <w:t>()</w:t>
      </w:r>
      <w:r w:rsidRPr="008B6B39">
        <w:rPr>
          <w:rFonts w:ascii="Consolas" w:hAnsi="Consolas" w:cs="Consolas"/>
          <w:color w:val="24292E"/>
          <w:sz w:val="18"/>
          <w:szCs w:val="18"/>
        </w:rPr>
        <w:t xml:space="preserve"> </w:t>
      </w:r>
      <w:r w:rsidRPr="008B6B39">
        <w:rPr>
          <w:rFonts w:ascii="Consolas" w:hAnsi="Consolas" w:cs="Consolas"/>
          <w:color w:val="6A737D"/>
          <w:sz w:val="18"/>
          <w:szCs w:val="18"/>
        </w:rPr>
        <w:t xml:space="preserve">#sacamos la </w:t>
      </w:r>
      <w:proofErr w:type="spellStart"/>
      <w:r w:rsidRPr="008B6B39">
        <w:rPr>
          <w:rFonts w:ascii="Consolas" w:hAnsi="Consolas" w:cs="Consolas"/>
          <w:color w:val="6A737D"/>
          <w:sz w:val="18"/>
          <w:szCs w:val="18"/>
        </w:rPr>
        <w:t>informacion</w:t>
      </w:r>
      <w:proofErr w:type="spellEnd"/>
      <w:r w:rsidRPr="008B6B39">
        <w:rPr>
          <w:rFonts w:ascii="Consolas" w:hAnsi="Consolas" w:cs="Consolas"/>
          <w:color w:val="6A737D"/>
          <w:sz w:val="18"/>
          <w:szCs w:val="18"/>
        </w:rPr>
        <w:t xml:space="preserve"> del modulo </w:t>
      </w:r>
      <w:proofErr w:type="spellStart"/>
      <w:r w:rsidRPr="008B6B39">
        <w:rPr>
          <w:rFonts w:ascii="Consolas" w:hAnsi="Consolas" w:cs="Consolas"/>
          <w:color w:val="6A737D"/>
          <w:sz w:val="18"/>
          <w:szCs w:val="18"/>
        </w:rPr>
        <w:t>gps</w:t>
      </w:r>
      <w:proofErr w:type="spellEnd"/>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v2.</w:t>
      </w:r>
      <w:r w:rsidRPr="008B6B39">
        <w:rPr>
          <w:rFonts w:ascii="Consolas" w:hAnsi="Consolas" w:cs="Consolas"/>
          <w:color w:val="6F42C1"/>
          <w:sz w:val="18"/>
          <w:szCs w:val="18"/>
        </w:rPr>
        <w:t>putText</w:t>
      </w:r>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image_np</w:t>
      </w:r>
      <w:proofErr w:type="spellEnd"/>
      <w:r w:rsidRPr="008B6B39">
        <w:rPr>
          <w:rFonts w:ascii="Consolas" w:hAnsi="Consolas" w:cs="Consolas"/>
          <w:color w:val="24292E"/>
          <w:sz w:val="18"/>
          <w:szCs w:val="18"/>
        </w:rPr>
        <w:t xml:space="preserve">, </w:t>
      </w:r>
      <w:proofErr w:type="spellStart"/>
      <w:r w:rsidRPr="008B6B39">
        <w:rPr>
          <w:rFonts w:ascii="Consolas" w:hAnsi="Consolas" w:cs="Consolas"/>
          <w:color w:val="6F42C1"/>
          <w:sz w:val="18"/>
          <w:szCs w:val="18"/>
        </w:rPr>
        <w:t>str</w:t>
      </w:r>
      <w:proofErr w:type="spellEnd"/>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coords</w:t>
      </w:r>
      <w:proofErr w:type="spell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032F62"/>
          <w:sz w:val="18"/>
          <w:szCs w:val="18"/>
        </w:rPr>
        <w:t>" "</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Pr>
          <w:rFonts w:ascii="Consolas" w:hAnsi="Consolas" w:cs="Consolas"/>
          <w:color w:val="005CC5"/>
          <w:sz w:val="18"/>
          <w:szCs w:val="18"/>
        </w:rPr>
        <w:t xml:space="preserve"> </w:t>
      </w:r>
      <w:proofErr w:type="spellStart"/>
      <w:r w:rsidRPr="008B6B39">
        <w:rPr>
          <w:rFonts w:ascii="Consolas" w:hAnsi="Consolas" w:cs="Consolas"/>
          <w:color w:val="6F42C1"/>
          <w:sz w:val="18"/>
          <w:szCs w:val="18"/>
        </w:rPr>
        <w:t>str</w:t>
      </w:r>
      <w:proofErr w:type="spellEnd"/>
      <w:r w:rsidRPr="008B6B39">
        <w:rPr>
          <w:rFonts w:ascii="Consolas" w:hAnsi="Consolas" w:cs="Consolas"/>
          <w:color w:val="24292E"/>
          <w:sz w:val="18"/>
          <w:szCs w:val="18"/>
        </w:rPr>
        <w:t>(</w:t>
      </w:r>
      <w:proofErr w:type="spell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 xml:space="preserve">()) , </w:t>
      </w:r>
      <w:r>
        <w:rPr>
          <w:rFonts w:ascii="Consolas" w:hAnsi="Consolas" w:cs="Consolas"/>
          <w:color w:val="24292E"/>
          <w:sz w:val="18"/>
          <w:szCs w:val="18"/>
        </w:rPr>
        <w:tab/>
        <w:t xml:space="preserve">    </w:t>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w:t>
      </w:r>
      <w:r w:rsidRPr="008B6B39">
        <w:rPr>
          <w:rFonts w:ascii="Consolas" w:hAnsi="Consolas" w:cs="Consolas"/>
          <w:color w:val="005CC5"/>
          <w:sz w:val="18"/>
          <w:szCs w:val="18"/>
        </w:rPr>
        <w:t>10</w:t>
      </w:r>
      <w:r w:rsidRPr="008B6B39">
        <w:rPr>
          <w:rFonts w:ascii="Consolas" w:hAnsi="Consolas" w:cs="Consolas"/>
          <w:color w:val="24292E"/>
          <w:sz w:val="18"/>
          <w:szCs w:val="18"/>
        </w:rPr>
        <w:t>,</w:t>
      </w:r>
      <w:r w:rsidRPr="008B6B39">
        <w:rPr>
          <w:rFonts w:ascii="Consolas" w:hAnsi="Consolas" w:cs="Consolas"/>
          <w:color w:val="005CC5"/>
          <w:sz w:val="18"/>
          <w:szCs w:val="18"/>
        </w:rPr>
        <w:t>700</w:t>
      </w:r>
      <w:r w:rsidRPr="008B6B39">
        <w:rPr>
          <w:rFonts w:ascii="Consolas" w:hAnsi="Consolas" w:cs="Consolas"/>
          <w:color w:val="24292E"/>
          <w:sz w:val="18"/>
          <w:szCs w:val="18"/>
        </w:rPr>
        <w:t>), cv2.</w:t>
      </w:r>
      <w:r w:rsidRPr="008B6B39">
        <w:rPr>
          <w:rFonts w:ascii="Consolas" w:hAnsi="Consolas" w:cs="Consolas"/>
          <w:color w:val="E36209"/>
          <w:sz w:val="18"/>
          <w:szCs w:val="18"/>
        </w:rPr>
        <w:t>FONT_HERSHEY_SIMPLEX</w:t>
      </w:r>
      <w:r w:rsidRPr="008B6B39">
        <w:rPr>
          <w:rFonts w:ascii="Consolas" w:hAnsi="Consolas" w:cs="Consolas"/>
          <w:color w:val="24292E"/>
          <w:sz w:val="18"/>
          <w:szCs w:val="18"/>
        </w:rPr>
        <w:t xml:space="preserve">, </w:t>
      </w:r>
      <w:r w:rsidRPr="008B6B39">
        <w:rPr>
          <w:rFonts w:ascii="Consolas" w:hAnsi="Consolas" w:cs="Consolas"/>
          <w:color w:val="005CC5"/>
          <w:sz w:val="18"/>
          <w:szCs w:val="18"/>
        </w:rPr>
        <w:t>0.8</w:t>
      </w:r>
      <w:r w:rsidRPr="008B6B39">
        <w:rPr>
          <w:rFonts w:ascii="Consolas" w:hAnsi="Consolas" w:cs="Consolas"/>
          <w:color w:val="24292E"/>
          <w:sz w:val="18"/>
          <w:szCs w:val="18"/>
        </w:rPr>
        <w:t>, (</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E36209"/>
          <w:sz w:val="18"/>
          <w:szCs w:val="18"/>
        </w:rPr>
        <w:t>LINE_AA</w:t>
      </w:r>
      <w:r w:rsidRPr="008B6B39">
        <w:rPr>
          <w:rFonts w:ascii="Consolas" w:hAnsi="Consolas" w:cs="Consolas"/>
          <w:color w:val="24292E"/>
          <w:sz w:val="18"/>
          <w:szCs w:val="18"/>
        </w:rPr>
        <w:t>)</w:t>
      </w:r>
    </w:p>
    <w:p w14:paraId="052915A0" w14:textId="432CE9A3" w:rsidR="00246412" w:rsidRDefault="00246412" w:rsidP="00246412">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6F42C1"/>
          <w:sz w:val="18"/>
          <w:szCs w:val="18"/>
        </w:rPr>
        <w:t>imwrite</w:t>
      </w:r>
      <w:r w:rsidRPr="008B6B39">
        <w:rPr>
          <w:rFonts w:ascii="Consolas" w:hAnsi="Consolas" w:cs="Consolas"/>
          <w:color w:val="24292E"/>
          <w:sz w:val="18"/>
          <w:szCs w:val="18"/>
        </w:rPr>
        <w:t>(</w:t>
      </w:r>
      <w:r w:rsidRPr="008B6B39">
        <w:rPr>
          <w:rFonts w:ascii="Consolas" w:hAnsi="Consolas" w:cs="Consolas"/>
          <w:color w:val="032F62"/>
          <w:sz w:val="18"/>
          <w:szCs w:val="18"/>
        </w:rPr>
        <w:t>"capturas/"</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spellStart"/>
      <w:r w:rsidRPr="008B6B39">
        <w:rPr>
          <w:rFonts w:ascii="Consolas" w:hAnsi="Consolas" w:cs="Consolas"/>
          <w:color w:val="6F42C1"/>
          <w:sz w:val="18"/>
          <w:szCs w:val="18"/>
        </w:rPr>
        <w:t>str</w:t>
      </w:r>
      <w:proofErr w:type="spellEnd"/>
      <w:r w:rsidRPr="008B6B39">
        <w:rPr>
          <w:rFonts w:ascii="Consolas" w:hAnsi="Consolas" w:cs="Consolas"/>
          <w:color w:val="24292E"/>
          <w:sz w:val="18"/>
          <w:szCs w:val="18"/>
        </w:rPr>
        <w:t>(</w:t>
      </w:r>
      <w:proofErr w:type="spellStart"/>
      <w:proofErr w:type="gram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proofErr w:type="spellEnd"/>
      <w:r w:rsidRPr="008B6B39">
        <w:rPr>
          <w:rFonts w:ascii="Consolas" w:hAnsi="Consolas" w:cs="Consolas"/>
          <w:color w:val="24292E"/>
          <w:sz w:val="18"/>
          <w:szCs w:val="18"/>
        </w:rPr>
        <w:t>(</w:t>
      </w:r>
      <w:proofErr w:type="gram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032F62"/>
          <w:sz w:val="18"/>
          <w:szCs w:val="18"/>
        </w:rPr>
        <w:t>'.</w:t>
      </w:r>
      <w:proofErr w:type="spellStart"/>
      <w:r w:rsidRPr="008B6B39">
        <w:rPr>
          <w:rFonts w:ascii="Consolas" w:hAnsi="Consolas" w:cs="Consolas"/>
          <w:color w:val="032F62"/>
          <w:sz w:val="18"/>
          <w:szCs w:val="18"/>
        </w:rPr>
        <w:t>png</w:t>
      </w:r>
      <w:proofErr w:type="spellEnd"/>
      <w:r w:rsidRPr="008B6B39">
        <w:rPr>
          <w:rFonts w:ascii="Consolas" w:hAnsi="Consolas" w:cs="Consolas"/>
          <w:color w:val="032F62"/>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spellStart"/>
      <w:r w:rsidRPr="008B6B39">
        <w:rPr>
          <w:rFonts w:ascii="Consolas" w:hAnsi="Consolas" w:cs="Consolas"/>
          <w:color w:val="24292E"/>
          <w:sz w:val="18"/>
          <w:szCs w:val="18"/>
        </w:rPr>
        <w:t>image_np</w:t>
      </w:r>
      <w:proofErr w:type="spellEnd"/>
      <w:r w:rsidRPr="008B6B39">
        <w:rPr>
          <w:rFonts w:ascii="Consolas" w:hAnsi="Consolas" w:cs="Consolas"/>
          <w:color w:val="24292E"/>
          <w:sz w:val="18"/>
          <w:szCs w:val="18"/>
        </w:rPr>
        <w:t>)</w:t>
      </w:r>
      <w:r w:rsidRPr="008B6B39">
        <w:rPr>
          <w:rFonts w:ascii="Consolas" w:hAnsi="Consolas" w:cs="Consolas"/>
          <w:color w:val="6A737D"/>
          <w:sz w:val="18"/>
          <w:szCs w:val="18"/>
        </w:rPr>
        <w:t>#</w:t>
      </w:r>
      <w:proofErr w:type="spellStart"/>
      <w:r w:rsidRPr="008B6B39">
        <w:rPr>
          <w:rFonts w:ascii="Consolas" w:hAnsi="Consolas" w:cs="Consolas"/>
          <w:color w:val="6A737D"/>
          <w:sz w:val="18"/>
          <w:szCs w:val="18"/>
        </w:rPr>
        <w:t>guradamos</w:t>
      </w:r>
      <w:proofErr w:type="spellEnd"/>
      <w:r w:rsidRPr="008B6B39">
        <w:rPr>
          <w:rFonts w:ascii="Consolas" w:hAnsi="Consolas" w:cs="Consolas"/>
          <w:color w:val="6A737D"/>
          <w:sz w:val="18"/>
          <w:szCs w:val="18"/>
        </w:rPr>
        <w:t xml:space="preserve"> </w:t>
      </w:r>
      <w:r>
        <w:rPr>
          <w:rFonts w:ascii="Consolas" w:hAnsi="Consolas" w:cs="Consolas"/>
          <w:color w:val="6A737D"/>
          <w:sz w:val="18"/>
          <w:szCs w:val="18"/>
        </w:rPr>
        <w:t>la imagen modificada</w:t>
      </w:r>
    </w:p>
    <w:p w14:paraId="5E5297A1" w14:textId="77777777" w:rsidR="00963392" w:rsidRDefault="00963392" w:rsidP="000A0CCE">
      <w:pPr>
        <w:pStyle w:val="code"/>
      </w:pPr>
    </w:p>
    <w:p w14:paraId="6170BD91" w14:textId="7847E43D" w:rsidR="003C7A22" w:rsidRDefault="003C7A22" w:rsidP="00EA383D">
      <w:r>
        <w:t xml:space="preserve">La primera línea se ha incluido para en el caso de depuración poder ver el video en directo a través de un monitor, durante el vuelo deberá estar </w:t>
      </w:r>
      <w:r w:rsidR="000A0CCE">
        <w:t>comentada</w:t>
      </w:r>
      <w:r>
        <w:t>.</w:t>
      </w:r>
    </w:p>
    <w:p w14:paraId="62CBB9D6" w14:textId="10C4DE73" w:rsidR="003C7A22" w:rsidRDefault="003C7A22" w:rsidP="00EA383D">
      <w:r>
        <w:t xml:space="preserve">Después se realiza una comprobación del </w:t>
      </w:r>
      <w:r w:rsidR="000A0CCE">
        <w:t>vector</w:t>
      </w:r>
      <w:r>
        <w:t xml:space="preserve"> de puntuaciones</w:t>
      </w:r>
      <w:r w:rsidR="000A0CCE">
        <w:t xml:space="preserve"> </w:t>
      </w:r>
      <w:r>
        <w:t xml:space="preserve">(scores) y se comprueba que la puntuación obtenida es mayor o igual al de nuestro umbral. A </w:t>
      </w:r>
      <w:r w:rsidR="000A0CCE">
        <w:t>continuación,</w:t>
      </w:r>
      <w:r>
        <w:t xml:space="preserve"> hay otra condición (esta vez temporal).</w:t>
      </w:r>
    </w:p>
    <w:p w14:paraId="3737DFBB" w14:textId="35769BEB" w:rsidR="003C7A22" w:rsidRDefault="003C7A22" w:rsidP="00EA383D">
      <w:r>
        <w:t xml:space="preserve">En el caso de que ambas condiciones se satisfagan guardamos las coordenadas actuales del dron y mediante el método </w:t>
      </w:r>
      <w:proofErr w:type="spellStart"/>
      <w:r w:rsidR="002C0973" w:rsidRPr="00125AB7">
        <w:rPr>
          <w:i/>
          <w:iCs/>
        </w:rPr>
        <w:t>putText</w:t>
      </w:r>
      <w:proofErr w:type="spellEnd"/>
      <w:r>
        <w:t xml:space="preserve"> l</w:t>
      </w:r>
      <w:r w:rsidR="00125AB7">
        <w:t>as</w:t>
      </w:r>
      <w:r>
        <w:t xml:space="preserve"> adjuntamos en la parte </w:t>
      </w:r>
      <w:r w:rsidR="000A0CCE">
        <w:t>inferior</w:t>
      </w:r>
      <w:r>
        <w:t xml:space="preserve"> izquierda.</w:t>
      </w:r>
    </w:p>
    <w:p w14:paraId="7863B481" w14:textId="700DA2E6" w:rsidR="003C7A22" w:rsidRPr="00EA383D" w:rsidRDefault="003C7A22" w:rsidP="00EA383D">
      <w:r>
        <w:t xml:space="preserve">Por </w:t>
      </w:r>
      <w:r w:rsidR="000A0CCE">
        <w:t>último,</w:t>
      </w:r>
      <w:r>
        <w:t xml:space="preserve"> guardamos la captura dándole de nombre la fecha y hora actuales</w:t>
      </w:r>
      <w:r w:rsidR="00125AB7">
        <w:t xml:space="preserve"> usando el método </w:t>
      </w:r>
      <w:proofErr w:type="spellStart"/>
      <w:r w:rsidR="00125AB7" w:rsidRPr="00125AB7">
        <w:rPr>
          <w:i/>
          <w:iCs/>
        </w:rPr>
        <w:t>imwrite</w:t>
      </w:r>
      <w:proofErr w:type="spellEnd"/>
      <w:r>
        <w:t xml:space="preserve">. </w:t>
      </w:r>
    </w:p>
    <w:p w14:paraId="39D2E1E4" w14:textId="2FF5F0F9" w:rsidR="00EA383D" w:rsidRPr="00FD40BA" w:rsidRDefault="00EA383D" w:rsidP="00FD40BA"/>
    <w:p w14:paraId="0F9F9D22" w14:textId="1C94FA3B" w:rsidR="00FD40BA" w:rsidRDefault="00FD40BA" w:rsidP="008C6BF1"/>
    <w:p w14:paraId="02AAD91C" w14:textId="6F57C1D7" w:rsidR="00852CB5" w:rsidRDefault="00852CB5" w:rsidP="008C6BF1"/>
    <w:p w14:paraId="14B43791" w14:textId="77777777" w:rsidR="00852CB5" w:rsidRDefault="00852CB5" w:rsidP="008C6BF1"/>
    <w:p w14:paraId="41AD186C" w14:textId="288ECBF1" w:rsidR="008277ED" w:rsidRDefault="008277ED" w:rsidP="008C6BF1"/>
    <w:p w14:paraId="4DF5C85E" w14:textId="77777777" w:rsidR="008277ED" w:rsidRPr="008C6BF1" w:rsidRDefault="008277ED" w:rsidP="008C6BF1"/>
    <w:p w14:paraId="22349BAB" w14:textId="77777777" w:rsidR="00DB35A0" w:rsidRPr="00DB35A0" w:rsidRDefault="00DB35A0" w:rsidP="00DB35A0"/>
    <w:p w14:paraId="009A0830" w14:textId="77777777" w:rsidR="00544F48" w:rsidRPr="00544F48" w:rsidRDefault="00544F48" w:rsidP="00544F48">
      <w:pPr>
        <w:pStyle w:val="TtuloTDC"/>
      </w:pPr>
      <w:bookmarkStart w:id="578" w:name="_Toc37343202"/>
      <w:r>
        <w:lastRenderedPageBreak/>
        <w:t>Conclusiones.</w:t>
      </w:r>
      <w:bookmarkEnd w:id="578"/>
    </w:p>
    <w:p w14:paraId="3038C592" w14:textId="77777777" w:rsidR="00890A7E" w:rsidRDefault="00544F48" w:rsidP="00544F48">
      <w:pPr>
        <w:pStyle w:val="TtuloTDC"/>
      </w:pPr>
      <w:bookmarkStart w:id="579" w:name="_Toc37343203"/>
      <w:r>
        <w:t>Bibliografía.</w:t>
      </w:r>
      <w:bookmarkEnd w:id="579"/>
    </w:p>
    <w:sdt>
      <w:sdtPr>
        <w:rPr>
          <w:rFonts w:ascii="Times New Roman" w:eastAsia="Times New Roman" w:hAnsi="Times New Roman" w:cs="Times New Roman"/>
        </w:rPr>
        <w:id w:val="2103677614"/>
        <w:docPartObj>
          <w:docPartGallery w:val="Bibliographies"/>
          <w:docPartUnique/>
        </w:docPartObj>
      </w:sdtPr>
      <w:sdtContent>
        <w:bookmarkStart w:id="580" w:name="_Ref33428779" w:displacedByCustomXml="prev"/>
        <w:p w14:paraId="1DC410F6" w14:textId="370481DA" w:rsidR="00723631" w:rsidRDefault="00723631" w:rsidP="00723631">
          <w:pPr>
            <w:pStyle w:val="Prrafodelista"/>
            <w:numPr>
              <w:ilvl w:val="0"/>
              <w:numId w:val="6"/>
            </w:numPr>
          </w:pPr>
          <w:r>
            <w:fldChar w:fldCharType="begin"/>
          </w:r>
          <w:r>
            <w:instrText xml:space="preserve"> HYPERLINK "</w:instrText>
          </w:r>
          <w:r w:rsidRPr="00723631">
            <w:instrText>https://github.com/juancalf/TFG</w:instrText>
          </w:r>
          <w:r>
            <w:instrText xml:space="preserve">" </w:instrText>
          </w:r>
          <w:r>
            <w:fldChar w:fldCharType="separate"/>
          </w:r>
          <w:r w:rsidRPr="002874EA">
            <w:rPr>
              <w:rStyle w:val="Hipervnculo"/>
            </w:rPr>
            <w:t>https://github.com/juancalf/TFG</w:t>
          </w:r>
          <w:bookmarkEnd w:id="580"/>
          <w:r>
            <w:fldChar w:fldCharType="end"/>
          </w:r>
        </w:p>
        <w:p w14:paraId="104497CC" w14:textId="77777777" w:rsidR="00723631" w:rsidRPr="00723631" w:rsidRDefault="00723631" w:rsidP="00723631">
          <w:pPr>
            <w:rPr>
              <w:rFonts w:eastAsiaTheme="minorEastAsia"/>
            </w:rPr>
          </w:pPr>
        </w:p>
        <w:p w14:paraId="78778BC6" w14:textId="16A2FA97" w:rsidR="00723631" w:rsidRPr="00723631" w:rsidRDefault="00963392" w:rsidP="00482E23">
          <w:pPr>
            <w:pStyle w:val="Prrafodelista"/>
            <w:numPr>
              <w:ilvl w:val="0"/>
              <w:numId w:val="6"/>
            </w:numPr>
            <w:rPr>
              <w:rStyle w:val="Hipervnculo"/>
              <w:color w:val="auto"/>
              <w:u w:val="none"/>
            </w:rPr>
          </w:pPr>
          <w:hyperlink r:id="rId37" w:history="1">
            <w:bookmarkStart w:id="581" w:name="_Ref32388321"/>
            <w:r w:rsidR="00723631" w:rsidRPr="008B2CAC">
              <w:rPr>
                <w:rStyle w:val="Hipervnculo"/>
              </w:rPr>
              <w:t>https://github.com/emlid/emlid-docs/blob/master/docs/autopilots/navio2/img/Navio2WithPaspberryPi.png?raw=true</w:t>
            </w:r>
            <w:bookmarkEnd w:id="581"/>
          </w:hyperlink>
        </w:p>
        <w:p w14:paraId="05743399" w14:textId="77777777" w:rsidR="00723631" w:rsidRPr="00723631" w:rsidRDefault="00723631" w:rsidP="00723631">
          <w:pPr>
            <w:rPr>
              <w:rFonts w:eastAsiaTheme="minorEastAsia"/>
            </w:rPr>
          </w:pPr>
        </w:p>
        <w:p w14:paraId="5EAC64C6" w14:textId="2634B88D" w:rsidR="00723631" w:rsidRPr="00723631" w:rsidRDefault="00963392" w:rsidP="00723631">
          <w:pPr>
            <w:pStyle w:val="Prrafodelista"/>
            <w:numPr>
              <w:ilvl w:val="0"/>
              <w:numId w:val="6"/>
            </w:numPr>
            <w:rPr>
              <w:rStyle w:val="Hipervnculo"/>
              <w:color w:val="auto"/>
              <w:u w:val="none"/>
            </w:rPr>
          </w:pPr>
          <w:hyperlink r:id="rId38" w:anchor="navio-specs" w:history="1">
            <w:bookmarkStart w:id="582" w:name="_Ref33512684"/>
            <w:r w:rsidR="00723631" w:rsidRPr="00946E3D">
              <w:rPr>
                <w:rStyle w:val="Hipervnculo"/>
              </w:rPr>
              <w:t>https://emlid.com/navio/#navio-specs</w:t>
            </w:r>
            <w:bookmarkEnd w:id="582"/>
          </w:hyperlink>
        </w:p>
        <w:p w14:paraId="33D7AAA4" w14:textId="77777777" w:rsidR="00723631" w:rsidRPr="00723631" w:rsidRDefault="00723631" w:rsidP="00723631">
          <w:pPr>
            <w:pStyle w:val="Prrafodelista"/>
            <w:rPr>
              <w:rStyle w:val="Hipervnculo"/>
              <w:color w:val="auto"/>
              <w:u w:val="none"/>
            </w:rPr>
          </w:pPr>
        </w:p>
        <w:p w14:paraId="4F98CC05" w14:textId="49DA70E0" w:rsidR="00723631" w:rsidRPr="00875DEB" w:rsidRDefault="00963392" w:rsidP="00723631">
          <w:pPr>
            <w:pStyle w:val="Prrafodelista"/>
            <w:numPr>
              <w:ilvl w:val="0"/>
              <w:numId w:val="6"/>
            </w:numPr>
            <w:rPr>
              <w:rStyle w:val="Hipervnculo"/>
              <w:color w:val="auto"/>
              <w:u w:val="none"/>
            </w:rPr>
          </w:pPr>
          <w:hyperlink r:id="rId39" w:history="1">
            <w:bookmarkStart w:id="583" w:name="_Ref33425177"/>
            <w:r w:rsidR="00E34B0F" w:rsidRPr="00336408">
              <w:rPr>
                <w:rStyle w:val="Hipervnculo"/>
              </w:rPr>
              <w:t>https://www.prusa3d.es/original-prusa-i3-mk3-spa/</w:t>
            </w:r>
            <w:bookmarkEnd w:id="583"/>
          </w:hyperlink>
        </w:p>
        <w:p w14:paraId="4B0F1097" w14:textId="77777777" w:rsidR="00723631" w:rsidRPr="00723631" w:rsidRDefault="00723631" w:rsidP="00723631">
          <w:pPr>
            <w:rPr>
              <w:rFonts w:eastAsiaTheme="minorEastAsia"/>
            </w:rPr>
          </w:pPr>
        </w:p>
        <w:p w14:paraId="037D6268" w14:textId="7C34D11F" w:rsidR="00971CB5" w:rsidRPr="00971CB5" w:rsidRDefault="00963392" w:rsidP="00971CB5">
          <w:pPr>
            <w:pStyle w:val="Prrafodelista"/>
            <w:numPr>
              <w:ilvl w:val="0"/>
              <w:numId w:val="6"/>
            </w:numPr>
            <w:rPr>
              <w:rStyle w:val="Hipervnculo"/>
              <w:color w:val="auto"/>
              <w:u w:val="none"/>
            </w:rPr>
          </w:pPr>
          <w:hyperlink r:id="rId40" w:history="1">
            <w:bookmarkStart w:id="584" w:name="_Ref33425284"/>
            <w:r w:rsidR="00971CB5" w:rsidRPr="00336408">
              <w:rPr>
                <w:rStyle w:val="Hipervnculo"/>
              </w:rPr>
              <w:t>https://www.thingiverse.com/thing:3723178</w:t>
            </w:r>
            <w:bookmarkEnd w:id="584"/>
          </w:hyperlink>
        </w:p>
        <w:p w14:paraId="00D09C28" w14:textId="77777777" w:rsidR="00971CB5" w:rsidRDefault="00971CB5" w:rsidP="00971CB5">
          <w:pPr>
            <w:pStyle w:val="Prrafodelista"/>
          </w:pPr>
        </w:p>
        <w:p w14:paraId="2CE96BDB" w14:textId="11DB8575" w:rsidR="00971CB5" w:rsidRPr="00971CB5" w:rsidRDefault="00963392" w:rsidP="00971CB5">
          <w:pPr>
            <w:pStyle w:val="Prrafodelista"/>
            <w:numPr>
              <w:ilvl w:val="0"/>
              <w:numId w:val="6"/>
            </w:numPr>
            <w:rPr>
              <w:rStyle w:val="Hipervnculo"/>
              <w:color w:val="auto"/>
              <w:u w:val="none"/>
            </w:rPr>
          </w:pPr>
          <w:hyperlink r:id="rId41" w:history="1">
            <w:bookmarkStart w:id="585" w:name="_Ref33425379"/>
            <w:r w:rsidR="00971CB5" w:rsidRPr="00336408">
              <w:rPr>
                <w:rStyle w:val="Hipervnculo"/>
              </w:rPr>
              <w:t>https://www.thingiverse.com/thing:92208</w:t>
            </w:r>
            <w:bookmarkEnd w:id="585"/>
          </w:hyperlink>
        </w:p>
        <w:p w14:paraId="4254382D" w14:textId="77777777" w:rsidR="00971CB5" w:rsidRPr="00971CB5" w:rsidRDefault="00971CB5" w:rsidP="00971CB5">
          <w:pPr>
            <w:pStyle w:val="Prrafodelista"/>
            <w:rPr>
              <w:rStyle w:val="Hipervnculo"/>
              <w:color w:val="auto"/>
              <w:u w:val="none"/>
            </w:rPr>
          </w:pPr>
        </w:p>
        <w:p w14:paraId="2D9B8543" w14:textId="65BDBB96" w:rsidR="00971CB5" w:rsidRDefault="00963392" w:rsidP="00971CB5">
          <w:pPr>
            <w:pStyle w:val="Prrafodelista"/>
            <w:numPr>
              <w:ilvl w:val="0"/>
              <w:numId w:val="6"/>
            </w:numPr>
          </w:pPr>
          <w:hyperlink r:id="rId42" w:history="1">
            <w:bookmarkStart w:id="586" w:name="_Ref37324149"/>
            <w:r w:rsidR="00ED00E9" w:rsidRPr="002874EA">
              <w:rPr>
                <w:rStyle w:val="Hipervnculo"/>
              </w:rPr>
              <w:t>https://corchitosrc.foroactivo.com/t2-motores-brushless</w:t>
            </w:r>
            <w:bookmarkEnd w:id="586"/>
          </w:hyperlink>
        </w:p>
        <w:p w14:paraId="31C3CAA7" w14:textId="77777777" w:rsidR="00ED00E9" w:rsidRPr="00ED00E9" w:rsidRDefault="00ED00E9" w:rsidP="00ED00E9">
          <w:pPr>
            <w:pStyle w:val="Prrafodelista"/>
            <w:rPr>
              <w:rStyle w:val="Hipervnculo"/>
              <w:color w:val="auto"/>
              <w:u w:val="none"/>
            </w:rPr>
          </w:pPr>
        </w:p>
        <w:p w14:paraId="0D051E6B" w14:textId="186CB1A3" w:rsidR="00FA5FF9" w:rsidRPr="00FA5FF9" w:rsidRDefault="00963392" w:rsidP="00FA5FF9">
          <w:pPr>
            <w:pStyle w:val="Prrafodelista"/>
            <w:numPr>
              <w:ilvl w:val="0"/>
              <w:numId w:val="6"/>
            </w:numPr>
            <w:rPr>
              <w:rStyle w:val="Hipervnculo"/>
              <w:color w:val="auto"/>
              <w:u w:val="none"/>
            </w:rPr>
          </w:pPr>
          <w:hyperlink r:id="rId43" w:history="1">
            <w:bookmarkStart w:id="587" w:name="_Ref33688866"/>
            <w:r w:rsidR="00FA5FF9" w:rsidRPr="00D8477B">
              <w:rPr>
                <w:rStyle w:val="Hipervnculo"/>
              </w:rPr>
              <w:t>http://dl.djicdn.com/downloads/flamewheel/en/F450_User_Manual_v2.2_en.pdf</w:t>
            </w:r>
            <w:bookmarkEnd w:id="587"/>
          </w:hyperlink>
        </w:p>
        <w:p w14:paraId="747F1B72" w14:textId="77777777" w:rsidR="00FA5FF9" w:rsidRPr="00FA5FF9" w:rsidRDefault="00FA5FF9" w:rsidP="00FA5FF9">
          <w:pPr>
            <w:pStyle w:val="Prrafodelista"/>
            <w:rPr>
              <w:rStyle w:val="Hipervnculo"/>
              <w:color w:val="auto"/>
              <w:u w:val="none"/>
            </w:rPr>
          </w:pPr>
        </w:p>
        <w:p w14:paraId="703517FA" w14:textId="0532AF10" w:rsidR="00DD1384" w:rsidRPr="008E5944" w:rsidRDefault="00963392" w:rsidP="00DD1384">
          <w:pPr>
            <w:pStyle w:val="Prrafodelista"/>
            <w:numPr>
              <w:ilvl w:val="0"/>
              <w:numId w:val="6"/>
            </w:numPr>
            <w:rPr>
              <w:rStyle w:val="Hipervnculo"/>
              <w:color w:val="auto"/>
              <w:u w:val="none"/>
            </w:rPr>
          </w:pPr>
          <w:hyperlink r:id="rId44" w:history="1">
            <w:bookmarkStart w:id="588" w:name="_Ref33652366"/>
            <w:r w:rsidR="00DD1384" w:rsidRPr="00055B4B">
              <w:rPr>
                <w:rStyle w:val="Hipervnculo"/>
              </w:rPr>
              <w:t>https://www.comprardrones.online/como-funcionan-las-helices-de-un-drone/</w:t>
            </w:r>
            <w:bookmarkEnd w:id="588"/>
          </w:hyperlink>
        </w:p>
        <w:p w14:paraId="70DD089E" w14:textId="77777777" w:rsidR="008E5944" w:rsidRPr="008E5944" w:rsidRDefault="008E5944" w:rsidP="008E5944">
          <w:pPr>
            <w:pStyle w:val="Prrafodelista"/>
            <w:rPr>
              <w:rStyle w:val="Hipervnculo"/>
              <w:color w:val="auto"/>
              <w:u w:val="none"/>
            </w:rPr>
          </w:pPr>
        </w:p>
        <w:p w14:paraId="0472A639" w14:textId="53FC30E2" w:rsidR="008E5944" w:rsidRPr="008E5944" w:rsidRDefault="00963392" w:rsidP="008E5944">
          <w:pPr>
            <w:pStyle w:val="Prrafodelista"/>
            <w:numPr>
              <w:ilvl w:val="0"/>
              <w:numId w:val="6"/>
            </w:numPr>
            <w:rPr>
              <w:rStyle w:val="Hipervnculo"/>
              <w:color w:val="auto"/>
              <w:u w:val="none"/>
            </w:rPr>
          </w:pPr>
          <w:hyperlink r:id="rId45" w:history="1">
            <w:bookmarkStart w:id="589" w:name="_Ref37326950"/>
            <w:r w:rsidR="008E5944" w:rsidRPr="008E5944">
              <w:rPr>
                <w:rStyle w:val="Hipervnculo"/>
                <w:rFonts w:eastAsiaTheme="majorEastAsia"/>
              </w:rPr>
              <w:t>https://i.stack.imgur.com/fbjwb.jpg</w:t>
            </w:r>
            <w:bookmarkEnd w:id="589"/>
          </w:hyperlink>
        </w:p>
        <w:p w14:paraId="2F71D5BE" w14:textId="77777777" w:rsidR="00DD1384" w:rsidRPr="00DD1384" w:rsidRDefault="00DD1384" w:rsidP="00DD1384">
          <w:pPr>
            <w:pStyle w:val="Prrafodelista"/>
            <w:rPr>
              <w:rStyle w:val="Hipervnculo"/>
              <w:color w:val="auto"/>
              <w:u w:val="none"/>
            </w:rPr>
          </w:pPr>
        </w:p>
        <w:bookmarkStart w:id="590" w:name="_Ref33429135"/>
        <w:p w14:paraId="52DBF321" w14:textId="1F68601E" w:rsidR="003C6D83" w:rsidRDefault="0048016A" w:rsidP="003C6D83">
          <w:pPr>
            <w:pStyle w:val="Prrafodelista"/>
            <w:numPr>
              <w:ilvl w:val="0"/>
              <w:numId w:val="6"/>
            </w:numPr>
          </w:pPr>
          <w:r>
            <w:fldChar w:fldCharType="begin"/>
          </w:r>
          <w:r>
            <w:instrText xml:space="preserve"> HYPERLINK "</w:instrText>
          </w:r>
          <w:r w:rsidRPr="0048016A">
            <w:instrText>https://docs.emlid.com/navio2/common/ardupilot/configuring-raspberry-pi/</w:instrText>
          </w:r>
          <w:r>
            <w:instrText xml:space="preserve">" </w:instrText>
          </w:r>
          <w:r>
            <w:fldChar w:fldCharType="separate"/>
          </w:r>
          <w:r w:rsidRPr="002874EA">
            <w:rPr>
              <w:rStyle w:val="Hipervnculo"/>
            </w:rPr>
            <w:t>https://docs.emlid.com/navio2/common/ardupilot/configuring-raspberry-pi/</w:t>
          </w:r>
          <w:bookmarkEnd w:id="590"/>
          <w:r>
            <w:fldChar w:fldCharType="end"/>
          </w:r>
        </w:p>
        <w:p w14:paraId="6C69BC83" w14:textId="77777777" w:rsidR="00DD1384" w:rsidRPr="003C6D83" w:rsidRDefault="00DD1384" w:rsidP="003C6D83">
          <w:pPr>
            <w:rPr>
              <w:rStyle w:val="Hipervnculo"/>
              <w:color w:val="auto"/>
              <w:u w:val="none"/>
            </w:rPr>
          </w:pPr>
        </w:p>
        <w:p w14:paraId="5F57B4D1" w14:textId="17740894" w:rsidR="00245AFB" w:rsidRDefault="00A969BE" w:rsidP="00245AFB">
          <w:r>
            <w:t>----</w:t>
          </w:r>
        </w:p>
        <w:p w14:paraId="1A429B01" w14:textId="77777777" w:rsidR="003A6501" w:rsidRPr="003A6501" w:rsidRDefault="003A6501" w:rsidP="003A6501">
          <w:pPr>
            <w:pStyle w:val="Prrafodelista"/>
            <w:rPr>
              <w:rStyle w:val="Hipervnculo"/>
              <w:color w:val="auto"/>
              <w:u w:val="none"/>
            </w:rPr>
          </w:pPr>
        </w:p>
        <w:p w14:paraId="4170AA50" w14:textId="38577A36" w:rsidR="003A6501" w:rsidRPr="003A6501" w:rsidRDefault="003A6501" w:rsidP="003A6501">
          <w:pPr>
            <w:pStyle w:val="Prrafodelista"/>
            <w:numPr>
              <w:ilvl w:val="0"/>
              <w:numId w:val="6"/>
            </w:numPr>
            <w:rPr>
              <w:rStyle w:val="Hipervnculo"/>
              <w:color w:val="auto"/>
              <w:u w:val="none"/>
            </w:rPr>
          </w:pPr>
        </w:p>
        <w:p w14:paraId="19CB8A3C" w14:textId="77777777" w:rsidR="00E91B3A" w:rsidRPr="00E91B3A" w:rsidRDefault="00E91B3A" w:rsidP="00E91B3A">
          <w:pPr>
            <w:pStyle w:val="Prrafodelista"/>
            <w:rPr>
              <w:rStyle w:val="Hipervnculo"/>
              <w:color w:val="auto"/>
              <w:u w:val="none"/>
            </w:rPr>
          </w:pPr>
        </w:p>
        <w:p w14:paraId="3082D61F" w14:textId="77777777" w:rsidR="00E91B3A" w:rsidRDefault="00963392" w:rsidP="00E91B3A">
          <w:pPr>
            <w:pStyle w:val="Prrafodelista"/>
            <w:numPr>
              <w:ilvl w:val="0"/>
              <w:numId w:val="6"/>
            </w:numPr>
            <w:rPr>
              <w:rStyle w:val="Hipervnculo"/>
              <w:color w:val="auto"/>
              <w:u w:val="none"/>
            </w:rPr>
          </w:pPr>
          <w:hyperlink r:id="rId46" w:history="1">
            <w:bookmarkStart w:id="591" w:name="_Ref33427654"/>
            <w:r w:rsidR="00E91B3A" w:rsidRPr="00336408">
              <w:rPr>
                <w:rStyle w:val="Hipervnculo"/>
              </w:rPr>
              <w:t>https://github.com/juancalf/TFG/tree/master/archivos%203d</w:t>
            </w:r>
            <w:bookmarkEnd w:id="591"/>
          </w:hyperlink>
        </w:p>
        <w:p w14:paraId="265D3130" w14:textId="77777777" w:rsidR="004C6576" w:rsidRPr="00E91B3A" w:rsidRDefault="004C6576" w:rsidP="00E91B3A">
          <w:pPr>
            <w:rPr>
              <w:rStyle w:val="Hipervnculo"/>
              <w:color w:val="auto"/>
              <w:u w:val="none"/>
            </w:rPr>
          </w:pPr>
        </w:p>
        <w:p w14:paraId="65CFF3AC" w14:textId="77777777" w:rsidR="004C6576" w:rsidRDefault="004C6576" w:rsidP="004C6576">
          <w:pPr>
            <w:pStyle w:val="Prrafodelista"/>
          </w:pPr>
        </w:p>
        <w:p w14:paraId="10125704" w14:textId="05DC5660" w:rsidR="00C456DB" w:rsidRPr="00C456DB" w:rsidRDefault="00723631" w:rsidP="00723631">
          <w:pPr>
            <w:pStyle w:val="Prrafodelista"/>
            <w:tabs>
              <w:tab w:val="left" w:pos="6069"/>
            </w:tabs>
            <w:rPr>
              <w:rStyle w:val="Hipervnculo"/>
              <w:color w:val="auto"/>
              <w:u w:val="none"/>
            </w:rPr>
          </w:pPr>
          <w:r>
            <w:rPr>
              <w:rStyle w:val="Hipervnculo"/>
              <w:color w:val="auto"/>
              <w:u w:val="none"/>
            </w:rPr>
            <w:tab/>
          </w:r>
        </w:p>
        <w:p w14:paraId="6CFB17E4" w14:textId="2D342811" w:rsidR="00C456DB" w:rsidRDefault="00963392" w:rsidP="00C456DB">
          <w:pPr>
            <w:pStyle w:val="Prrafodelista"/>
            <w:numPr>
              <w:ilvl w:val="0"/>
              <w:numId w:val="6"/>
            </w:numPr>
          </w:pPr>
          <w:hyperlink r:id="rId47" w:history="1">
            <w:bookmarkStart w:id="592" w:name="_Ref34068711"/>
            <w:r w:rsidR="00C456DB" w:rsidRPr="004E73D3">
              <w:rPr>
                <w:rStyle w:val="Hipervnculo"/>
              </w:rPr>
              <w:t>https://www.fierceelectronics.com/components/compensating-for-tilt-hard-iron-and-soft-iron-effects</w:t>
            </w:r>
            <w:bookmarkEnd w:id="592"/>
          </w:hyperlink>
        </w:p>
        <w:p w14:paraId="0CFD86E4" w14:textId="77777777" w:rsidR="0002230F" w:rsidRDefault="0002230F" w:rsidP="0002230F">
          <w:pPr>
            <w:pStyle w:val="Prrafodelista"/>
          </w:pPr>
        </w:p>
        <w:p w14:paraId="325AB230" w14:textId="234672DD" w:rsidR="0002230F" w:rsidRPr="00FC20D3" w:rsidRDefault="00963392" w:rsidP="0002230F">
          <w:pPr>
            <w:pStyle w:val="Prrafodelista"/>
            <w:numPr>
              <w:ilvl w:val="0"/>
              <w:numId w:val="6"/>
            </w:numPr>
            <w:rPr>
              <w:rStyle w:val="Hipervnculo"/>
              <w:color w:val="auto"/>
              <w:u w:val="none"/>
            </w:rPr>
          </w:pPr>
          <w:hyperlink r:id="rId48" w:history="1">
            <w:bookmarkStart w:id="593" w:name="_Ref34068816"/>
            <w:r w:rsidR="0002230F" w:rsidRPr="004E73D3">
              <w:rPr>
                <w:rStyle w:val="Hipervnculo"/>
              </w:rPr>
              <w:t>https://www.meteorologiaenred.com/barometro.html</w:t>
            </w:r>
            <w:bookmarkEnd w:id="593"/>
          </w:hyperlink>
        </w:p>
        <w:p w14:paraId="0CCC9CCE" w14:textId="77777777" w:rsidR="00FC20D3" w:rsidRDefault="00FC20D3" w:rsidP="00FC20D3">
          <w:pPr>
            <w:pStyle w:val="Prrafodelista"/>
          </w:pPr>
        </w:p>
        <w:p w14:paraId="1C49A039" w14:textId="77777777" w:rsidR="00FC20D3" w:rsidRDefault="00963392" w:rsidP="00FC20D3">
          <w:pPr>
            <w:pStyle w:val="Prrafodelista"/>
            <w:numPr>
              <w:ilvl w:val="0"/>
              <w:numId w:val="6"/>
            </w:numPr>
          </w:pPr>
          <w:hyperlink r:id="rId49" w:history="1">
            <w:bookmarkStart w:id="594" w:name="_Ref34068864"/>
            <w:r w:rsidR="00FC20D3" w:rsidRPr="004E73D3">
              <w:rPr>
                <w:rStyle w:val="Hipervnculo"/>
              </w:rPr>
              <w:t>https://www.ugr.es/~andyk/Docencia/Metclim/Constantes.pdf</w:t>
            </w:r>
            <w:bookmarkEnd w:id="594"/>
          </w:hyperlink>
        </w:p>
        <w:p w14:paraId="594EA3F2" w14:textId="77777777" w:rsidR="002C3BDD" w:rsidRPr="00C456DB" w:rsidRDefault="002C3BDD" w:rsidP="00C456DB">
          <w:pPr>
            <w:rPr>
              <w:rStyle w:val="Hipervnculo"/>
              <w:color w:val="auto"/>
              <w:u w:val="none"/>
            </w:rPr>
          </w:pPr>
        </w:p>
        <w:p w14:paraId="515346F7" w14:textId="77777777" w:rsidR="00853391" w:rsidRPr="002C3BDD" w:rsidRDefault="00853391" w:rsidP="002C3BDD">
          <w:pPr>
            <w:rPr>
              <w:rStyle w:val="Hipervnculo"/>
              <w:color w:val="auto"/>
              <w:u w:val="none"/>
            </w:rPr>
          </w:pPr>
        </w:p>
        <w:p w14:paraId="1948B01C" w14:textId="77777777" w:rsidR="00793CCF" w:rsidRDefault="00793CCF" w:rsidP="00793CCF">
          <w:pPr>
            <w:pStyle w:val="Prrafodelista"/>
          </w:pPr>
        </w:p>
        <w:p w14:paraId="7A9AA213" w14:textId="4250DC86" w:rsidR="00793CCF" w:rsidRPr="00BA3321" w:rsidRDefault="00963392" w:rsidP="00482E23">
          <w:pPr>
            <w:pStyle w:val="Prrafodelista"/>
            <w:numPr>
              <w:ilvl w:val="0"/>
              <w:numId w:val="6"/>
            </w:numPr>
            <w:rPr>
              <w:rStyle w:val="Hipervnculo"/>
              <w:color w:val="auto"/>
              <w:u w:val="none"/>
            </w:rPr>
          </w:pPr>
          <w:hyperlink r:id="rId50" w:history="1">
            <w:bookmarkStart w:id="595" w:name="_Ref33552975"/>
            <w:r w:rsidR="00793CCF" w:rsidRPr="00946E3D">
              <w:rPr>
                <w:rStyle w:val="Hipervnculo"/>
              </w:rPr>
              <w:t>http://blascarr.com/lessons/introduccion-al-imu-sistemas-de-navegacion-inercial/</w:t>
            </w:r>
            <w:bookmarkEnd w:id="595"/>
          </w:hyperlink>
        </w:p>
        <w:p w14:paraId="43C0D60E" w14:textId="77777777" w:rsidR="00BA3321" w:rsidRPr="00BA3321" w:rsidRDefault="00BA3321" w:rsidP="00BA3321">
          <w:pPr>
            <w:pStyle w:val="Prrafodelista"/>
            <w:rPr>
              <w:rStyle w:val="Hipervnculo"/>
              <w:color w:val="auto"/>
              <w:u w:val="none"/>
            </w:rPr>
          </w:pPr>
        </w:p>
        <w:p w14:paraId="3328EAB4" w14:textId="37B9F46E" w:rsidR="00BA3321" w:rsidRDefault="00963392" w:rsidP="00482E23">
          <w:pPr>
            <w:pStyle w:val="Prrafodelista"/>
            <w:numPr>
              <w:ilvl w:val="0"/>
              <w:numId w:val="6"/>
            </w:numPr>
            <w:rPr>
              <w:rStyle w:val="Hipervnculo"/>
              <w:color w:val="auto"/>
              <w:u w:val="none"/>
            </w:rPr>
          </w:pPr>
          <w:hyperlink r:id="rId51" w:history="1">
            <w:bookmarkStart w:id="596" w:name="_Ref33597480"/>
            <w:r w:rsidR="00BA3321" w:rsidRPr="00055B4B">
              <w:rPr>
                <w:rStyle w:val="Hipervnculo"/>
              </w:rPr>
              <w:t>http://xybernetics.com/2016/04/08/tech-talk-quadcopter-basics/</w:t>
            </w:r>
            <w:bookmarkEnd w:id="596"/>
          </w:hyperlink>
        </w:p>
        <w:p w14:paraId="13C3D6B2" w14:textId="77777777" w:rsidR="0025226C" w:rsidRDefault="0025226C" w:rsidP="00BA3321"/>
        <w:p w14:paraId="630A0DE4" w14:textId="308A2C06" w:rsidR="0025226C" w:rsidRDefault="00963392" w:rsidP="00482E23">
          <w:pPr>
            <w:pStyle w:val="Prrafodelista"/>
            <w:numPr>
              <w:ilvl w:val="0"/>
              <w:numId w:val="6"/>
            </w:numPr>
          </w:pPr>
          <w:hyperlink r:id="rId52" w:history="1">
            <w:bookmarkStart w:id="597" w:name="_Ref33561973"/>
            <w:r w:rsidR="0025226C" w:rsidRPr="00946E3D">
              <w:rPr>
                <w:rStyle w:val="Hipervnculo"/>
              </w:rPr>
              <w:t>http://www.gnuplot.info</w:t>
            </w:r>
            <w:bookmarkEnd w:id="597"/>
          </w:hyperlink>
        </w:p>
        <w:p w14:paraId="57C4170F" w14:textId="77777777" w:rsidR="00793CCF" w:rsidRDefault="00793CCF" w:rsidP="0025226C"/>
        <w:p w14:paraId="7862E340" w14:textId="1D6495FA" w:rsidR="00AC09A3" w:rsidRPr="004C6576" w:rsidRDefault="00AC09A3" w:rsidP="004C6576">
          <w:pPr>
            <w:rPr>
              <w:rStyle w:val="Hipervnculo"/>
              <w:color w:val="auto"/>
              <w:u w:val="none"/>
            </w:rPr>
          </w:pPr>
        </w:p>
        <w:p w14:paraId="04B50FF4" w14:textId="020E0DCA" w:rsidR="006D748A" w:rsidRPr="00C849D5" w:rsidRDefault="00963392" w:rsidP="00482E23">
          <w:pPr>
            <w:pStyle w:val="Prrafodelista"/>
            <w:numPr>
              <w:ilvl w:val="0"/>
              <w:numId w:val="6"/>
            </w:numPr>
            <w:rPr>
              <w:rStyle w:val="Hipervnculo"/>
              <w:color w:val="auto"/>
              <w:u w:val="none"/>
            </w:rPr>
          </w:pPr>
          <w:hyperlink r:id="rId53" w:history="1">
            <w:bookmarkStart w:id="598" w:name="_Ref33083638"/>
            <w:r w:rsidR="006D748A" w:rsidRPr="00691C9F">
              <w:rPr>
                <w:rStyle w:val="Hipervnculo"/>
              </w:rPr>
              <w:t>https://es.freelogodesign.org/terms-of-use</w:t>
            </w:r>
            <w:bookmarkEnd w:id="598"/>
          </w:hyperlink>
        </w:p>
        <w:p w14:paraId="08862A42" w14:textId="77777777" w:rsidR="00C849D5" w:rsidRDefault="00C849D5" w:rsidP="00C849D5">
          <w:pPr>
            <w:pStyle w:val="Prrafodelista"/>
          </w:pPr>
        </w:p>
        <w:p w14:paraId="35CA7B67" w14:textId="77777777" w:rsidR="00C849D5" w:rsidRDefault="00963392" w:rsidP="00C849D5">
          <w:pPr>
            <w:pStyle w:val="Prrafodelista"/>
            <w:numPr>
              <w:ilvl w:val="0"/>
              <w:numId w:val="6"/>
            </w:numPr>
          </w:pPr>
          <w:hyperlink r:id="rId54" w:history="1">
            <w:bookmarkStart w:id="599" w:name="_Ref33513975"/>
            <w:r w:rsidR="00C849D5" w:rsidRPr="00434624">
              <w:rPr>
                <w:rStyle w:val="Hipervnculo"/>
              </w:rPr>
              <w:t>https://developer.android.com/guide/topics/manifest/manifest-intro?hl=es</w:t>
            </w:r>
            <w:bookmarkEnd w:id="599"/>
          </w:hyperlink>
        </w:p>
        <w:p w14:paraId="7033A678" w14:textId="6E44BAD3" w:rsidR="00C849D5" w:rsidRDefault="00C849D5" w:rsidP="00C849D5"/>
        <w:p w14:paraId="5DC01C66" w14:textId="77777777" w:rsidR="00C849D5" w:rsidRDefault="00C849D5" w:rsidP="00C849D5"/>
        <w:p w14:paraId="3131C74D" w14:textId="77777777" w:rsidR="00482E23" w:rsidRDefault="00482E23" w:rsidP="0003617F"/>
        <w:p w14:paraId="5DB7AFA2" w14:textId="77777777" w:rsidR="00482E23" w:rsidRDefault="00482E23" w:rsidP="0003617F"/>
        <w:sdt>
          <w:sdtPr>
            <w:id w:val="111145805"/>
            <w:showingPlcHdr/>
            <w:bibliography/>
          </w:sdtPr>
          <w:sdtContent>
            <w:p w14:paraId="6AD9D1CF" w14:textId="77777777" w:rsidR="0003617F" w:rsidRDefault="0003617F">
              <w:r>
                <w:t xml:space="preserve">     </w:t>
              </w:r>
            </w:p>
          </w:sdtContent>
        </w:sdt>
      </w:sdtContent>
    </w:sdt>
    <w:p w14:paraId="4152EAFC" w14:textId="77777777" w:rsidR="008D6625" w:rsidRDefault="008D6625" w:rsidP="008D6625"/>
    <w:p w14:paraId="250D97E5" w14:textId="77777777" w:rsidR="00890A7E" w:rsidRDefault="00890A7E"/>
    <w:p w14:paraId="1588F792" w14:textId="77777777" w:rsidR="00890A7E" w:rsidRDefault="00890A7E"/>
    <w:p w14:paraId="428E6B8A" w14:textId="77777777" w:rsidR="00890A7E" w:rsidRDefault="00890A7E"/>
    <w:p w14:paraId="6CC05C41" w14:textId="73BBB398" w:rsidR="00890A7E" w:rsidRDefault="006641C7">
      <w:r>
        <w:t>*para añadir a la bibliografía usar referencias cruzadas.</w:t>
      </w:r>
    </w:p>
    <w:p w14:paraId="02E5B27A" w14:textId="72FAFD60" w:rsidR="00641CBD" w:rsidRDefault="00641CBD">
      <w:r>
        <w:t>*</w:t>
      </w:r>
      <w:proofErr w:type="gramStart"/>
      <w:r>
        <w:t>zoom</w:t>
      </w:r>
      <w:proofErr w:type="gramEnd"/>
      <w:r>
        <w:t xml:space="preserve"> 150</w:t>
      </w:r>
    </w:p>
    <w:p w14:paraId="2AA022A0" w14:textId="5B82B80A" w:rsidR="00890A7E" w:rsidRDefault="00890A7E"/>
    <w:p w14:paraId="40DB416F" w14:textId="366A1378" w:rsidR="007B0033" w:rsidRDefault="007B0033"/>
    <w:p w14:paraId="1E79BBC3" w14:textId="77777777" w:rsidR="007B0033" w:rsidRDefault="007B0033"/>
    <w:p w14:paraId="5C5D1516" w14:textId="77777777" w:rsidR="00890A7E" w:rsidRDefault="00890A7E"/>
    <w:p w14:paraId="79FED956" w14:textId="77777777" w:rsidR="00890A7E" w:rsidRDefault="00890A7E"/>
    <w:p w14:paraId="40E4AB1C" w14:textId="77777777" w:rsidR="00890A7E" w:rsidRDefault="00890A7E"/>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Juan Carlos de Alfonso Juliá" w:date="2020-04-09T11:48:00Z" w:initials="JCdAJ">
    <w:p w14:paraId="62A9FC03" w14:textId="2E76934F" w:rsidR="00B75394" w:rsidRDefault="00B75394">
      <w:pPr>
        <w:pStyle w:val="Textocomentario"/>
      </w:pPr>
      <w:r>
        <w:rPr>
          <w:rStyle w:val="Refdecomentario"/>
        </w:rPr>
        <w:annotationRef/>
      </w:r>
      <w:r>
        <w:t xml:space="preserve">Bibliografía organizada hasta </w:t>
      </w:r>
      <w:proofErr w:type="spellStart"/>
      <w:r>
        <w:t>aqui</w:t>
      </w:r>
      <w:proofErr w:type="spellEnd"/>
    </w:p>
  </w:comment>
  <w:comment w:id="108" w:author="Juan Carlos de Alfonso Juliá" w:date="2020-04-08T13:06:00Z" w:initials="JCdAJ">
    <w:p w14:paraId="33A8CE61" w14:textId="650714F0" w:rsidR="00B75394" w:rsidRDefault="00B75394">
      <w:pPr>
        <w:pStyle w:val="Textocomentario"/>
      </w:pPr>
      <w:r>
        <w:rPr>
          <w:rStyle w:val="Refdecomentario"/>
        </w:rPr>
        <w:annotationRef/>
      </w:r>
      <w:proofErr w:type="spellStart"/>
      <w:r>
        <w:t>Biblio</w:t>
      </w:r>
      <w:proofErr w:type="spellEnd"/>
    </w:p>
    <w:p w14:paraId="7CAE32EC" w14:textId="64809389" w:rsidR="00B75394" w:rsidRDefault="00B75394">
      <w:pPr>
        <w:pStyle w:val="Textocomentario"/>
      </w:pPr>
    </w:p>
  </w:comment>
  <w:comment w:id="565" w:author="Juan Carlos de Alfonso Juliá" w:date="2020-04-09T16:38:00Z" w:initials="JCdAJ">
    <w:p w14:paraId="79C40A78" w14:textId="06AE6592" w:rsidR="00B75394" w:rsidRDefault="00B75394">
      <w:pPr>
        <w:pStyle w:val="Textocomentario"/>
      </w:pPr>
      <w:r>
        <w:rPr>
          <w:rStyle w:val="Refdecomentario"/>
        </w:rPr>
        <w:annotationRef/>
      </w:r>
      <w:proofErr w:type="spellStart"/>
      <w:r>
        <w:t>Biblio</w:t>
      </w:r>
      <w:proofErr w:type="spellEnd"/>
      <w:r>
        <w:t xml:space="preserve"> de la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A9FC03" w15:done="0"/>
  <w15:commentEx w15:paraId="7CAE32EC" w15:done="0"/>
  <w15:commentEx w15:paraId="79C40A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A9FC03" w16cid:durableId="223989FE"/>
  <w16cid:commentId w16cid:paraId="7CAE32EC" w16cid:durableId="22384ABF"/>
  <w16cid:commentId w16cid:paraId="79C40A78" w16cid:durableId="2239CD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C59F7" w14:textId="77777777" w:rsidR="00082BC8" w:rsidRDefault="00082BC8" w:rsidP="0027462E">
      <w:r>
        <w:separator/>
      </w:r>
    </w:p>
  </w:endnote>
  <w:endnote w:type="continuationSeparator" w:id="0">
    <w:p w14:paraId="51F4C601" w14:textId="77777777" w:rsidR="00082BC8" w:rsidRDefault="00082BC8"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A9C6E" w14:textId="77777777" w:rsidR="00082BC8" w:rsidRDefault="00082BC8" w:rsidP="0027462E">
      <w:r>
        <w:separator/>
      </w:r>
    </w:p>
  </w:footnote>
  <w:footnote w:type="continuationSeparator" w:id="0">
    <w:p w14:paraId="7B4C88D3" w14:textId="77777777" w:rsidR="00082BC8" w:rsidRDefault="00082BC8" w:rsidP="0027462E">
      <w:r>
        <w:continuationSeparator/>
      </w:r>
    </w:p>
  </w:footnote>
  <w:footnote w:id="1">
    <w:p w14:paraId="525322FF" w14:textId="254693A1" w:rsidR="00B75394" w:rsidRDefault="00B75394">
      <w:pPr>
        <w:pStyle w:val="Textonotapie"/>
      </w:pPr>
      <w:r>
        <w:rPr>
          <w:rStyle w:val="Refdenotaalpie"/>
        </w:rPr>
        <w:footnoteRef/>
      </w:r>
      <w:r>
        <w:t xml:space="preserve"> Standard </w:t>
      </w:r>
      <w:proofErr w:type="spellStart"/>
      <w:r>
        <w:t>triangle</w:t>
      </w:r>
      <w:proofErr w:type="spellEnd"/>
      <w:r>
        <w:t xml:space="preserve"> </w:t>
      </w:r>
      <w:proofErr w:type="spellStart"/>
      <w:r>
        <w:t>language</w:t>
      </w:r>
      <w:proofErr w:type="spellEnd"/>
    </w:p>
  </w:footnote>
  <w:footnote w:id="2">
    <w:p w14:paraId="33BD3B78" w14:textId="3E45F2A8" w:rsidR="00B75394" w:rsidRDefault="00B75394">
      <w:pPr>
        <w:pStyle w:val="Textonotapie"/>
      </w:pPr>
      <w:r>
        <w:rPr>
          <w:rStyle w:val="Refdenotaalpie"/>
        </w:rPr>
        <w:footnoteRef/>
      </w:r>
      <w:r>
        <w:t xml:space="preserve"> </w:t>
      </w:r>
      <w:proofErr w:type="spellStart"/>
      <w:r>
        <w:t>Electronic</w:t>
      </w:r>
      <w:proofErr w:type="spellEnd"/>
      <w:r>
        <w:t xml:space="preserve"> </w:t>
      </w:r>
      <w:proofErr w:type="spellStart"/>
      <w:r>
        <w:t>Speed</w:t>
      </w:r>
      <w:proofErr w:type="spellEnd"/>
      <w:r>
        <w:t xml:space="preserve"> Control</w:t>
      </w:r>
    </w:p>
  </w:footnote>
  <w:footnote w:id="3">
    <w:p w14:paraId="362E8831" w14:textId="77777777" w:rsidR="00B75394" w:rsidRDefault="00B75394">
      <w:pPr>
        <w:pStyle w:val="Textonotapie"/>
      </w:pPr>
      <w:r>
        <w:rPr>
          <w:rStyle w:val="Refdenotaalpie"/>
        </w:rPr>
        <w:footnoteRef/>
      </w:r>
      <w:r>
        <w:t xml:space="preserve"> </w:t>
      </w:r>
      <w:proofErr w:type="spellStart"/>
      <w:r>
        <w:t>Power</w:t>
      </w:r>
      <w:proofErr w:type="spellEnd"/>
      <w:r>
        <w:t xml:space="preserve"> </w:t>
      </w:r>
      <w:proofErr w:type="spellStart"/>
      <w:r>
        <w:t>distribution</w:t>
      </w:r>
      <w:proofErr w:type="spellEnd"/>
      <w:r>
        <w:t xml:space="preserve"> </w:t>
      </w:r>
      <w:proofErr w:type="spellStart"/>
      <w:r>
        <w:t>board</w:t>
      </w:r>
      <w:proofErr w:type="spellEnd"/>
    </w:p>
  </w:footnote>
  <w:footnote w:id="4">
    <w:p w14:paraId="322B8723" w14:textId="77777777" w:rsidR="00B75394" w:rsidRDefault="00B75394">
      <w:pPr>
        <w:pStyle w:val="Textonotapie"/>
      </w:pPr>
      <w:r>
        <w:rPr>
          <w:rStyle w:val="Refdenotaalpie"/>
        </w:rPr>
        <w:footnoteRef/>
      </w:r>
      <w:r>
        <w:t xml:space="preserve"> </w:t>
      </w:r>
      <w:proofErr w:type="spellStart"/>
      <w:r>
        <w:t>Secure</w:t>
      </w:r>
      <w:proofErr w:type="spellEnd"/>
      <w:r>
        <w:t xml:space="preserve"> Shell.</w:t>
      </w:r>
    </w:p>
  </w:footnote>
  <w:footnote w:id="5">
    <w:p w14:paraId="571C1675" w14:textId="50F55833" w:rsidR="00B75394" w:rsidRDefault="00B75394">
      <w:pPr>
        <w:pStyle w:val="Textonotapie"/>
      </w:pPr>
      <w:r>
        <w:rPr>
          <w:rStyle w:val="Refdenotaalpie"/>
        </w:rPr>
        <w:footnoteRef/>
      </w:r>
      <w:r>
        <w:t xml:space="preserve"> </w:t>
      </w:r>
      <w:proofErr w:type="spellStart"/>
      <w:r>
        <w:t>Inertial</w:t>
      </w:r>
      <w:proofErr w:type="spellEnd"/>
      <w:r>
        <w:t xml:space="preserve"> </w:t>
      </w:r>
      <w:proofErr w:type="spellStart"/>
      <w:r>
        <w:t>measurement</w:t>
      </w:r>
      <w:proofErr w:type="spellEnd"/>
      <w:r>
        <w:t xml:space="preserve"> </w:t>
      </w:r>
      <w:proofErr w:type="spellStart"/>
      <w:r>
        <w:t>unit</w:t>
      </w:r>
      <w:proofErr w:type="spellEnd"/>
      <w:r>
        <w:t>.</w:t>
      </w:r>
    </w:p>
  </w:footnote>
  <w:footnote w:id="6">
    <w:p w14:paraId="34C8CBD1" w14:textId="20E96FF1" w:rsidR="00B75394" w:rsidRDefault="00B75394">
      <w:pPr>
        <w:pStyle w:val="Textonotapie"/>
      </w:pPr>
      <w:r>
        <w:rPr>
          <w:rStyle w:val="Refdenotaalpie"/>
        </w:rPr>
        <w:footnoteRef/>
      </w:r>
      <w:r>
        <w:t xml:space="preserve"> Pulse </w:t>
      </w:r>
      <w:proofErr w:type="spellStart"/>
      <w:r>
        <w:t>width</w:t>
      </w:r>
      <w:proofErr w:type="spellEnd"/>
      <w:r>
        <w:t xml:space="preserve"> </w:t>
      </w:r>
      <w:proofErr w:type="spellStart"/>
      <w:r>
        <w:t>modulation</w:t>
      </w:r>
      <w:proofErr w:type="spellEnd"/>
    </w:p>
  </w:footnote>
  <w:footnote w:id="7">
    <w:p w14:paraId="4AEC05A8" w14:textId="77777777" w:rsidR="00B75394" w:rsidRDefault="00B75394">
      <w:pPr>
        <w:pStyle w:val="Textonotapie"/>
      </w:pPr>
      <w:r>
        <w:rPr>
          <w:rStyle w:val="Refdenotaalpie"/>
        </w:rPr>
        <w:footnoteRef/>
      </w:r>
      <w:r>
        <w:t xml:space="preserve"> </w:t>
      </w:r>
      <w:proofErr w:type="spellStart"/>
      <w:r>
        <w:t>mAP</w:t>
      </w:r>
      <w:proofErr w:type="spellEnd"/>
      <w:r>
        <w:t xml:space="preserve">: mean </w:t>
      </w:r>
      <w:proofErr w:type="spellStart"/>
      <w:r>
        <w:t>average</w:t>
      </w:r>
      <w:proofErr w:type="spellEnd"/>
      <w:r>
        <w:t xml:space="preserve"> </w:t>
      </w:r>
      <w:proofErr w:type="spellStart"/>
      <w:r>
        <w:t>Precision</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813E60"/>
    <w:multiLevelType w:val="multilevel"/>
    <w:tmpl w:val="2A3A3A70"/>
    <w:lvl w:ilvl="0">
      <w:start w:val="5"/>
      <w:numFmt w:val="decimal"/>
      <w:lvlText w:val="%1."/>
      <w:lvlJc w:val="left"/>
      <w:pPr>
        <w:ind w:left="360" w:hanging="360"/>
      </w:pPr>
      <w:rPr>
        <w:rFonts w:hint="default"/>
      </w:rPr>
    </w:lvl>
    <w:lvl w:ilvl="1">
      <w:start w:val="3"/>
      <w:numFmt w:val="decimal"/>
      <w:isLgl/>
      <w:lvlText w:val="%1.%2"/>
      <w:lvlJc w:val="left"/>
      <w:pPr>
        <w:ind w:left="580" w:hanging="5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6"/>
  </w:num>
  <w:num w:numId="6">
    <w:abstractNumId w:val="1"/>
  </w:num>
  <w:num w:numId="7">
    <w:abstractNumId w:val="7"/>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rlos de Alfonso Juliá">
    <w15:presenceInfo w15:providerId="AD" w15:userId="S::juancalf@ucm.es::a4ae4714-042b-4087-8113-ada53f2059a8"/>
  </w15:person>
  <w15:person w15:author="JUAN FRANCISCO JIMENEZ CASTELLANOS">
    <w15:presenceInfo w15:providerId="None" w15:userId="JUAN FRANCISCO JIMENEZ CASTELLA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873"/>
    <w:rsid w:val="00005698"/>
    <w:rsid w:val="000125D1"/>
    <w:rsid w:val="00013FB1"/>
    <w:rsid w:val="00021256"/>
    <w:rsid w:val="0002230F"/>
    <w:rsid w:val="00031B4C"/>
    <w:rsid w:val="000326F7"/>
    <w:rsid w:val="000352F9"/>
    <w:rsid w:val="0003545C"/>
    <w:rsid w:val="0003617F"/>
    <w:rsid w:val="00036A4C"/>
    <w:rsid w:val="00036B3B"/>
    <w:rsid w:val="00042C8F"/>
    <w:rsid w:val="00045530"/>
    <w:rsid w:val="0004770F"/>
    <w:rsid w:val="000516F0"/>
    <w:rsid w:val="00052A97"/>
    <w:rsid w:val="000562F3"/>
    <w:rsid w:val="00067BDA"/>
    <w:rsid w:val="00077299"/>
    <w:rsid w:val="00082AB2"/>
    <w:rsid w:val="00082BC8"/>
    <w:rsid w:val="00083DB4"/>
    <w:rsid w:val="00094FC3"/>
    <w:rsid w:val="00097410"/>
    <w:rsid w:val="000976E6"/>
    <w:rsid w:val="000A0CCE"/>
    <w:rsid w:val="000A2CA8"/>
    <w:rsid w:val="000A4680"/>
    <w:rsid w:val="000B3CA8"/>
    <w:rsid w:val="000B6D19"/>
    <w:rsid w:val="000C73DB"/>
    <w:rsid w:val="000D5AF9"/>
    <w:rsid w:val="000E772D"/>
    <w:rsid w:val="00101501"/>
    <w:rsid w:val="001022C3"/>
    <w:rsid w:val="0010444D"/>
    <w:rsid w:val="00104836"/>
    <w:rsid w:val="001104E1"/>
    <w:rsid w:val="00117969"/>
    <w:rsid w:val="00117CA8"/>
    <w:rsid w:val="00117E62"/>
    <w:rsid w:val="00125AB7"/>
    <w:rsid w:val="00130978"/>
    <w:rsid w:val="00141366"/>
    <w:rsid w:val="001426F1"/>
    <w:rsid w:val="00151340"/>
    <w:rsid w:val="001513A2"/>
    <w:rsid w:val="00151F70"/>
    <w:rsid w:val="00154DDF"/>
    <w:rsid w:val="001710F4"/>
    <w:rsid w:val="00194887"/>
    <w:rsid w:val="001949EC"/>
    <w:rsid w:val="0019539D"/>
    <w:rsid w:val="001A0DF6"/>
    <w:rsid w:val="001A7724"/>
    <w:rsid w:val="001B028D"/>
    <w:rsid w:val="001B2377"/>
    <w:rsid w:val="001B3D28"/>
    <w:rsid w:val="001C2F04"/>
    <w:rsid w:val="001C6523"/>
    <w:rsid w:val="001D0017"/>
    <w:rsid w:val="001D009D"/>
    <w:rsid w:val="001D20CF"/>
    <w:rsid w:val="001E1F58"/>
    <w:rsid w:val="001E61EE"/>
    <w:rsid w:val="001F0EC6"/>
    <w:rsid w:val="001F1DD8"/>
    <w:rsid w:val="001F333C"/>
    <w:rsid w:val="00200F1F"/>
    <w:rsid w:val="0020313B"/>
    <w:rsid w:val="002068C8"/>
    <w:rsid w:val="002075BD"/>
    <w:rsid w:val="00210AA9"/>
    <w:rsid w:val="002157A1"/>
    <w:rsid w:val="00216CEA"/>
    <w:rsid w:val="00227C67"/>
    <w:rsid w:val="00227E69"/>
    <w:rsid w:val="002317CF"/>
    <w:rsid w:val="00244F74"/>
    <w:rsid w:val="00245AFB"/>
    <w:rsid w:val="00246412"/>
    <w:rsid w:val="002471A2"/>
    <w:rsid w:val="0025226C"/>
    <w:rsid w:val="002543F4"/>
    <w:rsid w:val="00264503"/>
    <w:rsid w:val="00267435"/>
    <w:rsid w:val="002675C7"/>
    <w:rsid w:val="002700B8"/>
    <w:rsid w:val="0027417A"/>
    <w:rsid w:val="0027462E"/>
    <w:rsid w:val="0027471E"/>
    <w:rsid w:val="00276F7B"/>
    <w:rsid w:val="00277F64"/>
    <w:rsid w:val="002964EC"/>
    <w:rsid w:val="002A753F"/>
    <w:rsid w:val="002A766A"/>
    <w:rsid w:val="002B022B"/>
    <w:rsid w:val="002B123D"/>
    <w:rsid w:val="002B62F4"/>
    <w:rsid w:val="002C0076"/>
    <w:rsid w:val="002C0615"/>
    <w:rsid w:val="002C0973"/>
    <w:rsid w:val="002C3BDD"/>
    <w:rsid w:val="002C7F96"/>
    <w:rsid w:val="002D56FF"/>
    <w:rsid w:val="002E5974"/>
    <w:rsid w:val="002E7099"/>
    <w:rsid w:val="003046DF"/>
    <w:rsid w:val="00312D95"/>
    <w:rsid w:val="00316B50"/>
    <w:rsid w:val="00322B60"/>
    <w:rsid w:val="0033126E"/>
    <w:rsid w:val="003364A1"/>
    <w:rsid w:val="0034560E"/>
    <w:rsid w:val="003539E2"/>
    <w:rsid w:val="00355D4D"/>
    <w:rsid w:val="003636BC"/>
    <w:rsid w:val="003740AE"/>
    <w:rsid w:val="00382F89"/>
    <w:rsid w:val="003833D5"/>
    <w:rsid w:val="003874AE"/>
    <w:rsid w:val="003A2A0D"/>
    <w:rsid w:val="003A6501"/>
    <w:rsid w:val="003C1111"/>
    <w:rsid w:val="003C363F"/>
    <w:rsid w:val="003C6D83"/>
    <w:rsid w:val="003C7A22"/>
    <w:rsid w:val="003D60C2"/>
    <w:rsid w:val="003E5049"/>
    <w:rsid w:val="003E6343"/>
    <w:rsid w:val="003E7704"/>
    <w:rsid w:val="004017E5"/>
    <w:rsid w:val="00410DE3"/>
    <w:rsid w:val="00410E42"/>
    <w:rsid w:val="0041222E"/>
    <w:rsid w:val="00420E79"/>
    <w:rsid w:val="00422CEE"/>
    <w:rsid w:val="0043076D"/>
    <w:rsid w:val="00435B4B"/>
    <w:rsid w:val="00441A9A"/>
    <w:rsid w:val="00445B5D"/>
    <w:rsid w:val="004515EA"/>
    <w:rsid w:val="00456515"/>
    <w:rsid w:val="00457C23"/>
    <w:rsid w:val="004641C7"/>
    <w:rsid w:val="004724B9"/>
    <w:rsid w:val="00476974"/>
    <w:rsid w:val="0048016A"/>
    <w:rsid w:val="004810D1"/>
    <w:rsid w:val="00482E23"/>
    <w:rsid w:val="004933FA"/>
    <w:rsid w:val="00494294"/>
    <w:rsid w:val="00496715"/>
    <w:rsid w:val="00497E78"/>
    <w:rsid w:val="004A0867"/>
    <w:rsid w:val="004A3DAF"/>
    <w:rsid w:val="004A3E77"/>
    <w:rsid w:val="004A5D09"/>
    <w:rsid w:val="004B6CB4"/>
    <w:rsid w:val="004C6576"/>
    <w:rsid w:val="004E3068"/>
    <w:rsid w:val="004F52B9"/>
    <w:rsid w:val="004F778B"/>
    <w:rsid w:val="00502175"/>
    <w:rsid w:val="00504447"/>
    <w:rsid w:val="0050680A"/>
    <w:rsid w:val="005072A1"/>
    <w:rsid w:val="00521802"/>
    <w:rsid w:val="00523820"/>
    <w:rsid w:val="005315CA"/>
    <w:rsid w:val="005348A0"/>
    <w:rsid w:val="0053614B"/>
    <w:rsid w:val="00537448"/>
    <w:rsid w:val="00540864"/>
    <w:rsid w:val="00544F48"/>
    <w:rsid w:val="00545AE3"/>
    <w:rsid w:val="00547A5E"/>
    <w:rsid w:val="005515A4"/>
    <w:rsid w:val="005610A9"/>
    <w:rsid w:val="00571E60"/>
    <w:rsid w:val="005770FF"/>
    <w:rsid w:val="00597AAF"/>
    <w:rsid w:val="005A5E1F"/>
    <w:rsid w:val="005B042E"/>
    <w:rsid w:val="005B473F"/>
    <w:rsid w:val="005B5009"/>
    <w:rsid w:val="005C3D78"/>
    <w:rsid w:val="005D4E46"/>
    <w:rsid w:val="005D735C"/>
    <w:rsid w:val="005D7E55"/>
    <w:rsid w:val="005E028F"/>
    <w:rsid w:val="005E30A7"/>
    <w:rsid w:val="005E627A"/>
    <w:rsid w:val="005F1FF9"/>
    <w:rsid w:val="005F546F"/>
    <w:rsid w:val="005F6567"/>
    <w:rsid w:val="00601A7F"/>
    <w:rsid w:val="00611E0A"/>
    <w:rsid w:val="0061306F"/>
    <w:rsid w:val="006358A1"/>
    <w:rsid w:val="00641C6B"/>
    <w:rsid w:val="00641CBD"/>
    <w:rsid w:val="00646B24"/>
    <w:rsid w:val="00646D87"/>
    <w:rsid w:val="00650670"/>
    <w:rsid w:val="006507AB"/>
    <w:rsid w:val="00660D77"/>
    <w:rsid w:val="006641C7"/>
    <w:rsid w:val="006647BA"/>
    <w:rsid w:val="00671CA2"/>
    <w:rsid w:val="00672A2A"/>
    <w:rsid w:val="00676158"/>
    <w:rsid w:val="006814B7"/>
    <w:rsid w:val="006831A8"/>
    <w:rsid w:val="0068545E"/>
    <w:rsid w:val="00697918"/>
    <w:rsid w:val="006A0D35"/>
    <w:rsid w:val="006B6377"/>
    <w:rsid w:val="006C449F"/>
    <w:rsid w:val="006D748A"/>
    <w:rsid w:val="006E4786"/>
    <w:rsid w:val="006E5793"/>
    <w:rsid w:val="006E7AA2"/>
    <w:rsid w:val="006F658B"/>
    <w:rsid w:val="006F75D9"/>
    <w:rsid w:val="006F76B2"/>
    <w:rsid w:val="0071231E"/>
    <w:rsid w:val="00714712"/>
    <w:rsid w:val="00720E51"/>
    <w:rsid w:val="00721DB0"/>
    <w:rsid w:val="00723631"/>
    <w:rsid w:val="00724DCB"/>
    <w:rsid w:val="00726BD0"/>
    <w:rsid w:val="00730E18"/>
    <w:rsid w:val="00733C98"/>
    <w:rsid w:val="00741FC5"/>
    <w:rsid w:val="00743206"/>
    <w:rsid w:val="007440AD"/>
    <w:rsid w:val="00756334"/>
    <w:rsid w:val="00762289"/>
    <w:rsid w:val="0077067B"/>
    <w:rsid w:val="00774D70"/>
    <w:rsid w:val="0077769D"/>
    <w:rsid w:val="00781137"/>
    <w:rsid w:val="007830C0"/>
    <w:rsid w:val="007878A6"/>
    <w:rsid w:val="0079031C"/>
    <w:rsid w:val="00793CCF"/>
    <w:rsid w:val="007949CF"/>
    <w:rsid w:val="00796977"/>
    <w:rsid w:val="007A0D09"/>
    <w:rsid w:val="007A28FA"/>
    <w:rsid w:val="007A4459"/>
    <w:rsid w:val="007A5A2F"/>
    <w:rsid w:val="007A5C3B"/>
    <w:rsid w:val="007B0033"/>
    <w:rsid w:val="007B19AF"/>
    <w:rsid w:val="007B19B2"/>
    <w:rsid w:val="007B44F6"/>
    <w:rsid w:val="007B5FD5"/>
    <w:rsid w:val="007B7B4F"/>
    <w:rsid w:val="007C1FB2"/>
    <w:rsid w:val="007C2076"/>
    <w:rsid w:val="007C25EE"/>
    <w:rsid w:val="007E0342"/>
    <w:rsid w:val="007E33D3"/>
    <w:rsid w:val="007E56E9"/>
    <w:rsid w:val="007F12F4"/>
    <w:rsid w:val="007F14CD"/>
    <w:rsid w:val="007F3018"/>
    <w:rsid w:val="007F5FCE"/>
    <w:rsid w:val="00811FCB"/>
    <w:rsid w:val="0081214B"/>
    <w:rsid w:val="00815798"/>
    <w:rsid w:val="0081612C"/>
    <w:rsid w:val="008171EA"/>
    <w:rsid w:val="008173DD"/>
    <w:rsid w:val="00820192"/>
    <w:rsid w:val="00824202"/>
    <w:rsid w:val="008256EE"/>
    <w:rsid w:val="008266FB"/>
    <w:rsid w:val="008277ED"/>
    <w:rsid w:val="00832796"/>
    <w:rsid w:val="00843C60"/>
    <w:rsid w:val="00851FAA"/>
    <w:rsid w:val="00852CB5"/>
    <w:rsid w:val="00853391"/>
    <w:rsid w:val="00855042"/>
    <w:rsid w:val="00860826"/>
    <w:rsid w:val="0086113D"/>
    <w:rsid w:val="008635C7"/>
    <w:rsid w:val="0086403F"/>
    <w:rsid w:val="00867291"/>
    <w:rsid w:val="00875DEB"/>
    <w:rsid w:val="00876EFE"/>
    <w:rsid w:val="0088076E"/>
    <w:rsid w:val="00883262"/>
    <w:rsid w:val="00890A7E"/>
    <w:rsid w:val="008914D7"/>
    <w:rsid w:val="00892957"/>
    <w:rsid w:val="008A7D0A"/>
    <w:rsid w:val="008A7D94"/>
    <w:rsid w:val="008A7EB0"/>
    <w:rsid w:val="008B38E6"/>
    <w:rsid w:val="008B7EA6"/>
    <w:rsid w:val="008C3B98"/>
    <w:rsid w:val="008C3BDA"/>
    <w:rsid w:val="008C6BF1"/>
    <w:rsid w:val="008C7933"/>
    <w:rsid w:val="008D3559"/>
    <w:rsid w:val="008D6625"/>
    <w:rsid w:val="008E1C4C"/>
    <w:rsid w:val="008E2B05"/>
    <w:rsid w:val="008E5944"/>
    <w:rsid w:val="008E76EC"/>
    <w:rsid w:val="008F1F73"/>
    <w:rsid w:val="008F48BA"/>
    <w:rsid w:val="008F5620"/>
    <w:rsid w:val="008F5FBA"/>
    <w:rsid w:val="008F6737"/>
    <w:rsid w:val="008F7F39"/>
    <w:rsid w:val="00901195"/>
    <w:rsid w:val="00905686"/>
    <w:rsid w:val="009058BA"/>
    <w:rsid w:val="0091160A"/>
    <w:rsid w:val="0091575F"/>
    <w:rsid w:val="0091685A"/>
    <w:rsid w:val="00917AF8"/>
    <w:rsid w:val="0092036C"/>
    <w:rsid w:val="009273A5"/>
    <w:rsid w:val="009307AA"/>
    <w:rsid w:val="00930E80"/>
    <w:rsid w:val="00932C25"/>
    <w:rsid w:val="009345EB"/>
    <w:rsid w:val="00934DC8"/>
    <w:rsid w:val="00940BDE"/>
    <w:rsid w:val="00946E18"/>
    <w:rsid w:val="0094761C"/>
    <w:rsid w:val="00952425"/>
    <w:rsid w:val="00960367"/>
    <w:rsid w:val="00963392"/>
    <w:rsid w:val="00964C48"/>
    <w:rsid w:val="00971CB5"/>
    <w:rsid w:val="00980A72"/>
    <w:rsid w:val="0098314E"/>
    <w:rsid w:val="00995381"/>
    <w:rsid w:val="009A2871"/>
    <w:rsid w:val="009A737A"/>
    <w:rsid w:val="009A793D"/>
    <w:rsid w:val="009B0FC1"/>
    <w:rsid w:val="009B2F93"/>
    <w:rsid w:val="009B3335"/>
    <w:rsid w:val="009D032D"/>
    <w:rsid w:val="009D27A3"/>
    <w:rsid w:val="009D6253"/>
    <w:rsid w:val="009D7EAC"/>
    <w:rsid w:val="009E1A86"/>
    <w:rsid w:val="009E7E54"/>
    <w:rsid w:val="009F14B1"/>
    <w:rsid w:val="009F1C42"/>
    <w:rsid w:val="009F6F41"/>
    <w:rsid w:val="00A000A2"/>
    <w:rsid w:val="00A05BAB"/>
    <w:rsid w:val="00A12F0A"/>
    <w:rsid w:val="00A13AC7"/>
    <w:rsid w:val="00A16035"/>
    <w:rsid w:val="00A1667A"/>
    <w:rsid w:val="00A34BF1"/>
    <w:rsid w:val="00A3696D"/>
    <w:rsid w:val="00A4091E"/>
    <w:rsid w:val="00A50E68"/>
    <w:rsid w:val="00A661C2"/>
    <w:rsid w:val="00A676CC"/>
    <w:rsid w:val="00A737FF"/>
    <w:rsid w:val="00A81E6B"/>
    <w:rsid w:val="00A842E7"/>
    <w:rsid w:val="00A872AC"/>
    <w:rsid w:val="00A91CF1"/>
    <w:rsid w:val="00A969BE"/>
    <w:rsid w:val="00AA60F5"/>
    <w:rsid w:val="00AB217E"/>
    <w:rsid w:val="00AB2375"/>
    <w:rsid w:val="00AB3CA4"/>
    <w:rsid w:val="00AB5EC5"/>
    <w:rsid w:val="00AB7921"/>
    <w:rsid w:val="00AC077F"/>
    <w:rsid w:val="00AC09A3"/>
    <w:rsid w:val="00AC1435"/>
    <w:rsid w:val="00AC35E5"/>
    <w:rsid w:val="00AD03DC"/>
    <w:rsid w:val="00AD0F6C"/>
    <w:rsid w:val="00AD2AA4"/>
    <w:rsid w:val="00AD452B"/>
    <w:rsid w:val="00AE0B79"/>
    <w:rsid w:val="00AE2F4E"/>
    <w:rsid w:val="00AE79E5"/>
    <w:rsid w:val="00AF3200"/>
    <w:rsid w:val="00AF36D3"/>
    <w:rsid w:val="00B04DF7"/>
    <w:rsid w:val="00B0707E"/>
    <w:rsid w:val="00B108B1"/>
    <w:rsid w:val="00B10F85"/>
    <w:rsid w:val="00B12C0B"/>
    <w:rsid w:val="00B17F47"/>
    <w:rsid w:val="00B307F8"/>
    <w:rsid w:val="00B31A13"/>
    <w:rsid w:val="00B32FC3"/>
    <w:rsid w:val="00B34D3B"/>
    <w:rsid w:val="00B357DE"/>
    <w:rsid w:val="00B35F81"/>
    <w:rsid w:val="00B457EA"/>
    <w:rsid w:val="00B577ED"/>
    <w:rsid w:val="00B67008"/>
    <w:rsid w:val="00B6725E"/>
    <w:rsid w:val="00B746CC"/>
    <w:rsid w:val="00B75394"/>
    <w:rsid w:val="00B80323"/>
    <w:rsid w:val="00B817C3"/>
    <w:rsid w:val="00B86CE7"/>
    <w:rsid w:val="00B90F38"/>
    <w:rsid w:val="00B91A8E"/>
    <w:rsid w:val="00B97BA6"/>
    <w:rsid w:val="00BA07B4"/>
    <w:rsid w:val="00BA2A4B"/>
    <w:rsid w:val="00BA3321"/>
    <w:rsid w:val="00BA5A39"/>
    <w:rsid w:val="00BA5E12"/>
    <w:rsid w:val="00BB5AF6"/>
    <w:rsid w:val="00BB658E"/>
    <w:rsid w:val="00BC110D"/>
    <w:rsid w:val="00BC1E65"/>
    <w:rsid w:val="00BC5C4A"/>
    <w:rsid w:val="00BC600E"/>
    <w:rsid w:val="00BD117E"/>
    <w:rsid w:val="00BD5EEA"/>
    <w:rsid w:val="00BD65D3"/>
    <w:rsid w:val="00BD6EA3"/>
    <w:rsid w:val="00BD7BD7"/>
    <w:rsid w:val="00BE2665"/>
    <w:rsid w:val="00BE78F1"/>
    <w:rsid w:val="00BF13A1"/>
    <w:rsid w:val="00BF3B12"/>
    <w:rsid w:val="00BF4399"/>
    <w:rsid w:val="00C01432"/>
    <w:rsid w:val="00C05470"/>
    <w:rsid w:val="00C14D8C"/>
    <w:rsid w:val="00C156F4"/>
    <w:rsid w:val="00C22ED9"/>
    <w:rsid w:val="00C24D3B"/>
    <w:rsid w:val="00C411D7"/>
    <w:rsid w:val="00C41CE0"/>
    <w:rsid w:val="00C42882"/>
    <w:rsid w:val="00C43434"/>
    <w:rsid w:val="00C456DB"/>
    <w:rsid w:val="00C46CE6"/>
    <w:rsid w:val="00C613EA"/>
    <w:rsid w:val="00C614F4"/>
    <w:rsid w:val="00C63CDF"/>
    <w:rsid w:val="00C71B12"/>
    <w:rsid w:val="00C8027B"/>
    <w:rsid w:val="00C81E73"/>
    <w:rsid w:val="00C8355B"/>
    <w:rsid w:val="00C84887"/>
    <w:rsid w:val="00C849D5"/>
    <w:rsid w:val="00C871B4"/>
    <w:rsid w:val="00C93EC0"/>
    <w:rsid w:val="00CA1195"/>
    <w:rsid w:val="00CA4318"/>
    <w:rsid w:val="00CB482C"/>
    <w:rsid w:val="00CC3BFB"/>
    <w:rsid w:val="00CC4D3D"/>
    <w:rsid w:val="00CC79C0"/>
    <w:rsid w:val="00CD0658"/>
    <w:rsid w:val="00CD08B1"/>
    <w:rsid w:val="00CD2FBB"/>
    <w:rsid w:val="00CD5219"/>
    <w:rsid w:val="00CE18EA"/>
    <w:rsid w:val="00CE36A3"/>
    <w:rsid w:val="00CE6DD9"/>
    <w:rsid w:val="00CE72AF"/>
    <w:rsid w:val="00CE786D"/>
    <w:rsid w:val="00CF0C2E"/>
    <w:rsid w:val="00CF4620"/>
    <w:rsid w:val="00CF5457"/>
    <w:rsid w:val="00CF6286"/>
    <w:rsid w:val="00CF6E94"/>
    <w:rsid w:val="00D02032"/>
    <w:rsid w:val="00D0516D"/>
    <w:rsid w:val="00D211AE"/>
    <w:rsid w:val="00D2267A"/>
    <w:rsid w:val="00D239B8"/>
    <w:rsid w:val="00D256AD"/>
    <w:rsid w:val="00D3256C"/>
    <w:rsid w:val="00D34FC7"/>
    <w:rsid w:val="00D35A69"/>
    <w:rsid w:val="00D37374"/>
    <w:rsid w:val="00D40ECA"/>
    <w:rsid w:val="00D415CA"/>
    <w:rsid w:val="00D432F8"/>
    <w:rsid w:val="00D47AB4"/>
    <w:rsid w:val="00D64A34"/>
    <w:rsid w:val="00D65A3B"/>
    <w:rsid w:val="00D6671E"/>
    <w:rsid w:val="00D7368F"/>
    <w:rsid w:val="00D74C77"/>
    <w:rsid w:val="00D82430"/>
    <w:rsid w:val="00D91E41"/>
    <w:rsid w:val="00D937E9"/>
    <w:rsid w:val="00D93B14"/>
    <w:rsid w:val="00D93C07"/>
    <w:rsid w:val="00DA4447"/>
    <w:rsid w:val="00DA453D"/>
    <w:rsid w:val="00DB35A0"/>
    <w:rsid w:val="00DB738C"/>
    <w:rsid w:val="00DC056E"/>
    <w:rsid w:val="00DC23A6"/>
    <w:rsid w:val="00DC7703"/>
    <w:rsid w:val="00DD1384"/>
    <w:rsid w:val="00DD6C31"/>
    <w:rsid w:val="00DE02F4"/>
    <w:rsid w:val="00DF0F4A"/>
    <w:rsid w:val="00DF5A7C"/>
    <w:rsid w:val="00DF7293"/>
    <w:rsid w:val="00E0419F"/>
    <w:rsid w:val="00E05748"/>
    <w:rsid w:val="00E10611"/>
    <w:rsid w:val="00E10EB9"/>
    <w:rsid w:val="00E11705"/>
    <w:rsid w:val="00E15296"/>
    <w:rsid w:val="00E20243"/>
    <w:rsid w:val="00E21241"/>
    <w:rsid w:val="00E23013"/>
    <w:rsid w:val="00E27C9F"/>
    <w:rsid w:val="00E27CE6"/>
    <w:rsid w:val="00E34B0F"/>
    <w:rsid w:val="00E40D6B"/>
    <w:rsid w:val="00E414E2"/>
    <w:rsid w:val="00E43AB0"/>
    <w:rsid w:val="00E63A5A"/>
    <w:rsid w:val="00E6574E"/>
    <w:rsid w:val="00E70A07"/>
    <w:rsid w:val="00E71433"/>
    <w:rsid w:val="00E719BD"/>
    <w:rsid w:val="00E813DA"/>
    <w:rsid w:val="00E817E4"/>
    <w:rsid w:val="00E85B31"/>
    <w:rsid w:val="00E91B3A"/>
    <w:rsid w:val="00E94DDD"/>
    <w:rsid w:val="00E9793B"/>
    <w:rsid w:val="00EA383D"/>
    <w:rsid w:val="00EB2809"/>
    <w:rsid w:val="00EB2DEA"/>
    <w:rsid w:val="00EB7A7D"/>
    <w:rsid w:val="00EB7DB4"/>
    <w:rsid w:val="00EC4274"/>
    <w:rsid w:val="00EC697B"/>
    <w:rsid w:val="00ED00E9"/>
    <w:rsid w:val="00ED67E4"/>
    <w:rsid w:val="00ED79F5"/>
    <w:rsid w:val="00EE1852"/>
    <w:rsid w:val="00EF05A5"/>
    <w:rsid w:val="00EF0685"/>
    <w:rsid w:val="00EF43E8"/>
    <w:rsid w:val="00EF7AE5"/>
    <w:rsid w:val="00F03F33"/>
    <w:rsid w:val="00F10574"/>
    <w:rsid w:val="00F10BB2"/>
    <w:rsid w:val="00F11581"/>
    <w:rsid w:val="00F11B71"/>
    <w:rsid w:val="00F12C18"/>
    <w:rsid w:val="00F20896"/>
    <w:rsid w:val="00F25017"/>
    <w:rsid w:val="00F25C85"/>
    <w:rsid w:val="00F261B6"/>
    <w:rsid w:val="00F302F8"/>
    <w:rsid w:val="00F304BF"/>
    <w:rsid w:val="00F31E65"/>
    <w:rsid w:val="00F35D90"/>
    <w:rsid w:val="00F403B4"/>
    <w:rsid w:val="00F41EA4"/>
    <w:rsid w:val="00F41F51"/>
    <w:rsid w:val="00F427BF"/>
    <w:rsid w:val="00F43834"/>
    <w:rsid w:val="00F46BCE"/>
    <w:rsid w:val="00F566D5"/>
    <w:rsid w:val="00F60140"/>
    <w:rsid w:val="00F672DC"/>
    <w:rsid w:val="00F72FC2"/>
    <w:rsid w:val="00F7316E"/>
    <w:rsid w:val="00F75264"/>
    <w:rsid w:val="00F77496"/>
    <w:rsid w:val="00F77889"/>
    <w:rsid w:val="00F86137"/>
    <w:rsid w:val="00F93C03"/>
    <w:rsid w:val="00F9510C"/>
    <w:rsid w:val="00FA1520"/>
    <w:rsid w:val="00FA5FF9"/>
    <w:rsid w:val="00FA7B65"/>
    <w:rsid w:val="00FB0F7E"/>
    <w:rsid w:val="00FB7FDE"/>
    <w:rsid w:val="00FC20D3"/>
    <w:rsid w:val="00FC2890"/>
    <w:rsid w:val="00FC3AC4"/>
    <w:rsid w:val="00FD126A"/>
    <w:rsid w:val="00FD40BA"/>
    <w:rsid w:val="00FE628A"/>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46"/>
    <w:rPr>
      <w:rFonts w:ascii="Times New Roman" w:eastAsia="Times New Roman" w:hAnsi="Times New Roman" w:cs="Times New Roman"/>
    </w:rPr>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rPr>
      <w:rFonts w:asciiTheme="minorHAnsi" w:eastAsiaTheme="minorEastAsia" w:hAnsiTheme="minorHAnsi" w:cstheme="minorBidi"/>
    </w:r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
    <w:rPr>
      <w:rFonts w:asciiTheme="minorHAnsi" w:eastAsiaTheme="minorEastAsia" w:hAnsiTheme="minorHAnsi" w:cstheme="minorHAnsi"/>
      <w:b/>
      <w:bCs/>
      <w:i/>
      <w:iCs/>
    </w:rPr>
  </w:style>
  <w:style w:type="paragraph" w:styleId="TDC2">
    <w:name w:val="toc 2"/>
    <w:basedOn w:val="Normal"/>
    <w:next w:val="Normal"/>
    <w:autoRedefine/>
    <w:uiPriority w:val="39"/>
    <w:unhideWhenUsed/>
    <w:rsid w:val="00E05748"/>
    <w:pPr>
      <w:tabs>
        <w:tab w:val="right" w:leader="dot" w:pos="8488"/>
      </w:tabs>
      <w:spacing w:before="120"/>
      <w:ind w:left="240"/>
    </w:pPr>
    <w:rPr>
      <w:rFonts w:asciiTheme="minorHAnsi" w:eastAsiaTheme="minorEastAsia" w:hAnsiTheme="minorHAnsi" w:cstheme="minorHAnsi"/>
      <w:b/>
      <w:bCs/>
      <w:sz w:val="22"/>
      <w:szCs w:val="22"/>
    </w:rPr>
  </w:style>
  <w:style w:type="paragraph" w:styleId="TDC3">
    <w:name w:val="toc 3"/>
    <w:basedOn w:val="Normal"/>
    <w:next w:val="Normal"/>
    <w:autoRedefine/>
    <w:uiPriority w:val="39"/>
    <w:unhideWhenUsed/>
    <w:rsid w:val="00DC23A6"/>
    <w:pPr>
      <w:tabs>
        <w:tab w:val="right" w:leader="dot" w:pos="8488"/>
      </w:tabs>
      <w:ind w:left="480"/>
    </w:pPr>
    <w:rPr>
      <w:rFonts w:asciiTheme="minorHAnsi" w:eastAsiaTheme="minorEastAsia" w:hAnsiTheme="minorHAnsi" w:cstheme="minorHAnsi"/>
      <w:sz w:val="20"/>
      <w:szCs w:val="20"/>
    </w:rPr>
  </w:style>
  <w:style w:type="paragraph" w:styleId="TDC4">
    <w:name w:val="toc 4"/>
    <w:basedOn w:val="Normal"/>
    <w:next w:val="Normal"/>
    <w:autoRedefine/>
    <w:uiPriority w:val="39"/>
    <w:semiHidden/>
    <w:unhideWhenUsed/>
    <w:rsid w:val="00890A7E"/>
    <w:pPr>
      <w:ind w:left="720"/>
    </w:pPr>
    <w:rPr>
      <w:rFonts w:asciiTheme="minorHAnsi" w:eastAsiaTheme="minorEastAsia" w:hAnsiTheme="minorHAnsi" w:cstheme="minorHAnsi"/>
      <w:sz w:val="20"/>
      <w:szCs w:val="20"/>
    </w:rPr>
  </w:style>
  <w:style w:type="paragraph" w:styleId="TDC5">
    <w:name w:val="toc 5"/>
    <w:basedOn w:val="Normal"/>
    <w:next w:val="Normal"/>
    <w:autoRedefine/>
    <w:uiPriority w:val="39"/>
    <w:semiHidden/>
    <w:unhideWhenUsed/>
    <w:rsid w:val="00890A7E"/>
    <w:pPr>
      <w:ind w:left="960"/>
    </w:pPr>
    <w:rPr>
      <w:rFonts w:asciiTheme="minorHAnsi" w:eastAsiaTheme="minorEastAsia" w:hAnsiTheme="minorHAnsi" w:cstheme="minorHAnsi"/>
      <w:sz w:val="20"/>
      <w:szCs w:val="20"/>
    </w:rPr>
  </w:style>
  <w:style w:type="paragraph" w:styleId="TDC6">
    <w:name w:val="toc 6"/>
    <w:basedOn w:val="Normal"/>
    <w:next w:val="Normal"/>
    <w:autoRedefine/>
    <w:uiPriority w:val="39"/>
    <w:semiHidden/>
    <w:unhideWhenUsed/>
    <w:rsid w:val="00890A7E"/>
    <w:pPr>
      <w:ind w:left="1200"/>
    </w:pPr>
    <w:rPr>
      <w:rFonts w:asciiTheme="minorHAnsi" w:eastAsiaTheme="minorEastAsia" w:hAnsiTheme="minorHAnsi" w:cstheme="minorHAnsi"/>
      <w:sz w:val="20"/>
      <w:szCs w:val="20"/>
    </w:rPr>
  </w:style>
  <w:style w:type="paragraph" w:styleId="TDC7">
    <w:name w:val="toc 7"/>
    <w:basedOn w:val="Normal"/>
    <w:next w:val="Normal"/>
    <w:autoRedefine/>
    <w:uiPriority w:val="39"/>
    <w:semiHidden/>
    <w:unhideWhenUsed/>
    <w:rsid w:val="00890A7E"/>
    <w:pPr>
      <w:ind w:left="1440"/>
    </w:pPr>
    <w:rPr>
      <w:rFonts w:asciiTheme="minorHAnsi" w:eastAsiaTheme="minorEastAsia" w:hAnsiTheme="minorHAnsi" w:cstheme="minorHAnsi"/>
      <w:sz w:val="20"/>
      <w:szCs w:val="20"/>
    </w:rPr>
  </w:style>
  <w:style w:type="paragraph" w:styleId="TDC8">
    <w:name w:val="toc 8"/>
    <w:basedOn w:val="Normal"/>
    <w:next w:val="Normal"/>
    <w:autoRedefine/>
    <w:uiPriority w:val="39"/>
    <w:semiHidden/>
    <w:unhideWhenUsed/>
    <w:rsid w:val="00890A7E"/>
    <w:pPr>
      <w:ind w:left="1680"/>
    </w:pPr>
    <w:rPr>
      <w:rFonts w:asciiTheme="minorHAnsi" w:eastAsiaTheme="minorEastAsia" w:hAnsiTheme="minorHAnsi" w:cstheme="minorHAnsi"/>
      <w:sz w:val="20"/>
      <w:szCs w:val="20"/>
    </w:rPr>
  </w:style>
  <w:style w:type="paragraph" w:styleId="TDC9">
    <w:name w:val="toc 9"/>
    <w:basedOn w:val="Normal"/>
    <w:next w:val="Normal"/>
    <w:autoRedefine/>
    <w:uiPriority w:val="39"/>
    <w:semiHidden/>
    <w:unhideWhenUsed/>
    <w:rsid w:val="00890A7E"/>
    <w:pPr>
      <w:ind w:left="1920"/>
    </w:pPr>
    <w:rPr>
      <w:rFonts w:asciiTheme="minorHAnsi" w:eastAsiaTheme="minorEastAsia" w:hAnsiTheme="minorHAnsi"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rFonts w:asciiTheme="minorHAnsi" w:eastAsiaTheme="minorEastAsia" w:hAnsiTheme="minorHAnsi" w:cstheme="minorBidi"/>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rFonts w:asciiTheme="minorHAnsi" w:eastAsiaTheme="minorEastAsia" w:hAnsiTheme="minorHAnsi" w:cstheme="minorBidi"/>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rFonts w:asciiTheme="minorHAnsi" w:eastAsiaTheme="minorEastAsia" w:hAnsiTheme="minorHAnsi" w:cstheme="minorBidi"/>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eastAsiaTheme="minorEastAsia"/>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rPr>
      <w:rFonts w:asciiTheme="minorHAnsi" w:eastAsiaTheme="minorEastAsia" w:hAnsiTheme="minorHAnsi" w:cstheme="minorBidi"/>
    </w:r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rPr>
      <w:rFonts w:asciiTheme="minorHAnsi" w:eastAsiaTheme="minorEastAsia" w:hAnsiTheme="minorHAnsi" w:cstheme="minorBidi"/>
    </w:r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 w:type="character" w:customStyle="1" w:styleId="pl-smi">
    <w:name w:val="pl-smi"/>
    <w:basedOn w:val="Fuentedeprrafopredeter"/>
    <w:rsid w:val="005D4E46"/>
  </w:style>
  <w:style w:type="character" w:customStyle="1" w:styleId="pl-k">
    <w:name w:val="pl-k"/>
    <w:basedOn w:val="Fuentedeprrafopredeter"/>
    <w:rsid w:val="005D4E46"/>
  </w:style>
  <w:style w:type="character" w:customStyle="1" w:styleId="pl-token">
    <w:name w:val="pl-token"/>
    <w:basedOn w:val="Fuentedeprrafopredeter"/>
    <w:rsid w:val="005D4E46"/>
  </w:style>
  <w:style w:type="paragraph" w:customStyle="1" w:styleId="code">
    <w:name w:val="code"/>
    <w:basedOn w:val="Normal"/>
    <w:qFormat/>
    <w:rsid w:val="00A661C2"/>
    <w:rPr>
      <w:rFonts w:ascii="Consolas" w:hAnsi="Consolas"/>
      <w:color w:val="24292E"/>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4861">
      <w:bodyDiv w:val="1"/>
      <w:marLeft w:val="0"/>
      <w:marRight w:val="0"/>
      <w:marTop w:val="0"/>
      <w:marBottom w:val="0"/>
      <w:divBdr>
        <w:top w:val="none" w:sz="0" w:space="0" w:color="auto"/>
        <w:left w:val="none" w:sz="0" w:space="0" w:color="auto"/>
        <w:bottom w:val="none" w:sz="0" w:space="0" w:color="auto"/>
        <w:right w:val="none" w:sz="0" w:space="0" w:color="auto"/>
      </w:divBdr>
    </w:div>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17976407">
      <w:bodyDiv w:val="1"/>
      <w:marLeft w:val="0"/>
      <w:marRight w:val="0"/>
      <w:marTop w:val="0"/>
      <w:marBottom w:val="0"/>
      <w:divBdr>
        <w:top w:val="none" w:sz="0" w:space="0" w:color="auto"/>
        <w:left w:val="none" w:sz="0" w:space="0" w:color="auto"/>
        <w:bottom w:val="none" w:sz="0" w:space="0" w:color="auto"/>
        <w:right w:val="none" w:sz="0" w:space="0" w:color="auto"/>
      </w:divBdr>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120615630">
      <w:bodyDiv w:val="1"/>
      <w:marLeft w:val="0"/>
      <w:marRight w:val="0"/>
      <w:marTop w:val="0"/>
      <w:marBottom w:val="0"/>
      <w:divBdr>
        <w:top w:val="none" w:sz="0" w:space="0" w:color="auto"/>
        <w:left w:val="none" w:sz="0" w:space="0" w:color="auto"/>
        <w:bottom w:val="none" w:sz="0" w:space="0" w:color="auto"/>
        <w:right w:val="none" w:sz="0" w:space="0" w:color="auto"/>
      </w:divBdr>
    </w:div>
    <w:div w:id="241647150">
      <w:bodyDiv w:val="1"/>
      <w:marLeft w:val="0"/>
      <w:marRight w:val="0"/>
      <w:marTop w:val="0"/>
      <w:marBottom w:val="0"/>
      <w:divBdr>
        <w:top w:val="none" w:sz="0" w:space="0" w:color="auto"/>
        <w:left w:val="none" w:sz="0" w:space="0" w:color="auto"/>
        <w:bottom w:val="none" w:sz="0" w:space="0" w:color="auto"/>
        <w:right w:val="none" w:sz="0" w:space="0" w:color="auto"/>
      </w:divBdr>
    </w:div>
    <w:div w:id="303242596">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464085707">
      <w:bodyDiv w:val="1"/>
      <w:marLeft w:val="0"/>
      <w:marRight w:val="0"/>
      <w:marTop w:val="0"/>
      <w:marBottom w:val="0"/>
      <w:divBdr>
        <w:top w:val="none" w:sz="0" w:space="0" w:color="auto"/>
        <w:left w:val="none" w:sz="0" w:space="0" w:color="auto"/>
        <w:bottom w:val="none" w:sz="0" w:space="0" w:color="auto"/>
        <w:right w:val="none" w:sz="0" w:space="0" w:color="auto"/>
      </w:divBdr>
    </w:div>
    <w:div w:id="567425074">
      <w:bodyDiv w:val="1"/>
      <w:marLeft w:val="0"/>
      <w:marRight w:val="0"/>
      <w:marTop w:val="0"/>
      <w:marBottom w:val="0"/>
      <w:divBdr>
        <w:top w:val="none" w:sz="0" w:space="0" w:color="auto"/>
        <w:left w:val="none" w:sz="0" w:space="0" w:color="auto"/>
        <w:bottom w:val="none" w:sz="0" w:space="0" w:color="auto"/>
        <w:right w:val="none" w:sz="0" w:space="0" w:color="auto"/>
      </w:divBdr>
    </w:div>
    <w:div w:id="615914579">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690454301">
      <w:bodyDiv w:val="1"/>
      <w:marLeft w:val="0"/>
      <w:marRight w:val="0"/>
      <w:marTop w:val="0"/>
      <w:marBottom w:val="0"/>
      <w:divBdr>
        <w:top w:val="none" w:sz="0" w:space="0" w:color="auto"/>
        <w:left w:val="none" w:sz="0" w:space="0" w:color="auto"/>
        <w:bottom w:val="none" w:sz="0" w:space="0" w:color="auto"/>
        <w:right w:val="none" w:sz="0" w:space="0" w:color="auto"/>
      </w:divBdr>
    </w:div>
    <w:div w:id="795027060">
      <w:bodyDiv w:val="1"/>
      <w:marLeft w:val="0"/>
      <w:marRight w:val="0"/>
      <w:marTop w:val="0"/>
      <w:marBottom w:val="0"/>
      <w:divBdr>
        <w:top w:val="none" w:sz="0" w:space="0" w:color="auto"/>
        <w:left w:val="none" w:sz="0" w:space="0" w:color="auto"/>
        <w:bottom w:val="none" w:sz="0" w:space="0" w:color="auto"/>
        <w:right w:val="none" w:sz="0" w:space="0" w:color="auto"/>
      </w:divBdr>
    </w:div>
    <w:div w:id="867186151">
      <w:bodyDiv w:val="1"/>
      <w:marLeft w:val="0"/>
      <w:marRight w:val="0"/>
      <w:marTop w:val="0"/>
      <w:marBottom w:val="0"/>
      <w:divBdr>
        <w:top w:val="none" w:sz="0" w:space="0" w:color="auto"/>
        <w:left w:val="none" w:sz="0" w:space="0" w:color="auto"/>
        <w:bottom w:val="none" w:sz="0" w:space="0" w:color="auto"/>
        <w:right w:val="none" w:sz="0" w:space="0" w:color="auto"/>
      </w:divBdr>
      <w:divsChild>
        <w:div w:id="703363147">
          <w:marLeft w:val="0"/>
          <w:marRight w:val="0"/>
          <w:marTop w:val="0"/>
          <w:marBottom w:val="0"/>
          <w:divBdr>
            <w:top w:val="none" w:sz="0" w:space="0" w:color="auto"/>
            <w:left w:val="none" w:sz="0" w:space="0" w:color="auto"/>
            <w:bottom w:val="none" w:sz="0" w:space="0" w:color="auto"/>
            <w:right w:val="none" w:sz="0" w:space="0" w:color="auto"/>
          </w:divBdr>
        </w:div>
        <w:div w:id="137504005">
          <w:marLeft w:val="0"/>
          <w:marRight w:val="0"/>
          <w:marTop w:val="0"/>
          <w:marBottom w:val="0"/>
          <w:divBdr>
            <w:top w:val="none" w:sz="0" w:space="0" w:color="auto"/>
            <w:left w:val="none" w:sz="0" w:space="0" w:color="auto"/>
            <w:bottom w:val="none" w:sz="0" w:space="0" w:color="auto"/>
            <w:right w:val="none" w:sz="0" w:space="0" w:color="auto"/>
          </w:divBdr>
        </w:div>
        <w:div w:id="1265260002">
          <w:marLeft w:val="0"/>
          <w:marRight w:val="0"/>
          <w:marTop w:val="0"/>
          <w:marBottom w:val="0"/>
          <w:divBdr>
            <w:top w:val="none" w:sz="0" w:space="0" w:color="auto"/>
            <w:left w:val="none" w:sz="0" w:space="0" w:color="auto"/>
            <w:bottom w:val="none" w:sz="0" w:space="0" w:color="auto"/>
            <w:right w:val="none" w:sz="0" w:space="0" w:color="auto"/>
          </w:divBdr>
        </w:div>
        <w:div w:id="1392734424">
          <w:marLeft w:val="0"/>
          <w:marRight w:val="0"/>
          <w:marTop w:val="0"/>
          <w:marBottom w:val="0"/>
          <w:divBdr>
            <w:top w:val="none" w:sz="0" w:space="0" w:color="auto"/>
            <w:left w:val="none" w:sz="0" w:space="0" w:color="auto"/>
            <w:bottom w:val="none" w:sz="0" w:space="0" w:color="auto"/>
            <w:right w:val="none" w:sz="0" w:space="0" w:color="auto"/>
          </w:divBdr>
        </w:div>
        <w:div w:id="645859738">
          <w:marLeft w:val="0"/>
          <w:marRight w:val="0"/>
          <w:marTop w:val="0"/>
          <w:marBottom w:val="0"/>
          <w:divBdr>
            <w:top w:val="none" w:sz="0" w:space="0" w:color="auto"/>
            <w:left w:val="none" w:sz="0" w:space="0" w:color="auto"/>
            <w:bottom w:val="none" w:sz="0" w:space="0" w:color="auto"/>
            <w:right w:val="none" w:sz="0" w:space="0" w:color="auto"/>
          </w:divBdr>
        </w:div>
        <w:div w:id="1984891584">
          <w:marLeft w:val="0"/>
          <w:marRight w:val="0"/>
          <w:marTop w:val="0"/>
          <w:marBottom w:val="0"/>
          <w:divBdr>
            <w:top w:val="none" w:sz="0" w:space="0" w:color="auto"/>
            <w:left w:val="none" w:sz="0" w:space="0" w:color="auto"/>
            <w:bottom w:val="none" w:sz="0" w:space="0" w:color="auto"/>
            <w:right w:val="none" w:sz="0" w:space="0" w:color="auto"/>
          </w:divBdr>
        </w:div>
        <w:div w:id="1740209786">
          <w:marLeft w:val="0"/>
          <w:marRight w:val="0"/>
          <w:marTop w:val="0"/>
          <w:marBottom w:val="0"/>
          <w:divBdr>
            <w:top w:val="none" w:sz="0" w:space="0" w:color="auto"/>
            <w:left w:val="none" w:sz="0" w:space="0" w:color="auto"/>
            <w:bottom w:val="none" w:sz="0" w:space="0" w:color="auto"/>
            <w:right w:val="none" w:sz="0" w:space="0" w:color="auto"/>
          </w:divBdr>
        </w:div>
        <w:div w:id="770055309">
          <w:marLeft w:val="0"/>
          <w:marRight w:val="0"/>
          <w:marTop w:val="0"/>
          <w:marBottom w:val="0"/>
          <w:divBdr>
            <w:top w:val="none" w:sz="0" w:space="0" w:color="auto"/>
            <w:left w:val="none" w:sz="0" w:space="0" w:color="auto"/>
            <w:bottom w:val="none" w:sz="0" w:space="0" w:color="auto"/>
            <w:right w:val="none" w:sz="0" w:space="0" w:color="auto"/>
          </w:divBdr>
        </w:div>
        <w:div w:id="1416391778">
          <w:marLeft w:val="0"/>
          <w:marRight w:val="0"/>
          <w:marTop w:val="0"/>
          <w:marBottom w:val="0"/>
          <w:divBdr>
            <w:top w:val="none" w:sz="0" w:space="0" w:color="auto"/>
            <w:left w:val="none" w:sz="0" w:space="0" w:color="auto"/>
            <w:bottom w:val="none" w:sz="0" w:space="0" w:color="auto"/>
            <w:right w:val="none" w:sz="0" w:space="0" w:color="auto"/>
          </w:divBdr>
        </w:div>
        <w:div w:id="363796446">
          <w:marLeft w:val="0"/>
          <w:marRight w:val="0"/>
          <w:marTop w:val="0"/>
          <w:marBottom w:val="0"/>
          <w:divBdr>
            <w:top w:val="none" w:sz="0" w:space="0" w:color="auto"/>
            <w:left w:val="none" w:sz="0" w:space="0" w:color="auto"/>
            <w:bottom w:val="none" w:sz="0" w:space="0" w:color="auto"/>
            <w:right w:val="none" w:sz="0" w:space="0" w:color="auto"/>
          </w:divBdr>
        </w:div>
      </w:divsChild>
    </w:div>
    <w:div w:id="899680725">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2592096">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76337449">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69320864">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682582744">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58593479">
      <w:bodyDiv w:val="1"/>
      <w:marLeft w:val="0"/>
      <w:marRight w:val="0"/>
      <w:marTop w:val="0"/>
      <w:marBottom w:val="0"/>
      <w:divBdr>
        <w:top w:val="none" w:sz="0" w:space="0" w:color="auto"/>
        <w:left w:val="none" w:sz="0" w:space="0" w:color="auto"/>
        <w:bottom w:val="none" w:sz="0" w:space="0" w:color="auto"/>
        <w:right w:val="none" w:sz="0" w:space="0" w:color="auto"/>
      </w:divBdr>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88235888">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1350756">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 w:id="2067793546">
      <w:bodyDiv w:val="1"/>
      <w:marLeft w:val="0"/>
      <w:marRight w:val="0"/>
      <w:marTop w:val="0"/>
      <w:marBottom w:val="0"/>
      <w:divBdr>
        <w:top w:val="none" w:sz="0" w:space="0" w:color="auto"/>
        <w:left w:val="none" w:sz="0" w:space="0" w:color="auto"/>
        <w:bottom w:val="none" w:sz="0" w:space="0" w:color="auto"/>
        <w:right w:val="none" w:sz="0" w:space="0" w:color="auto"/>
      </w:divBdr>
    </w:div>
    <w:div w:id="2096397454">
      <w:bodyDiv w:val="1"/>
      <w:marLeft w:val="0"/>
      <w:marRight w:val="0"/>
      <w:marTop w:val="0"/>
      <w:marBottom w:val="0"/>
      <w:divBdr>
        <w:top w:val="none" w:sz="0" w:space="0" w:color="auto"/>
        <w:left w:val="none" w:sz="0" w:space="0" w:color="auto"/>
        <w:bottom w:val="none" w:sz="0" w:space="0" w:color="auto"/>
        <w:right w:val="none" w:sz="0" w:space="0" w:color="auto"/>
      </w:divBdr>
    </w:div>
    <w:div w:id="214492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tiff"/><Relationship Id="rId39" Type="http://schemas.openxmlformats.org/officeDocument/2006/relationships/hyperlink" Target="https://www.prusa3d.es/original-prusa-i3-mk3-spa/" TargetMode="External"/><Relationship Id="rId21" Type="http://schemas.microsoft.com/office/2016/09/relationships/commentsIds" Target="commentsIds.xml"/><Relationship Id="rId34" Type="http://schemas.openxmlformats.org/officeDocument/2006/relationships/hyperlink" Target="https://tech.amikelive.com/node-718/what-object-categories-labels-are-in-coco-dataset/" TargetMode="External"/><Relationship Id="rId42" Type="http://schemas.openxmlformats.org/officeDocument/2006/relationships/hyperlink" Target="https://corchitosrc.foroactivo.com/t2-motores-brushless" TargetMode="External"/><Relationship Id="rId47" Type="http://schemas.openxmlformats.org/officeDocument/2006/relationships/hyperlink" Target="https://www.fierceelectronics.com/components/compensating-for-tilt-hard-iron-and-soft-iron-effects" TargetMode="External"/><Relationship Id="rId50" Type="http://schemas.openxmlformats.org/officeDocument/2006/relationships/hyperlink" Target="http://blascarr.com/lessons/introduccion-al-imu-sistemas-de-navegacion-inercia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emlid/emlid-docs/blob/master/docs/autopilots/navio2/img/Navio2WithPaspberryPi.png?raw=true" TargetMode="External"/><Relationship Id="rId40" Type="http://schemas.openxmlformats.org/officeDocument/2006/relationships/hyperlink" Target="https://www.thingiverse.com/thing:3723178" TargetMode="External"/><Relationship Id="rId45" Type="http://schemas.openxmlformats.org/officeDocument/2006/relationships/hyperlink" Target="https://i.stack.imgur.com/fbjwb.jpg" TargetMode="External"/><Relationship Id="rId53" Type="http://schemas.openxmlformats.org/officeDocument/2006/relationships/hyperlink" Target="https://es.freelogodesign.org/terms-of-use" TargetMode="External"/><Relationship Id="rId5" Type="http://schemas.openxmlformats.org/officeDocument/2006/relationships/webSettings" Target="webSettings.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dl.djicdn.com/downloads/flamewheel/en/F450_User_Manual_v2.2_en.pdf" TargetMode="External"/><Relationship Id="rId48" Type="http://schemas.openxmlformats.org/officeDocument/2006/relationships/hyperlink" Target="https://www.meteorologiaenred.com/barometro.html"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xybernetics.com/2016/04/08/tech-talk-quadcopter-basic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tiff"/><Relationship Id="rId33" Type="http://schemas.openxmlformats.org/officeDocument/2006/relationships/hyperlink" Target="https://www.google.com/url?sa=i&amp;url=https%3A%2F%2Fwww.learnopencv.com%2Ffaster-r-cnn-object-detection-with-pytorch%2F&amp;psig=AOvVaw0aQfrs2nwoYoSFawxtoTUI&amp;ust=1581582258583000&amp;source=images&amp;cd=vfe&amp;ved=0CAIQjRxqFwoTCLDB36HLy-cCFQAAAAAdAAAAABAD" TargetMode="External"/><Relationship Id="rId38" Type="http://schemas.openxmlformats.org/officeDocument/2006/relationships/hyperlink" Target="https://emlid.com/navio/" TargetMode="External"/><Relationship Id="rId46" Type="http://schemas.openxmlformats.org/officeDocument/2006/relationships/hyperlink" Target="https://github.com/juancalf/TFG/tree/master/archivos%203d" TargetMode="External"/><Relationship Id="rId20" Type="http://schemas.microsoft.com/office/2011/relationships/commentsExtended" Target="commentsExtended.xml"/><Relationship Id="rId41" Type="http://schemas.openxmlformats.org/officeDocument/2006/relationships/hyperlink" Target="https://www.thingiverse.com/thing:92208" TargetMode="External"/><Relationship Id="rId54" Type="http://schemas.openxmlformats.org/officeDocument/2006/relationships/hyperlink" Target="https://developer.android.com/guide/topics/manifest/manifest-intro?h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ugr.es/~andyk/Docencia/Metclim/Constantes.pdf"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comprardrones.online/como-funcionan-las-helices-de-un-drone/" TargetMode="External"/><Relationship Id="rId52" Type="http://schemas.openxmlformats.org/officeDocument/2006/relationships/hyperlink" Target="http://www.gnuplot.inf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79F37-889B-784E-BC0B-865B20680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34</Pages>
  <Words>8640</Words>
  <Characters>47523</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21</cp:revision>
  <dcterms:created xsi:type="dcterms:W3CDTF">2020-04-09T14:01:00Z</dcterms:created>
  <dcterms:modified xsi:type="dcterms:W3CDTF">2020-04-09T14:50:00Z</dcterms:modified>
</cp:coreProperties>
</file>