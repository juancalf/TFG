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446B2789" w:rsidR="00890A7E" w:rsidRDefault="004A3E77" w:rsidP="004A3E77">
      <w:pPr>
        <w:pStyle w:val="Ttulo"/>
      </w:pPr>
      <w:r w:rsidRPr="004A3E77">
        <w:fldChar w:fldCharType="begin"/>
      </w:r>
      <w:r w:rsidR="00216CEA">
        <w:instrText xml:space="preserve"> INCLUDEPICTURE "C:\\var\\folders\\f9\\g2h78njx30sdg7mmyn9f5cm80000gn\\T\\com.microsoft.Word\\WebArchiveCopyPasteTempFiles\\3-2016-07-21-Marca UCM logo negro.png" \* MERGEFORMAT </w:instrText>
      </w:r>
      <w:r w:rsidRPr="004A3E77">
        <w:fldChar w:fldCharType="end"/>
      </w:r>
    </w:p>
    <w:p w14:paraId="32EDFD47" w14:textId="77777777" w:rsidR="004A3E77" w:rsidRPr="004A3E77" w:rsidRDefault="004A3E77" w:rsidP="004A3E77"/>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7271258"/>
      <w:r>
        <w:lastRenderedPageBreak/>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rFonts w:ascii="Times New Roman" w:eastAsia="Times New Roman" w:hAnsi="Times New Roman" w:cs="Times New Roman"/>
          <w:noProof/>
        </w:rPr>
      </w:sdtEndPr>
      <w:sdtContent>
        <w:bookmarkStart w:id="1" w:name="_GoBack" w:displacedByCustomXml="prev"/>
        <w:bookmarkEnd w:id="1" w:displacedByCustomXml="prev"/>
        <w:p w14:paraId="5A9B84AF" w14:textId="77777777" w:rsidR="008F6737" w:rsidRDefault="008F6737">
          <w:pPr>
            <w:pStyle w:val="TtuloTDC"/>
          </w:pPr>
        </w:p>
        <w:p w14:paraId="2DD13109" w14:textId="098BA1A6" w:rsidR="00F566D5" w:rsidRDefault="00930E80">
          <w:pPr>
            <w:pStyle w:val="TDC1"/>
            <w:rPr>
              <w:rFonts w:cstheme="minorBidi"/>
              <w:b w:val="0"/>
              <w:bCs w:val="0"/>
              <w:i w:val="0"/>
              <w:iCs w:val="0"/>
              <w:noProof/>
            </w:rPr>
          </w:pPr>
          <w:r>
            <w:fldChar w:fldCharType="begin"/>
          </w:r>
          <w:r>
            <w:instrText xml:space="preserve"> TOC \h \z \t "Título 1;2;Título 2;3;Título TDC;1" </w:instrText>
          </w:r>
          <w:r>
            <w:fldChar w:fldCharType="separate"/>
          </w:r>
          <w:hyperlink w:anchor="_Toc37271258" w:history="1">
            <w:r w:rsidR="00F566D5" w:rsidRPr="00E33A85">
              <w:rPr>
                <w:rStyle w:val="Hipervnculo"/>
                <w:noProof/>
              </w:rPr>
              <w:t>Índice</w:t>
            </w:r>
            <w:r w:rsidR="00F566D5">
              <w:rPr>
                <w:noProof/>
                <w:webHidden/>
              </w:rPr>
              <w:tab/>
            </w:r>
            <w:r w:rsidR="00F566D5">
              <w:rPr>
                <w:noProof/>
                <w:webHidden/>
              </w:rPr>
              <w:fldChar w:fldCharType="begin"/>
            </w:r>
            <w:r w:rsidR="00F566D5">
              <w:rPr>
                <w:noProof/>
                <w:webHidden/>
              </w:rPr>
              <w:instrText xml:space="preserve"> PAGEREF _Toc37271258 \h </w:instrText>
            </w:r>
            <w:r w:rsidR="00F566D5">
              <w:rPr>
                <w:noProof/>
                <w:webHidden/>
              </w:rPr>
            </w:r>
            <w:r w:rsidR="00F566D5">
              <w:rPr>
                <w:noProof/>
                <w:webHidden/>
              </w:rPr>
              <w:fldChar w:fldCharType="separate"/>
            </w:r>
            <w:r w:rsidR="00F566D5">
              <w:rPr>
                <w:noProof/>
                <w:webHidden/>
              </w:rPr>
              <w:t>2</w:t>
            </w:r>
            <w:r w:rsidR="00F566D5">
              <w:rPr>
                <w:noProof/>
                <w:webHidden/>
              </w:rPr>
              <w:fldChar w:fldCharType="end"/>
            </w:r>
          </w:hyperlink>
        </w:p>
        <w:p w14:paraId="4D52EC54" w14:textId="5339D832" w:rsidR="00F566D5" w:rsidRDefault="00F566D5">
          <w:pPr>
            <w:pStyle w:val="TDC1"/>
            <w:rPr>
              <w:rFonts w:cstheme="minorBidi"/>
              <w:b w:val="0"/>
              <w:bCs w:val="0"/>
              <w:i w:val="0"/>
              <w:iCs w:val="0"/>
              <w:noProof/>
            </w:rPr>
          </w:pPr>
          <w:hyperlink w:anchor="_Toc37271259" w:history="1">
            <w:r w:rsidRPr="00E33A85">
              <w:rPr>
                <w:rStyle w:val="Hipervnculo"/>
                <w:noProof/>
              </w:rPr>
              <w:t>Resumen.</w:t>
            </w:r>
            <w:r>
              <w:rPr>
                <w:noProof/>
                <w:webHidden/>
              </w:rPr>
              <w:tab/>
            </w:r>
            <w:r>
              <w:rPr>
                <w:noProof/>
                <w:webHidden/>
              </w:rPr>
              <w:fldChar w:fldCharType="begin"/>
            </w:r>
            <w:r>
              <w:rPr>
                <w:noProof/>
                <w:webHidden/>
              </w:rPr>
              <w:instrText xml:space="preserve"> PAGEREF _Toc37271259 \h </w:instrText>
            </w:r>
            <w:r>
              <w:rPr>
                <w:noProof/>
                <w:webHidden/>
              </w:rPr>
            </w:r>
            <w:r>
              <w:rPr>
                <w:noProof/>
                <w:webHidden/>
              </w:rPr>
              <w:fldChar w:fldCharType="separate"/>
            </w:r>
            <w:r>
              <w:rPr>
                <w:noProof/>
                <w:webHidden/>
              </w:rPr>
              <w:t>4</w:t>
            </w:r>
            <w:r>
              <w:rPr>
                <w:noProof/>
                <w:webHidden/>
              </w:rPr>
              <w:fldChar w:fldCharType="end"/>
            </w:r>
          </w:hyperlink>
        </w:p>
        <w:p w14:paraId="014125FD" w14:textId="68284204" w:rsidR="00F566D5" w:rsidRDefault="00F566D5">
          <w:pPr>
            <w:pStyle w:val="TDC1"/>
            <w:rPr>
              <w:rFonts w:cstheme="minorBidi"/>
              <w:b w:val="0"/>
              <w:bCs w:val="0"/>
              <w:i w:val="0"/>
              <w:iCs w:val="0"/>
              <w:noProof/>
            </w:rPr>
          </w:pPr>
          <w:hyperlink w:anchor="_Toc37271260" w:history="1">
            <w:r w:rsidRPr="00E33A85">
              <w:rPr>
                <w:rStyle w:val="Hipervnculo"/>
                <w:noProof/>
              </w:rPr>
              <w:t>Palabras clave.</w:t>
            </w:r>
            <w:r>
              <w:rPr>
                <w:noProof/>
                <w:webHidden/>
              </w:rPr>
              <w:tab/>
            </w:r>
            <w:r>
              <w:rPr>
                <w:noProof/>
                <w:webHidden/>
              </w:rPr>
              <w:fldChar w:fldCharType="begin"/>
            </w:r>
            <w:r>
              <w:rPr>
                <w:noProof/>
                <w:webHidden/>
              </w:rPr>
              <w:instrText xml:space="preserve"> PAGEREF _Toc37271260 \h </w:instrText>
            </w:r>
            <w:r>
              <w:rPr>
                <w:noProof/>
                <w:webHidden/>
              </w:rPr>
            </w:r>
            <w:r>
              <w:rPr>
                <w:noProof/>
                <w:webHidden/>
              </w:rPr>
              <w:fldChar w:fldCharType="separate"/>
            </w:r>
            <w:r>
              <w:rPr>
                <w:noProof/>
                <w:webHidden/>
              </w:rPr>
              <w:t>4</w:t>
            </w:r>
            <w:r>
              <w:rPr>
                <w:noProof/>
                <w:webHidden/>
              </w:rPr>
              <w:fldChar w:fldCharType="end"/>
            </w:r>
          </w:hyperlink>
        </w:p>
        <w:p w14:paraId="3B5B1BB9" w14:textId="2EBF3103" w:rsidR="00F566D5" w:rsidRDefault="00F566D5">
          <w:pPr>
            <w:pStyle w:val="TDC1"/>
            <w:rPr>
              <w:rFonts w:cstheme="minorBidi"/>
              <w:b w:val="0"/>
              <w:bCs w:val="0"/>
              <w:i w:val="0"/>
              <w:iCs w:val="0"/>
              <w:noProof/>
            </w:rPr>
          </w:pPr>
          <w:hyperlink w:anchor="_Toc37271261" w:history="1">
            <w:r w:rsidRPr="00E33A85">
              <w:rPr>
                <w:rStyle w:val="Hipervnculo"/>
                <w:noProof/>
              </w:rPr>
              <w:t>1. Introducción.</w:t>
            </w:r>
            <w:r>
              <w:rPr>
                <w:noProof/>
                <w:webHidden/>
              </w:rPr>
              <w:tab/>
            </w:r>
            <w:r>
              <w:rPr>
                <w:noProof/>
                <w:webHidden/>
              </w:rPr>
              <w:fldChar w:fldCharType="begin"/>
            </w:r>
            <w:r>
              <w:rPr>
                <w:noProof/>
                <w:webHidden/>
              </w:rPr>
              <w:instrText xml:space="preserve"> PAGEREF _Toc37271261 \h </w:instrText>
            </w:r>
            <w:r>
              <w:rPr>
                <w:noProof/>
                <w:webHidden/>
              </w:rPr>
            </w:r>
            <w:r>
              <w:rPr>
                <w:noProof/>
                <w:webHidden/>
              </w:rPr>
              <w:fldChar w:fldCharType="separate"/>
            </w:r>
            <w:r>
              <w:rPr>
                <w:noProof/>
                <w:webHidden/>
              </w:rPr>
              <w:t>4</w:t>
            </w:r>
            <w:r>
              <w:rPr>
                <w:noProof/>
                <w:webHidden/>
              </w:rPr>
              <w:fldChar w:fldCharType="end"/>
            </w:r>
          </w:hyperlink>
        </w:p>
        <w:p w14:paraId="3143669E" w14:textId="473777FE" w:rsidR="00F566D5" w:rsidRDefault="00F566D5">
          <w:pPr>
            <w:pStyle w:val="TDC2"/>
            <w:rPr>
              <w:rFonts w:cstheme="minorBidi"/>
              <w:b w:val="0"/>
              <w:bCs w:val="0"/>
              <w:noProof/>
              <w:sz w:val="24"/>
              <w:szCs w:val="24"/>
            </w:rPr>
          </w:pPr>
          <w:hyperlink w:anchor="_Toc37271262" w:history="1">
            <w:r w:rsidRPr="00E33A85">
              <w:rPr>
                <w:rStyle w:val="Hipervnculo"/>
                <w:noProof/>
              </w:rPr>
              <w:t>1.1 Estructura del repositorio</w:t>
            </w:r>
            <w:r>
              <w:rPr>
                <w:noProof/>
                <w:webHidden/>
              </w:rPr>
              <w:tab/>
            </w:r>
            <w:r>
              <w:rPr>
                <w:noProof/>
                <w:webHidden/>
              </w:rPr>
              <w:fldChar w:fldCharType="begin"/>
            </w:r>
            <w:r>
              <w:rPr>
                <w:noProof/>
                <w:webHidden/>
              </w:rPr>
              <w:instrText xml:space="preserve"> PAGEREF _Toc37271262 \h </w:instrText>
            </w:r>
            <w:r>
              <w:rPr>
                <w:noProof/>
                <w:webHidden/>
              </w:rPr>
            </w:r>
            <w:r>
              <w:rPr>
                <w:noProof/>
                <w:webHidden/>
              </w:rPr>
              <w:fldChar w:fldCharType="separate"/>
            </w:r>
            <w:r>
              <w:rPr>
                <w:noProof/>
                <w:webHidden/>
              </w:rPr>
              <w:t>4</w:t>
            </w:r>
            <w:r>
              <w:rPr>
                <w:noProof/>
                <w:webHidden/>
              </w:rPr>
              <w:fldChar w:fldCharType="end"/>
            </w:r>
          </w:hyperlink>
        </w:p>
        <w:p w14:paraId="01C49B9C" w14:textId="121BB8C9" w:rsidR="00F566D5" w:rsidRDefault="00F566D5">
          <w:pPr>
            <w:pStyle w:val="TDC1"/>
            <w:rPr>
              <w:rFonts w:cstheme="minorBidi"/>
              <w:b w:val="0"/>
              <w:bCs w:val="0"/>
              <w:i w:val="0"/>
              <w:iCs w:val="0"/>
              <w:noProof/>
            </w:rPr>
          </w:pPr>
          <w:hyperlink w:anchor="_Toc37271263" w:history="1">
            <w:r w:rsidRPr="00E33A85">
              <w:rPr>
                <w:rStyle w:val="Hipervnculo"/>
                <w:noProof/>
              </w:rPr>
              <w:t>2. Diseño y construcción.</w:t>
            </w:r>
            <w:r>
              <w:rPr>
                <w:noProof/>
                <w:webHidden/>
              </w:rPr>
              <w:tab/>
            </w:r>
            <w:r>
              <w:rPr>
                <w:noProof/>
                <w:webHidden/>
              </w:rPr>
              <w:fldChar w:fldCharType="begin"/>
            </w:r>
            <w:r>
              <w:rPr>
                <w:noProof/>
                <w:webHidden/>
              </w:rPr>
              <w:instrText xml:space="preserve"> PAGEREF _Toc37271263 \h </w:instrText>
            </w:r>
            <w:r>
              <w:rPr>
                <w:noProof/>
                <w:webHidden/>
              </w:rPr>
            </w:r>
            <w:r>
              <w:rPr>
                <w:noProof/>
                <w:webHidden/>
              </w:rPr>
              <w:fldChar w:fldCharType="separate"/>
            </w:r>
            <w:r>
              <w:rPr>
                <w:noProof/>
                <w:webHidden/>
              </w:rPr>
              <w:t>5</w:t>
            </w:r>
            <w:r>
              <w:rPr>
                <w:noProof/>
                <w:webHidden/>
              </w:rPr>
              <w:fldChar w:fldCharType="end"/>
            </w:r>
          </w:hyperlink>
        </w:p>
        <w:p w14:paraId="6E926BD6" w14:textId="5BEB4460" w:rsidR="00F566D5" w:rsidRDefault="00F566D5">
          <w:pPr>
            <w:pStyle w:val="TDC2"/>
            <w:rPr>
              <w:rFonts w:cstheme="minorBidi"/>
              <w:b w:val="0"/>
              <w:bCs w:val="0"/>
              <w:noProof/>
              <w:sz w:val="24"/>
              <w:szCs w:val="24"/>
            </w:rPr>
          </w:pPr>
          <w:hyperlink w:anchor="_Toc37271264" w:history="1">
            <w:r w:rsidRPr="00E33A85">
              <w:rPr>
                <w:rStyle w:val="Hipervnculo"/>
                <w:noProof/>
              </w:rPr>
              <w:t>2.1 Diseño hardware</w:t>
            </w:r>
            <w:r>
              <w:rPr>
                <w:noProof/>
                <w:webHidden/>
              </w:rPr>
              <w:tab/>
            </w:r>
            <w:r>
              <w:rPr>
                <w:noProof/>
                <w:webHidden/>
              </w:rPr>
              <w:fldChar w:fldCharType="begin"/>
            </w:r>
            <w:r>
              <w:rPr>
                <w:noProof/>
                <w:webHidden/>
              </w:rPr>
              <w:instrText xml:space="preserve"> PAGEREF _Toc37271264 \h </w:instrText>
            </w:r>
            <w:r>
              <w:rPr>
                <w:noProof/>
                <w:webHidden/>
              </w:rPr>
            </w:r>
            <w:r>
              <w:rPr>
                <w:noProof/>
                <w:webHidden/>
              </w:rPr>
              <w:fldChar w:fldCharType="separate"/>
            </w:r>
            <w:r>
              <w:rPr>
                <w:noProof/>
                <w:webHidden/>
              </w:rPr>
              <w:t>5</w:t>
            </w:r>
            <w:r>
              <w:rPr>
                <w:noProof/>
                <w:webHidden/>
              </w:rPr>
              <w:fldChar w:fldCharType="end"/>
            </w:r>
          </w:hyperlink>
        </w:p>
        <w:p w14:paraId="023FEB7B" w14:textId="40237E83" w:rsidR="00F566D5" w:rsidRDefault="00F566D5">
          <w:pPr>
            <w:pStyle w:val="TDC3"/>
            <w:rPr>
              <w:rFonts w:cstheme="minorBidi"/>
              <w:noProof/>
              <w:sz w:val="24"/>
              <w:szCs w:val="24"/>
            </w:rPr>
          </w:pPr>
          <w:hyperlink w:anchor="_Toc37271265" w:history="1">
            <w:r w:rsidRPr="00E33A85">
              <w:rPr>
                <w:rStyle w:val="Hipervnculo"/>
                <w:noProof/>
              </w:rPr>
              <w:t>2.1.1 Primer acercamiento: elementos que podemos necesitar.</w:t>
            </w:r>
            <w:r>
              <w:rPr>
                <w:noProof/>
                <w:webHidden/>
              </w:rPr>
              <w:tab/>
            </w:r>
            <w:r>
              <w:rPr>
                <w:noProof/>
                <w:webHidden/>
              </w:rPr>
              <w:fldChar w:fldCharType="begin"/>
            </w:r>
            <w:r>
              <w:rPr>
                <w:noProof/>
                <w:webHidden/>
              </w:rPr>
              <w:instrText xml:space="preserve"> PAGEREF _Toc37271265 \h </w:instrText>
            </w:r>
            <w:r>
              <w:rPr>
                <w:noProof/>
                <w:webHidden/>
              </w:rPr>
            </w:r>
            <w:r>
              <w:rPr>
                <w:noProof/>
                <w:webHidden/>
              </w:rPr>
              <w:fldChar w:fldCharType="separate"/>
            </w:r>
            <w:r>
              <w:rPr>
                <w:noProof/>
                <w:webHidden/>
              </w:rPr>
              <w:t>5</w:t>
            </w:r>
            <w:r>
              <w:rPr>
                <w:noProof/>
                <w:webHidden/>
              </w:rPr>
              <w:fldChar w:fldCharType="end"/>
            </w:r>
          </w:hyperlink>
        </w:p>
        <w:p w14:paraId="6939861A" w14:textId="10ED75E4" w:rsidR="00F566D5" w:rsidRDefault="00F566D5">
          <w:pPr>
            <w:pStyle w:val="TDC3"/>
            <w:rPr>
              <w:rFonts w:cstheme="minorBidi"/>
              <w:noProof/>
              <w:sz w:val="24"/>
              <w:szCs w:val="24"/>
            </w:rPr>
          </w:pPr>
          <w:hyperlink w:anchor="_Toc37271266" w:history="1">
            <w:r w:rsidRPr="00E33A85">
              <w:rPr>
                <w:rStyle w:val="Hipervnculo"/>
                <w:noProof/>
              </w:rPr>
              <w:t>2.1.2 Segundo acercamiento: Selección concreta de componentes.</w:t>
            </w:r>
            <w:r>
              <w:rPr>
                <w:noProof/>
                <w:webHidden/>
              </w:rPr>
              <w:tab/>
            </w:r>
            <w:r>
              <w:rPr>
                <w:noProof/>
                <w:webHidden/>
              </w:rPr>
              <w:fldChar w:fldCharType="begin"/>
            </w:r>
            <w:r>
              <w:rPr>
                <w:noProof/>
                <w:webHidden/>
              </w:rPr>
              <w:instrText xml:space="preserve"> PAGEREF _Toc37271266 \h </w:instrText>
            </w:r>
            <w:r>
              <w:rPr>
                <w:noProof/>
                <w:webHidden/>
              </w:rPr>
            </w:r>
            <w:r>
              <w:rPr>
                <w:noProof/>
                <w:webHidden/>
              </w:rPr>
              <w:fldChar w:fldCharType="separate"/>
            </w:r>
            <w:r>
              <w:rPr>
                <w:noProof/>
                <w:webHidden/>
              </w:rPr>
              <w:t>5</w:t>
            </w:r>
            <w:r>
              <w:rPr>
                <w:noProof/>
                <w:webHidden/>
              </w:rPr>
              <w:fldChar w:fldCharType="end"/>
            </w:r>
          </w:hyperlink>
        </w:p>
        <w:p w14:paraId="5EDA8B08" w14:textId="1FF9A214" w:rsidR="00F566D5" w:rsidRDefault="00F566D5">
          <w:pPr>
            <w:pStyle w:val="TDC3"/>
            <w:rPr>
              <w:rFonts w:cstheme="minorBidi"/>
              <w:noProof/>
              <w:sz w:val="24"/>
              <w:szCs w:val="24"/>
            </w:rPr>
          </w:pPr>
          <w:hyperlink w:anchor="_Toc37271267" w:history="1">
            <w:r w:rsidRPr="00E33A85">
              <w:rPr>
                <w:rStyle w:val="Hipervnculo"/>
                <w:noProof/>
              </w:rPr>
              <w:t>2.1.3 Estructura adicional impresa en 3d</w:t>
            </w:r>
            <w:r>
              <w:rPr>
                <w:noProof/>
                <w:webHidden/>
              </w:rPr>
              <w:tab/>
            </w:r>
            <w:r>
              <w:rPr>
                <w:noProof/>
                <w:webHidden/>
              </w:rPr>
              <w:fldChar w:fldCharType="begin"/>
            </w:r>
            <w:r>
              <w:rPr>
                <w:noProof/>
                <w:webHidden/>
              </w:rPr>
              <w:instrText xml:space="preserve"> PAGEREF _Toc37271267 \h </w:instrText>
            </w:r>
            <w:r>
              <w:rPr>
                <w:noProof/>
                <w:webHidden/>
              </w:rPr>
            </w:r>
            <w:r>
              <w:rPr>
                <w:noProof/>
                <w:webHidden/>
              </w:rPr>
              <w:fldChar w:fldCharType="separate"/>
            </w:r>
            <w:r>
              <w:rPr>
                <w:noProof/>
                <w:webHidden/>
              </w:rPr>
              <w:t>6</w:t>
            </w:r>
            <w:r>
              <w:rPr>
                <w:noProof/>
                <w:webHidden/>
              </w:rPr>
              <w:fldChar w:fldCharType="end"/>
            </w:r>
          </w:hyperlink>
        </w:p>
        <w:p w14:paraId="01149EDB" w14:textId="7B20D929" w:rsidR="00F566D5" w:rsidRDefault="00F566D5">
          <w:pPr>
            <w:pStyle w:val="TDC2"/>
            <w:rPr>
              <w:rFonts w:cstheme="minorBidi"/>
              <w:b w:val="0"/>
              <w:bCs w:val="0"/>
              <w:noProof/>
              <w:sz w:val="24"/>
              <w:szCs w:val="24"/>
            </w:rPr>
          </w:pPr>
          <w:hyperlink w:anchor="_Toc37271268" w:history="1">
            <w:r w:rsidRPr="00E33A85">
              <w:rPr>
                <w:rStyle w:val="Hipervnculo"/>
                <w:noProof/>
              </w:rPr>
              <w:t>2.2 Construcción final del prototipo.</w:t>
            </w:r>
            <w:r>
              <w:rPr>
                <w:noProof/>
                <w:webHidden/>
              </w:rPr>
              <w:tab/>
            </w:r>
            <w:r>
              <w:rPr>
                <w:noProof/>
                <w:webHidden/>
              </w:rPr>
              <w:fldChar w:fldCharType="begin"/>
            </w:r>
            <w:r>
              <w:rPr>
                <w:noProof/>
                <w:webHidden/>
              </w:rPr>
              <w:instrText xml:space="preserve"> PAGEREF _Toc37271268 \h </w:instrText>
            </w:r>
            <w:r>
              <w:rPr>
                <w:noProof/>
                <w:webHidden/>
              </w:rPr>
            </w:r>
            <w:r>
              <w:rPr>
                <w:noProof/>
                <w:webHidden/>
              </w:rPr>
              <w:fldChar w:fldCharType="separate"/>
            </w:r>
            <w:r>
              <w:rPr>
                <w:noProof/>
                <w:webHidden/>
              </w:rPr>
              <w:t>6</w:t>
            </w:r>
            <w:r>
              <w:rPr>
                <w:noProof/>
                <w:webHidden/>
              </w:rPr>
              <w:fldChar w:fldCharType="end"/>
            </w:r>
          </w:hyperlink>
        </w:p>
        <w:p w14:paraId="0F1EEF15" w14:textId="0686ACC4" w:rsidR="00F566D5" w:rsidRDefault="00F566D5">
          <w:pPr>
            <w:pStyle w:val="TDC3"/>
            <w:rPr>
              <w:rFonts w:cstheme="minorBidi"/>
              <w:noProof/>
              <w:sz w:val="24"/>
              <w:szCs w:val="24"/>
            </w:rPr>
          </w:pPr>
          <w:hyperlink w:anchor="_Toc37271269" w:history="1">
            <w:r w:rsidRPr="00E33A85">
              <w:rPr>
                <w:rStyle w:val="Hipervnculo"/>
                <w:noProof/>
              </w:rPr>
              <w:t>2.2.1 Conexión de los variadores</w:t>
            </w:r>
            <w:r>
              <w:rPr>
                <w:noProof/>
                <w:webHidden/>
              </w:rPr>
              <w:tab/>
            </w:r>
            <w:r>
              <w:rPr>
                <w:noProof/>
                <w:webHidden/>
              </w:rPr>
              <w:fldChar w:fldCharType="begin"/>
            </w:r>
            <w:r>
              <w:rPr>
                <w:noProof/>
                <w:webHidden/>
              </w:rPr>
              <w:instrText xml:space="preserve"> PAGEREF _Toc37271269 \h </w:instrText>
            </w:r>
            <w:r>
              <w:rPr>
                <w:noProof/>
                <w:webHidden/>
              </w:rPr>
            </w:r>
            <w:r>
              <w:rPr>
                <w:noProof/>
                <w:webHidden/>
              </w:rPr>
              <w:fldChar w:fldCharType="separate"/>
            </w:r>
            <w:r>
              <w:rPr>
                <w:noProof/>
                <w:webHidden/>
              </w:rPr>
              <w:t>6</w:t>
            </w:r>
            <w:r>
              <w:rPr>
                <w:noProof/>
                <w:webHidden/>
              </w:rPr>
              <w:fldChar w:fldCharType="end"/>
            </w:r>
          </w:hyperlink>
        </w:p>
        <w:p w14:paraId="30C6C2F6" w14:textId="5216AC67" w:rsidR="00F566D5" w:rsidRDefault="00F566D5">
          <w:pPr>
            <w:pStyle w:val="TDC3"/>
            <w:rPr>
              <w:rFonts w:cstheme="minorBidi"/>
              <w:noProof/>
              <w:sz w:val="24"/>
              <w:szCs w:val="24"/>
            </w:rPr>
          </w:pPr>
          <w:hyperlink w:anchor="_Toc37271270" w:history="1">
            <w:r w:rsidRPr="00E33A85">
              <w:rPr>
                <w:rStyle w:val="Hipervnculo"/>
                <w:noProof/>
              </w:rPr>
              <w:t>2.2.2 Instalación de las hélices y motores</w:t>
            </w:r>
            <w:r>
              <w:rPr>
                <w:noProof/>
                <w:webHidden/>
              </w:rPr>
              <w:tab/>
            </w:r>
            <w:r>
              <w:rPr>
                <w:noProof/>
                <w:webHidden/>
              </w:rPr>
              <w:fldChar w:fldCharType="begin"/>
            </w:r>
            <w:r>
              <w:rPr>
                <w:noProof/>
                <w:webHidden/>
              </w:rPr>
              <w:instrText xml:space="preserve"> PAGEREF _Toc37271270 \h </w:instrText>
            </w:r>
            <w:r>
              <w:rPr>
                <w:noProof/>
                <w:webHidden/>
              </w:rPr>
            </w:r>
            <w:r>
              <w:rPr>
                <w:noProof/>
                <w:webHidden/>
              </w:rPr>
              <w:fldChar w:fldCharType="separate"/>
            </w:r>
            <w:r>
              <w:rPr>
                <w:noProof/>
                <w:webHidden/>
              </w:rPr>
              <w:t>8</w:t>
            </w:r>
            <w:r>
              <w:rPr>
                <w:noProof/>
                <w:webHidden/>
              </w:rPr>
              <w:fldChar w:fldCharType="end"/>
            </w:r>
          </w:hyperlink>
        </w:p>
        <w:p w14:paraId="54321D89" w14:textId="751F563E" w:rsidR="00F566D5" w:rsidRDefault="00F566D5">
          <w:pPr>
            <w:pStyle w:val="TDC3"/>
            <w:rPr>
              <w:rFonts w:cstheme="minorBidi"/>
              <w:noProof/>
              <w:sz w:val="24"/>
              <w:szCs w:val="24"/>
            </w:rPr>
          </w:pPr>
          <w:hyperlink w:anchor="_Toc37271271" w:history="1">
            <w:r w:rsidRPr="00E33A85">
              <w:rPr>
                <w:rStyle w:val="Hipervnculo"/>
                <w:noProof/>
              </w:rPr>
              <w:t>2.2.3 Colocación del resto de componentes</w:t>
            </w:r>
            <w:r>
              <w:rPr>
                <w:noProof/>
                <w:webHidden/>
              </w:rPr>
              <w:tab/>
            </w:r>
            <w:r>
              <w:rPr>
                <w:noProof/>
                <w:webHidden/>
              </w:rPr>
              <w:fldChar w:fldCharType="begin"/>
            </w:r>
            <w:r>
              <w:rPr>
                <w:noProof/>
                <w:webHidden/>
              </w:rPr>
              <w:instrText xml:space="preserve"> PAGEREF _Toc37271271 \h </w:instrText>
            </w:r>
            <w:r>
              <w:rPr>
                <w:noProof/>
                <w:webHidden/>
              </w:rPr>
            </w:r>
            <w:r>
              <w:rPr>
                <w:noProof/>
                <w:webHidden/>
              </w:rPr>
              <w:fldChar w:fldCharType="separate"/>
            </w:r>
            <w:r>
              <w:rPr>
                <w:noProof/>
                <w:webHidden/>
              </w:rPr>
              <w:t>9</w:t>
            </w:r>
            <w:r>
              <w:rPr>
                <w:noProof/>
                <w:webHidden/>
              </w:rPr>
              <w:fldChar w:fldCharType="end"/>
            </w:r>
          </w:hyperlink>
        </w:p>
        <w:p w14:paraId="21A401E0" w14:textId="5D433DA1" w:rsidR="00F566D5" w:rsidRDefault="00F566D5">
          <w:pPr>
            <w:pStyle w:val="TDC1"/>
            <w:rPr>
              <w:rFonts w:cstheme="minorBidi"/>
              <w:b w:val="0"/>
              <w:bCs w:val="0"/>
              <w:i w:val="0"/>
              <w:iCs w:val="0"/>
              <w:noProof/>
            </w:rPr>
          </w:pPr>
          <w:hyperlink w:anchor="_Toc37271272" w:history="1">
            <w:r w:rsidRPr="00E33A85">
              <w:rPr>
                <w:rStyle w:val="Hipervnculo"/>
                <w:noProof/>
              </w:rPr>
              <w:t>3. Diseño software</w:t>
            </w:r>
            <w:r>
              <w:rPr>
                <w:noProof/>
                <w:webHidden/>
              </w:rPr>
              <w:tab/>
            </w:r>
            <w:r>
              <w:rPr>
                <w:noProof/>
                <w:webHidden/>
              </w:rPr>
              <w:fldChar w:fldCharType="begin"/>
            </w:r>
            <w:r>
              <w:rPr>
                <w:noProof/>
                <w:webHidden/>
              </w:rPr>
              <w:instrText xml:space="preserve"> PAGEREF _Toc37271272 \h </w:instrText>
            </w:r>
            <w:r>
              <w:rPr>
                <w:noProof/>
                <w:webHidden/>
              </w:rPr>
            </w:r>
            <w:r>
              <w:rPr>
                <w:noProof/>
                <w:webHidden/>
              </w:rPr>
              <w:fldChar w:fldCharType="separate"/>
            </w:r>
            <w:r>
              <w:rPr>
                <w:noProof/>
                <w:webHidden/>
              </w:rPr>
              <w:t>11</w:t>
            </w:r>
            <w:r>
              <w:rPr>
                <w:noProof/>
                <w:webHidden/>
              </w:rPr>
              <w:fldChar w:fldCharType="end"/>
            </w:r>
          </w:hyperlink>
        </w:p>
        <w:p w14:paraId="2BE8BC27" w14:textId="6FF1F2C4" w:rsidR="00F566D5" w:rsidRDefault="00F566D5">
          <w:pPr>
            <w:pStyle w:val="TDC2"/>
            <w:rPr>
              <w:rFonts w:cstheme="minorBidi"/>
              <w:b w:val="0"/>
              <w:bCs w:val="0"/>
              <w:noProof/>
              <w:sz w:val="24"/>
              <w:szCs w:val="24"/>
            </w:rPr>
          </w:pPr>
          <w:hyperlink w:anchor="_Toc37271273" w:history="1">
            <w:r w:rsidRPr="00E33A85">
              <w:rPr>
                <w:rStyle w:val="Hipervnculo"/>
                <w:noProof/>
              </w:rPr>
              <w:t>3.1 Sistema operativo</w:t>
            </w:r>
            <w:r>
              <w:rPr>
                <w:noProof/>
                <w:webHidden/>
              </w:rPr>
              <w:tab/>
            </w:r>
            <w:r>
              <w:rPr>
                <w:noProof/>
                <w:webHidden/>
              </w:rPr>
              <w:fldChar w:fldCharType="begin"/>
            </w:r>
            <w:r>
              <w:rPr>
                <w:noProof/>
                <w:webHidden/>
              </w:rPr>
              <w:instrText xml:space="preserve"> PAGEREF _Toc37271273 \h </w:instrText>
            </w:r>
            <w:r>
              <w:rPr>
                <w:noProof/>
                <w:webHidden/>
              </w:rPr>
            </w:r>
            <w:r>
              <w:rPr>
                <w:noProof/>
                <w:webHidden/>
              </w:rPr>
              <w:fldChar w:fldCharType="separate"/>
            </w:r>
            <w:r>
              <w:rPr>
                <w:noProof/>
                <w:webHidden/>
              </w:rPr>
              <w:t>11</w:t>
            </w:r>
            <w:r>
              <w:rPr>
                <w:noProof/>
                <w:webHidden/>
              </w:rPr>
              <w:fldChar w:fldCharType="end"/>
            </w:r>
          </w:hyperlink>
        </w:p>
        <w:p w14:paraId="1A86EC7A" w14:textId="1401402B" w:rsidR="00F566D5" w:rsidRDefault="00F566D5">
          <w:pPr>
            <w:pStyle w:val="TDC2"/>
            <w:rPr>
              <w:rFonts w:cstheme="minorBidi"/>
              <w:b w:val="0"/>
              <w:bCs w:val="0"/>
              <w:noProof/>
              <w:sz w:val="24"/>
              <w:szCs w:val="24"/>
            </w:rPr>
          </w:pPr>
          <w:hyperlink w:anchor="_Toc37271274" w:history="1">
            <w:r w:rsidRPr="00E33A85">
              <w:rPr>
                <w:rStyle w:val="Hipervnculo"/>
                <w:noProof/>
              </w:rPr>
              <w:t>3.2 Sistema de navegación inercial</w:t>
            </w:r>
            <w:r>
              <w:rPr>
                <w:noProof/>
                <w:webHidden/>
              </w:rPr>
              <w:tab/>
            </w:r>
            <w:r>
              <w:rPr>
                <w:noProof/>
                <w:webHidden/>
              </w:rPr>
              <w:fldChar w:fldCharType="begin"/>
            </w:r>
            <w:r>
              <w:rPr>
                <w:noProof/>
                <w:webHidden/>
              </w:rPr>
              <w:instrText xml:space="preserve"> PAGEREF _Toc37271274 \h </w:instrText>
            </w:r>
            <w:r>
              <w:rPr>
                <w:noProof/>
                <w:webHidden/>
              </w:rPr>
            </w:r>
            <w:r>
              <w:rPr>
                <w:noProof/>
                <w:webHidden/>
              </w:rPr>
              <w:fldChar w:fldCharType="separate"/>
            </w:r>
            <w:r>
              <w:rPr>
                <w:noProof/>
                <w:webHidden/>
              </w:rPr>
              <w:t>11</w:t>
            </w:r>
            <w:r>
              <w:rPr>
                <w:noProof/>
                <w:webHidden/>
              </w:rPr>
              <w:fldChar w:fldCharType="end"/>
            </w:r>
          </w:hyperlink>
        </w:p>
        <w:p w14:paraId="452AC2A9" w14:textId="3FC771B3" w:rsidR="00F566D5" w:rsidRDefault="00F566D5">
          <w:pPr>
            <w:pStyle w:val="TDC3"/>
            <w:rPr>
              <w:rFonts w:cstheme="minorBidi"/>
              <w:noProof/>
              <w:sz w:val="24"/>
              <w:szCs w:val="24"/>
            </w:rPr>
          </w:pPr>
          <w:hyperlink w:anchor="_Toc37271275" w:history="1">
            <w:r w:rsidRPr="00E33A85">
              <w:rPr>
                <w:rStyle w:val="Hipervnculo"/>
                <w:noProof/>
              </w:rPr>
              <w:t>3.2.1 Vista teórica</w:t>
            </w:r>
            <w:r>
              <w:rPr>
                <w:noProof/>
                <w:webHidden/>
              </w:rPr>
              <w:tab/>
            </w:r>
            <w:r>
              <w:rPr>
                <w:noProof/>
                <w:webHidden/>
              </w:rPr>
              <w:fldChar w:fldCharType="begin"/>
            </w:r>
            <w:r>
              <w:rPr>
                <w:noProof/>
                <w:webHidden/>
              </w:rPr>
              <w:instrText xml:space="preserve"> PAGEREF _Toc37271275 \h </w:instrText>
            </w:r>
            <w:r>
              <w:rPr>
                <w:noProof/>
                <w:webHidden/>
              </w:rPr>
            </w:r>
            <w:r>
              <w:rPr>
                <w:noProof/>
                <w:webHidden/>
              </w:rPr>
              <w:fldChar w:fldCharType="separate"/>
            </w:r>
            <w:r>
              <w:rPr>
                <w:noProof/>
                <w:webHidden/>
              </w:rPr>
              <w:t>11</w:t>
            </w:r>
            <w:r>
              <w:rPr>
                <w:noProof/>
                <w:webHidden/>
              </w:rPr>
              <w:fldChar w:fldCharType="end"/>
            </w:r>
          </w:hyperlink>
        </w:p>
        <w:p w14:paraId="147AAC08" w14:textId="0D0C25EC" w:rsidR="00F566D5" w:rsidRDefault="00F566D5">
          <w:pPr>
            <w:pStyle w:val="TDC3"/>
            <w:rPr>
              <w:rFonts w:cstheme="minorBidi"/>
              <w:noProof/>
              <w:sz w:val="24"/>
              <w:szCs w:val="24"/>
            </w:rPr>
          </w:pPr>
          <w:hyperlink w:anchor="_Toc37271276" w:history="1">
            <w:r w:rsidRPr="00E33A85">
              <w:rPr>
                <w:rStyle w:val="Hipervnculo"/>
                <w:noProof/>
              </w:rPr>
              <w:t>3.2.2 Calibración del magnetómetro</w:t>
            </w:r>
            <w:r>
              <w:rPr>
                <w:noProof/>
                <w:webHidden/>
              </w:rPr>
              <w:tab/>
            </w:r>
            <w:r>
              <w:rPr>
                <w:noProof/>
                <w:webHidden/>
              </w:rPr>
              <w:fldChar w:fldCharType="begin"/>
            </w:r>
            <w:r>
              <w:rPr>
                <w:noProof/>
                <w:webHidden/>
              </w:rPr>
              <w:instrText xml:space="preserve"> PAGEREF _Toc37271276 \h </w:instrText>
            </w:r>
            <w:r>
              <w:rPr>
                <w:noProof/>
                <w:webHidden/>
              </w:rPr>
            </w:r>
            <w:r>
              <w:rPr>
                <w:noProof/>
                <w:webHidden/>
              </w:rPr>
              <w:fldChar w:fldCharType="separate"/>
            </w:r>
            <w:r>
              <w:rPr>
                <w:noProof/>
                <w:webHidden/>
              </w:rPr>
              <w:t>12</w:t>
            </w:r>
            <w:r>
              <w:rPr>
                <w:noProof/>
                <w:webHidden/>
              </w:rPr>
              <w:fldChar w:fldCharType="end"/>
            </w:r>
          </w:hyperlink>
        </w:p>
        <w:p w14:paraId="41267231" w14:textId="3C81F669" w:rsidR="00F566D5" w:rsidRDefault="00F566D5">
          <w:pPr>
            <w:pStyle w:val="TDC3"/>
            <w:rPr>
              <w:rFonts w:cstheme="minorBidi"/>
              <w:noProof/>
              <w:sz w:val="24"/>
              <w:szCs w:val="24"/>
            </w:rPr>
          </w:pPr>
          <w:hyperlink w:anchor="_Toc37271277" w:history="1">
            <w:r w:rsidRPr="00E33A85">
              <w:rPr>
                <w:rStyle w:val="Hipervnculo"/>
                <w:noProof/>
              </w:rPr>
              <w:t>3.2.3 Aplicación práctica</w:t>
            </w:r>
            <w:r>
              <w:rPr>
                <w:noProof/>
                <w:webHidden/>
              </w:rPr>
              <w:tab/>
            </w:r>
            <w:r>
              <w:rPr>
                <w:noProof/>
                <w:webHidden/>
              </w:rPr>
              <w:fldChar w:fldCharType="begin"/>
            </w:r>
            <w:r>
              <w:rPr>
                <w:noProof/>
                <w:webHidden/>
              </w:rPr>
              <w:instrText xml:space="preserve"> PAGEREF _Toc37271277 \h </w:instrText>
            </w:r>
            <w:r>
              <w:rPr>
                <w:noProof/>
                <w:webHidden/>
              </w:rPr>
            </w:r>
            <w:r>
              <w:rPr>
                <w:noProof/>
                <w:webHidden/>
              </w:rPr>
              <w:fldChar w:fldCharType="separate"/>
            </w:r>
            <w:r>
              <w:rPr>
                <w:noProof/>
                <w:webHidden/>
              </w:rPr>
              <w:t>14</w:t>
            </w:r>
            <w:r>
              <w:rPr>
                <w:noProof/>
                <w:webHidden/>
              </w:rPr>
              <w:fldChar w:fldCharType="end"/>
            </w:r>
          </w:hyperlink>
        </w:p>
        <w:p w14:paraId="7AF79FFB" w14:textId="360A28BA" w:rsidR="00F566D5" w:rsidRDefault="00F566D5">
          <w:pPr>
            <w:pStyle w:val="TDC2"/>
            <w:rPr>
              <w:rFonts w:cstheme="minorBidi"/>
              <w:b w:val="0"/>
              <w:bCs w:val="0"/>
              <w:noProof/>
              <w:sz w:val="24"/>
              <w:szCs w:val="24"/>
            </w:rPr>
          </w:pPr>
          <w:hyperlink w:anchor="_Toc37271278" w:history="1">
            <w:r w:rsidRPr="00E33A85">
              <w:rPr>
                <w:rStyle w:val="Hipervnculo"/>
                <w:noProof/>
              </w:rPr>
              <w:t>3.3 Sensor barométrico</w:t>
            </w:r>
            <w:r>
              <w:rPr>
                <w:noProof/>
                <w:webHidden/>
              </w:rPr>
              <w:tab/>
            </w:r>
            <w:r>
              <w:rPr>
                <w:noProof/>
                <w:webHidden/>
              </w:rPr>
              <w:fldChar w:fldCharType="begin"/>
            </w:r>
            <w:r>
              <w:rPr>
                <w:noProof/>
                <w:webHidden/>
              </w:rPr>
              <w:instrText xml:space="preserve"> PAGEREF _Toc37271278 \h </w:instrText>
            </w:r>
            <w:r>
              <w:rPr>
                <w:noProof/>
                <w:webHidden/>
              </w:rPr>
            </w:r>
            <w:r>
              <w:rPr>
                <w:noProof/>
                <w:webHidden/>
              </w:rPr>
              <w:fldChar w:fldCharType="separate"/>
            </w:r>
            <w:r>
              <w:rPr>
                <w:noProof/>
                <w:webHidden/>
              </w:rPr>
              <w:t>14</w:t>
            </w:r>
            <w:r>
              <w:rPr>
                <w:noProof/>
                <w:webHidden/>
              </w:rPr>
              <w:fldChar w:fldCharType="end"/>
            </w:r>
          </w:hyperlink>
        </w:p>
        <w:p w14:paraId="08C16CC1" w14:textId="60FE04DE" w:rsidR="00F566D5" w:rsidRDefault="00F566D5">
          <w:pPr>
            <w:pStyle w:val="TDC3"/>
            <w:rPr>
              <w:rFonts w:cstheme="minorBidi"/>
              <w:noProof/>
              <w:sz w:val="24"/>
              <w:szCs w:val="24"/>
            </w:rPr>
          </w:pPr>
          <w:hyperlink w:anchor="_Toc37271279" w:history="1">
            <w:r w:rsidRPr="00E33A85">
              <w:rPr>
                <w:rStyle w:val="Hipervnculo"/>
                <w:noProof/>
              </w:rPr>
              <w:t>3.3.1 Vista teórica</w:t>
            </w:r>
            <w:r>
              <w:rPr>
                <w:noProof/>
                <w:webHidden/>
              </w:rPr>
              <w:tab/>
            </w:r>
            <w:r>
              <w:rPr>
                <w:noProof/>
                <w:webHidden/>
              </w:rPr>
              <w:fldChar w:fldCharType="begin"/>
            </w:r>
            <w:r>
              <w:rPr>
                <w:noProof/>
                <w:webHidden/>
              </w:rPr>
              <w:instrText xml:space="preserve"> PAGEREF _Toc37271279 \h </w:instrText>
            </w:r>
            <w:r>
              <w:rPr>
                <w:noProof/>
                <w:webHidden/>
              </w:rPr>
            </w:r>
            <w:r>
              <w:rPr>
                <w:noProof/>
                <w:webHidden/>
              </w:rPr>
              <w:fldChar w:fldCharType="separate"/>
            </w:r>
            <w:r>
              <w:rPr>
                <w:noProof/>
                <w:webHidden/>
              </w:rPr>
              <w:t>14</w:t>
            </w:r>
            <w:r>
              <w:rPr>
                <w:noProof/>
                <w:webHidden/>
              </w:rPr>
              <w:fldChar w:fldCharType="end"/>
            </w:r>
          </w:hyperlink>
        </w:p>
        <w:p w14:paraId="7F75D24B" w14:textId="156A8CB8" w:rsidR="00F566D5" w:rsidRDefault="00F566D5">
          <w:pPr>
            <w:pStyle w:val="TDC3"/>
            <w:rPr>
              <w:rFonts w:cstheme="minorBidi"/>
              <w:noProof/>
              <w:sz w:val="24"/>
              <w:szCs w:val="24"/>
            </w:rPr>
          </w:pPr>
          <w:hyperlink w:anchor="_Toc37271280" w:history="1">
            <w:r w:rsidRPr="00E33A85">
              <w:rPr>
                <w:rStyle w:val="Hipervnculo"/>
                <w:noProof/>
              </w:rPr>
              <w:t>3.3.2 Aplicación práctica</w:t>
            </w:r>
            <w:r>
              <w:rPr>
                <w:noProof/>
                <w:webHidden/>
              </w:rPr>
              <w:tab/>
            </w:r>
            <w:r>
              <w:rPr>
                <w:noProof/>
                <w:webHidden/>
              </w:rPr>
              <w:fldChar w:fldCharType="begin"/>
            </w:r>
            <w:r>
              <w:rPr>
                <w:noProof/>
                <w:webHidden/>
              </w:rPr>
              <w:instrText xml:space="preserve"> PAGEREF _Toc37271280 \h </w:instrText>
            </w:r>
            <w:r>
              <w:rPr>
                <w:noProof/>
                <w:webHidden/>
              </w:rPr>
            </w:r>
            <w:r>
              <w:rPr>
                <w:noProof/>
                <w:webHidden/>
              </w:rPr>
              <w:fldChar w:fldCharType="separate"/>
            </w:r>
            <w:r>
              <w:rPr>
                <w:noProof/>
                <w:webHidden/>
              </w:rPr>
              <w:t>15</w:t>
            </w:r>
            <w:r>
              <w:rPr>
                <w:noProof/>
                <w:webHidden/>
              </w:rPr>
              <w:fldChar w:fldCharType="end"/>
            </w:r>
          </w:hyperlink>
        </w:p>
        <w:p w14:paraId="66119190" w14:textId="49235E5A" w:rsidR="00F566D5" w:rsidRDefault="00F566D5">
          <w:pPr>
            <w:pStyle w:val="TDC2"/>
            <w:rPr>
              <w:rFonts w:cstheme="minorBidi"/>
              <w:b w:val="0"/>
              <w:bCs w:val="0"/>
              <w:noProof/>
              <w:sz w:val="24"/>
              <w:szCs w:val="24"/>
            </w:rPr>
          </w:pPr>
          <w:hyperlink w:anchor="_Toc37271281" w:history="1">
            <w:r w:rsidRPr="00E33A85">
              <w:rPr>
                <w:rStyle w:val="Hipervnculo"/>
                <w:noProof/>
              </w:rPr>
              <w:t>3.4 RGB LED</w:t>
            </w:r>
            <w:r>
              <w:rPr>
                <w:noProof/>
                <w:webHidden/>
              </w:rPr>
              <w:tab/>
            </w:r>
            <w:r>
              <w:rPr>
                <w:noProof/>
                <w:webHidden/>
              </w:rPr>
              <w:fldChar w:fldCharType="begin"/>
            </w:r>
            <w:r>
              <w:rPr>
                <w:noProof/>
                <w:webHidden/>
              </w:rPr>
              <w:instrText xml:space="preserve"> PAGEREF _Toc37271281 \h </w:instrText>
            </w:r>
            <w:r>
              <w:rPr>
                <w:noProof/>
                <w:webHidden/>
              </w:rPr>
            </w:r>
            <w:r>
              <w:rPr>
                <w:noProof/>
                <w:webHidden/>
              </w:rPr>
              <w:fldChar w:fldCharType="separate"/>
            </w:r>
            <w:r>
              <w:rPr>
                <w:noProof/>
                <w:webHidden/>
              </w:rPr>
              <w:t>15</w:t>
            </w:r>
            <w:r>
              <w:rPr>
                <w:noProof/>
                <w:webHidden/>
              </w:rPr>
              <w:fldChar w:fldCharType="end"/>
            </w:r>
          </w:hyperlink>
        </w:p>
        <w:p w14:paraId="4B0A2724" w14:textId="56C29F5C" w:rsidR="00F566D5" w:rsidRDefault="00F566D5">
          <w:pPr>
            <w:pStyle w:val="TDC2"/>
            <w:rPr>
              <w:rFonts w:cstheme="minorBidi"/>
              <w:b w:val="0"/>
              <w:bCs w:val="0"/>
              <w:noProof/>
              <w:sz w:val="24"/>
              <w:szCs w:val="24"/>
            </w:rPr>
          </w:pPr>
          <w:hyperlink w:anchor="_Toc37271282" w:history="1">
            <w:r w:rsidRPr="00E33A85">
              <w:rPr>
                <w:rStyle w:val="Hipervnculo"/>
                <w:noProof/>
              </w:rPr>
              <w:t>3.5 Módulo GPS</w:t>
            </w:r>
            <w:r>
              <w:rPr>
                <w:noProof/>
                <w:webHidden/>
              </w:rPr>
              <w:tab/>
            </w:r>
            <w:r>
              <w:rPr>
                <w:noProof/>
                <w:webHidden/>
              </w:rPr>
              <w:fldChar w:fldCharType="begin"/>
            </w:r>
            <w:r>
              <w:rPr>
                <w:noProof/>
                <w:webHidden/>
              </w:rPr>
              <w:instrText xml:space="preserve"> PAGEREF _Toc37271282 \h </w:instrText>
            </w:r>
            <w:r>
              <w:rPr>
                <w:noProof/>
                <w:webHidden/>
              </w:rPr>
            </w:r>
            <w:r>
              <w:rPr>
                <w:noProof/>
                <w:webHidden/>
              </w:rPr>
              <w:fldChar w:fldCharType="separate"/>
            </w:r>
            <w:r>
              <w:rPr>
                <w:noProof/>
                <w:webHidden/>
              </w:rPr>
              <w:t>15</w:t>
            </w:r>
            <w:r>
              <w:rPr>
                <w:noProof/>
                <w:webHidden/>
              </w:rPr>
              <w:fldChar w:fldCharType="end"/>
            </w:r>
          </w:hyperlink>
        </w:p>
        <w:p w14:paraId="5F8C6425" w14:textId="3898ED44" w:rsidR="00F566D5" w:rsidRDefault="00F566D5">
          <w:pPr>
            <w:pStyle w:val="TDC3"/>
            <w:rPr>
              <w:rFonts w:cstheme="minorBidi"/>
              <w:noProof/>
              <w:sz w:val="24"/>
              <w:szCs w:val="24"/>
            </w:rPr>
          </w:pPr>
          <w:hyperlink w:anchor="_Toc37271283" w:history="1">
            <w:r w:rsidRPr="00E33A85">
              <w:rPr>
                <w:rStyle w:val="Hipervnculo"/>
                <w:noProof/>
              </w:rPr>
              <w:t>3.5.1 Vista teórica.</w:t>
            </w:r>
            <w:r>
              <w:rPr>
                <w:noProof/>
                <w:webHidden/>
              </w:rPr>
              <w:tab/>
            </w:r>
            <w:r>
              <w:rPr>
                <w:noProof/>
                <w:webHidden/>
              </w:rPr>
              <w:fldChar w:fldCharType="begin"/>
            </w:r>
            <w:r>
              <w:rPr>
                <w:noProof/>
                <w:webHidden/>
              </w:rPr>
              <w:instrText xml:space="preserve"> PAGEREF _Toc37271283 \h </w:instrText>
            </w:r>
            <w:r>
              <w:rPr>
                <w:noProof/>
                <w:webHidden/>
              </w:rPr>
            </w:r>
            <w:r>
              <w:rPr>
                <w:noProof/>
                <w:webHidden/>
              </w:rPr>
              <w:fldChar w:fldCharType="separate"/>
            </w:r>
            <w:r>
              <w:rPr>
                <w:noProof/>
                <w:webHidden/>
              </w:rPr>
              <w:t>15</w:t>
            </w:r>
            <w:r>
              <w:rPr>
                <w:noProof/>
                <w:webHidden/>
              </w:rPr>
              <w:fldChar w:fldCharType="end"/>
            </w:r>
          </w:hyperlink>
        </w:p>
        <w:p w14:paraId="27EAD801" w14:textId="6A1E1292" w:rsidR="00F566D5" w:rsidRDefault="00F566D5">
          <w:pPr>
            <w:pStyle w:val="TDC3"/>
            <w:rPr>
              <w:rFonts w:cstheme="minorBidi"/>
              <w:noProof/>
              <w:sz w:val="24"/>
              <w:szCs w:val="24"/>
            </w:rPr>
          </w:pPr>
          <w:hyperlink w:anchor="_Toc37271284" w:history="1">
            <w:r w:rsidRPr="00E33A85">
              <w:rPr>
                <w:rStyle w:val="Hipervnculo"/>
                <w:noProof/>
              </w:rPr>
              <w:t>3.5.2 Aplicación práctica.</w:t>
            </w:r>
            <w:r>
              <w:rPr>
                <w:noProof/>
                <w:webHidden/>
              </w:rPr>
              <w:tab/>
            </w:r>
            <w:r>
              <w:rPr>
                <w:noProof/>
                <w:webHidden/>
              </w:rPr>
              <w:fldChar w:fldCharType="begin"/>
            </w:r>
            <w:r>
              <w:rPr>
                <w:noProof/>
                <w:webHidden/>
              </w:rPr>
              <w:instrText xml:space="preserve"> PAGEREF _Toc37271284 \h </w:instrText>
            </w:r>
            <w:r>
              <w:rPr>
                <w:noProof/>
                <w:webHidden/>
              </w:rPr>
            </w:r>
            <w:r>
              <w:rPr>
                <w:noProof/>
                <w:webHidden/>
              </w:rPr>
              <w:fldChar w:fldCharType="separate"/>
            </w:r>
            <w:r>
              <w:rPr>
                <w:noProof/>
                <w:webHidden/>
              </w:rPr>
              <w:t>15</w:t>
            </w:r>
            <w:r>
              <w:rPr>
                <w:noProof/>
                <w:webHidden/>
              </w:rPr>
              <w:fldChar w:fldCharType="end"/>
            </w:r>
          </w:hyperlink>
        </w:p>
        <w:p w14:paraId="776D5BCD" w14:textId="04F9C0A0" w:rsidR="00F566D5" w:rsidRDefault="00F566D5">
          <w:pPr>
            <w:pStyle w:val="TDC2"/>
            <w:rPr>
              <w:rFonts w:cstheme="minorBidi"/>
              <w:b w:val="0"/>
              <w:bCs w:val="0"/>
              <w:noProof/>
              <w:sz w:val="24"/>
              <w:szCs w:val="24"/>
            </w:rPr>
          </w:pPr>
          <w:hyperlink w:anchor="_Toc37271285" w:history="1">
            <w:r w:rsidRPr="00E33A85">
              <w:rPr>
                <w:rStyle w:val="Hipervnculo"/>
                <w:noProof/>
              </w:rPr>
              <w:t>3.6 Controlador PWM</w:t>
            </w:r>
            <w:r>
              <w:rPr>
                <w:noProof/>
                <w:webHidden/>
              </w:rPr>
              <w:tab/>
            </w:r>
            <w:r>
              <w:rPr>
                <w:noProof/>
                <w:webHidden/>
              </w:rPr>
              <w:fldChar w:fldCharType="begin"/>
            </w:r>
            <w:r>
              <w:rPr>
                <w:noProof/>
                <w:webHidden/>
              </w:rPr>
              <w:instrText xml:space="preserve"> PAGEREF _Toc37271285 \h </w:instrText>
            </w:r>
            <w:r>
              <w:rPr>
                <w:noProof/>
                <w:webHidden/>
              </w:rPr>
            </w:r>
            <w:r>
              <w:rPr>
                <w:noProof/>
                <w:webHidden/>
              </w:rPr>
              <w:fldChar w:fldCharType="separate"/>
            </w:r>
            <w:r>
              <w:rPr>
                <w:noProof/>
                <w:webHidden/>
              </w:rPr>
              <w:t>15</w:t>
            </w:r>
            <w:r>
              <w:rPr>
                <w:noProof/>
                <w:webHidden/>
              </w:rPr>
              <w:fldChar w:fldCharType="end"/>
            </w:r>
          </w:hyperlink>
        </w:p>
        <w:p w14:paraId="3967C594" w14:textId="740F1526" w:rsidR="00F566D5" w:rsidRDefault="00F566D5">
          <w:pPr>
            <w:pStyle w:val="TDC3"/>
            <w:rPr>
              <w:rFonts w:cstheme="minorBidi"/>
              <w:noProof/>
              <w:sz w:val="24"/>
              <w:szCs w:val="24"/>
            </w:rPr>
          </w:pPr>
          <w:hyperlink w:anchor="_Toc37271286" w:history="1">
            <w:r w:rsidRPr="00E33A85">
              <w:rPr>
                <w:rStyle w:val="Hipervnculo"/>
                <w:noProof/>
              </w:rPr>
              <w:t>3.6.1 Vista teórica.</w:t>
            </w:r>
            <w:r>
              <w:rPr>
                <w:noProof/>
                <w:webHidden/>
              </w:rPr>
              <w:tab/>
            </w:r>
            <w:r>
              <w:rPr>
                <w:noProof/>
                <w:webHidden/>
              </w:rPr>
              <w:fldChar w:fldCharType="begin"/>
            </w:r>
            <w:r>
              <w:rPr>
                <w:noProof/>
                <w:webHidden/>
              </w:rPr>
              <w:instrText xml:space="preserve"> PAGEREF _Toc37271286 \h </w:instrText>
            </w:r>
            <w:r>
              <w:rPr>
                <w:noProof/>
                <w:webHidden/>
              </w:rPr>
            </w:r>
            <w:r>
              <w:rPr>
                <w:noProof/>
                <w:webHidden/>
              </w:rPr>
              <w:fldChar w:fldCharType="separate"/>
            </w:r>
            <w:r>
              <w:rPr>
                <w:noProof/>
                <w:webHidden/>
              </w:rPr>
              <w:t>15</w:t>
            </w:r>
            <w:r>
              <w:rPr>
                <w:noProof/>
                <w:webHidden/>
              </w:rPr>
              <w:fldChar w:fldCharType="end"/>
            </w:r>
          </w:hyperlink>
        </w:p>
        <w:p w14:paraId="5D138D37" w14:textId="15DAF75A" w:rsidR="00F566D5" w:rsidRDefault="00F566D5">
          <w:pPr>
            <w:pStyle w:val="TDC3"/>
            <w:rPr>
              <w:rFonts w:cstheme="minorBidi"/>
              <w:noProof/>
              <w:sz w:val="24"/>
              <w:szCs w:val="24"/>
            </w:rPr>
          </w:pPr>
          <w:hyperlink w:anchor="_Toc37271287" w:history="1">
            <w:r w:rsidRPr="00E33A85">
              <w:rPr>
                <w:rStyle w:val="Hipervnculo"/>
                <w:noProof/>
              </w:rPr>
              <w:t>3.6.2 Aplicación práctica 1. Calibración de los variadores</w:t>
            </w:r>
            <w:r>
              <w:rPr>
                <w:noProof/>
                <w:webHidden/>
              </w:rPr>
              <w:tab/>
            </w:r>
            <w:r>
              <w:rPr>
                <w:noProof/>
                <w:webHidden/>
              </w:rPr>
              <w:fldChar w:fldCharType="begin"/>
            </w:r>
            <w:r>
              <w:rPr>
                <w:noProof/>
                <w:webHidden/>
              </w:rPr>
              <w:instrText xml:space="preserve"> PAGEREF _Toc37271287 \h </w:instrText>
            </w:r>
            <w:r>
              <w:rPr>
                <w:noProof/>
                <w:webHidden/>
              </w:rPr>
            </w:r>
            <w:r>
              <w:rPr>
                <w:noProof/>
                <w:webHidden/>
              </w:rPr>
              <w:fldChar w:fldCharType="separate"/>
            </w:r>
            <w:r>
              <w:rPr>
                <w:noProof/>
                <w:webHidden/>
              </w:rPr>
              <w:t>17</w:t>
            </w:r>
            <w:r>
              <w:rPr>
                <w:noProof/>
                <w:webHidden/>
              </w:rPr>
              <w:fldChar w:fldCharType="end"/>
            </w:r>
          </w:hyperlink>
        </w:p>
        <w:p w14:paraId="521D57A3" w14:textId="639447E6" w:rsidR="00F566D5" w:rsidRDefault="00F566D5">
          <w:pPr>
            <w:pStyle w:val="TDC1"/>
            <w:rPr>
              <w:rFonts w:cstheme="minorBidi"/>
              <w:b w:val="0"/>
              <w:bCs w:val="0"/>
              <w:i w:val="0"/>
              <w:iCs w:val="0"/>
              <w:noProof/>
            </w:rPr>
          </w:pPr>
          <w:hyperlink w:anchor="_Toc37271288" w:history="1">
            <w:r w:rsidRPr="00E33A85">
              <w:rPr>
                <w:rStyle w:val="Hipervnculo"/>
                <w:noProof/>
              </w:rPr>
              <w:t>4. Diseño de una aplicación de control.</w:t>
            </w:r>
            <w:r>
              <w:rPr>
                <w:noProof/>
                <w:webHidden/>
              </w:rPr>
              <w:tab/>
            </w:r>
            <w:r>
              <w:rPr>
                <w:noProof/>
                <w:webHidden/>
              </w:rPr>
              <w:fldChar w:fldCharType="begin"/>
            </w:r>
            <w:r>
              <w:rPr>
                <w:noProof/>
                <w:webHidden/>
              </w:rPr>
              <w:instrText xml:space="preserve"> PAGEREF _Toc37271288 \h </w:instrText>
            </w:r>
            <w:r>
              <w:rPr>
                <w:noProof/>
                <w:webHidden/>
              </w:rPr>
            </w:r>
            <w:r>
              <w:rPr>
                <w:noProof/>
                <w:webHidden/>
              </w:rPr>
              <w:fldChar w:fldCharType="separate"/>
            </w:r>
            <w:r>
              <w:rPr>
                <w:noProof/>
                <w:webHidden/>
              </w:rPr>
              <w:t>17</w:t>
            </w:r>
            <w:r>
              <w:rPr>
                <w:noProof/>
                <w:webHidden/>
              </w:rPr>
              <w:fldChar w:fldCharType="end"/>
            </w:r>
          </w:hyperlink>
        </w:p>
        <w:p w14:paraId="4AB7EE31" w14:textId="6D407F1C" w:rsidR="00F566D5" w:rsidRDefault="00F566D5">
          <w:pPr>
            <w:pStyle w:val="TDC2"/>
            <w:rPr>
              <w:rFonts w:cstheme="minorBidi"/>
              <w:b w:val="0"/>
              <w:bCs w:val="0"/>
              <w:noProof/>
              <w:sz w:val="24"/>
              <w:szCs w:val="24"/>
            </w:rPr>
          </w:pPr>
          <w:hyperlink w:anchor="_Toc37271289" w:history="1">
            <w:r w:rsidRPr="00E33A85">
              <w:rPr>
                <w:rStyle w:val="Hipervnculo"/>
                <w:noProof/>
              </w:rPr>
              <w:t>4.1 Introducción.</w:t>
            </w:r>
            <w:r>
              <w:rPr>
                <w:noProof/>
                <w:webHidden/>
              </w:rPr>
              <w:tab/>
            </w:r>
            <w:r>
              <w:rPr>
                <w:noProof/>
                <w:webHidden/>
              </w:rPr>
              <w:fldChar w:fldCharType="begin"/>
            </w:r>
            <w:r>
              <w:rPr>
                <w:noProof/>
                <w:webHidden/>
              </w:rPr>
              <w:instrText xml:space="preserve"> PAGEREF _Toc37271289 \h </w:instrText>
            </w:r>
            <w:r>
              <w:rPr>
                <w:noProof/>
                <w:webHidden/>
              </w:rPr>
            </w:r>
            <w:r>
              <w:rPr>
                <w:noProof/>
                <w:webHidden/>
              </w:rPr>
              <w:fldChar w:fldCharType="separate"/>
            </w:r>
            <w:r>
              <w:rPr>
                <w:noProof/>
                <w:webHidden/>
              </w:rPr>
              <w:t>17</w:t>
            </w:r>
            <w:r>
              <w:rPr>
                <w:noProof/>
                <w:webHidden/>
              </w:rPr>
              <w:fldChar w:fldCharType="end"/>
            </w:r>
          </w:hyperlink>
        </w:p>
        <w:p w14:paraId="0D39AFCF" w14:textId="55D547AC" w:rsidR="00F566D5" w:rsidRDefault="00F566D5">
          <w:pPr>
            <w:pStyle w:val="TDC2"/>
            <w:rPr>
              <w:rFonts w:cstheme="minorBidi"/>
              <w:b w:val="0"/>
              <w:bCs w:val="0"/>
              <w:noProof/>
              <w:sz w:val="24"/>
              <w:szCs w:val="24"/>
            </w:rPr>
          </w:pPr>
          <w:hyperlink w:anchor="_Toc37271290" w:history="1">
            <w:r w:rsidRPr="00E33A85">
              <w:rPr>
                <w:rStyle w:val="Hipervnculo"/>
                <w:noProof/>
              </w:rPr>
              <w:t>4.2 Protocolo de comunicación.</w:t>
            </w:r>
            <w:r>
              <w:rPr>
                <w:noProof/>
                <w:webHidden/>
              </w:rPr>
              <w:tab/>
            </w:r>
            <w:r>
              <w:rPr>
                <w:noProof/>
                <w:webHidden/>
              </w:rPr>
              <w:fldChar w:fldCharType="begin"/>
            </w:r>
            <w:r>
              <w:rPr>
                <w:noProof/>
                <w:webHidden/>
              </w:rPr>
              <w:instrText xml:space="preserve"> PAGEREF _Toc37271290 \h </w:instrText>
            </w:r>
            <w:r>
              <w:rPr>
                <w:noProof/>
                <w:webHidden/>
              </w:rPr>
            </w:r>
            <w:r>
              <w:rPr>
                <w:noProof/>
                <w:webHidden/>
              </w:rPr>
              <w:fldChar w:fldCharType="separate"/>
            </w:r>
            <w:r>
              <w:rPr>
                <w:noProof/>
                <w:webHidden/>
              </w:rPr>
              <w:t>17</w:t>
            </w:r>
            <w:r>
              <w:rPr>
                <w:noProof/>
                <w:webHidden/>
              </w:rPr>
              <w:fldChar w:fldCharType="end"/>
            </w:r>
          </w:hyperlink>
        </w:p>
        <w:p w14:paraId="791A6226" w14:textId="0F1E0A9D" w:rsidR="00F566D5" w:rsidRDefault="00F566D5">
          <w:pPr>
            <w:pStyle w:val="TDC3"/>
            <w:rPr>
              <w:rFonts w:cstheme="minorBidi"/>
              <w:noProof/>
              <w:sz w:val="24"/>
              <w:szCs w:val="24"/>
            </w:rPr>
          </w:pPr>
          <w:hyperlink w:anchor="_Toc37271291" w:history="1">
            <w:r w:rsidRPr="00E33A85">
              <w:rPr>
                <w:rStyle w:val="Hipervnculo"/>
                <w:noProof/>
              </w:rPr>
              <w:t>4.2.1 Modelo cliente servidor.</w:t>
            </w:r>
            <w:r>
              <w:rPr>
                <w:noProof/>
                <w:webHidden/>
              </w:rPr>
              <w:tab/>
            </w:r>
            <w:r>
              <w:rPr>
                <w:noProof/>
                <w:webHidden/>
              </w:rPr>
              <w:fldChar w:fldCharType="begin"/>
            </w:r>
            <w:r>
              <w:rPr>
                <w:noProof/>
                <w:webHidden/>
              </w:rPr>
              <w:instrText xml:space="preserve"> PAGEREF _Toc37271291 \h </w:instrText>
            </w:r>
            <w:r>
              <w:rPr>
                <w:noProof/>
                <w:webHidden/>
              </w:rPr>
            </w:r>
            <w:r>
              <w:rPr>
                <w:noProof/>
                <w:webHidden/>
              </w:rPr>
              <w:fldChar w:fldCharType="separate"/>
            </w:r>
            <w:r>
              <w:rPr>
                <w:noProof/>
                <w:webHidden/>
              </w:rPr>
              <w:t>17</w:t>
            </w:r>
            <w:r>
              <w:rPr>
                <w:noProof/>
                <w:webHidden/>
              </w:rPr>
              <w:fldChar w:fldCharType="end"/>
            </w:r>
          </w:hyperlink>
        </w:p>
        <w:p w14:paraId="043456BA" w14:textId="43E18D03" w:rsidR="00F566D5" w:rsidRDefault="00F566D5">
          <w:pPr>
            <w:pStyle w:val="TDC3"/>
            <w:rPr>
              <w:rFonts w:cstheme="minorBidi"/>
              <w:noProof/>
              <w:sz w:val="24"/>
              <w:szCs w:val="24"/>
            </w:rPr>
          </w:pPr>
          <w:hyperlink w:anchor="_Toc37271292" w:history="1">
            <w:r w:rsidRPr="00E33A85">
              <w:rPr>
                <w:rStyle w:val="Hipervnculo"/>
                <w:noProof/>
              </w:rPr>
              <w:t>4.2.2 Protocolo TCP.</w:t>
            </w:r>
            <w:r>
              <w:rPr>
                <w:noProof/>
                <w:webHidden/>
              </w:rPr>
              <w:tab/>
            </w:r>
            <w:r>
              <w:rPr>
                <w:noProof/>
                <w:webHidden/>
              </w:rPr>
              <w:fldChar w:fldCharType="begin"/>
            </w:r>
            <w:r>
              <w:rPr>
                <w:noProof/>
                <w:webHidden/>
              </w:rPr>
              <w:instrText xml:space="preserve"> PAGEREF _Toc37271292 \h </w:instrText>
            </w:r>
            <w:r>
              <w:rPr>
                <w:noProof/>
                <w:webHidden/>
              </w:rPr>
            </w:r>
            <w:r>
              <w:rPr>
                <w:noProof/>
                <w:webHidden/>
              </w:rPr>
              <w:fldChar w:fldCharType="separate"/>
            </w:r>
            <w:r>
              <w:rPr>
                <w:noProof/>
                <w:webHidden/>
              </w:rPr>
              <w:t>18</w:t>
            </w:r>
            <w:r>
              <w:rPr>
                <w:noProof/>
                <w:webHidden/>
              </w:rPr>
              <w:fldChar w:fldCharType="end"/>
            </w:r>
          </w:hyperlink>
        </w:p>
        <w:p w14:paraId="66EFC80D" w14:textId="113B8CED" w:rsidR="00F566D5" w:rsidRDefault="00F566D5">
          <w:pPr>
            <w:pStyle w:val="TDC3"/>
            <w:rPr>
              <w:rFonts w:cstheme="minorBidi"/>
              <w:noProof/>
              <w:sz w:val="24"/>
              <w:szCs w:val="24"/>
            </w:rPr>
          </w:pPr>
          <w:hyperlink w:anchor="_Toc37271293" w:history="1">
            <w:r w:rsidRPr="00E33A85">
              <w:rPr>
                <w:rStyle w:val="Hipervnculo"/>
                <w:noProof/>
              </w:rPr>
              <w:t>4.2.3 Funcionamiento interno.</w:t>
            </w:r>
            <w:r>
              <w:rPr>
                <w:noProof/>
                <w:webHidden/>
              </w:rPr>
              <w:tab/>
            </w:r>
            <w:r>
              <w:rPr>
                <w:noProof/>
                <w:webHidden/>
              </w:rPr>
              <w:fldChar w:fldCharType="begin"/>
            </w:r>
            <w:r>
              <w:rPr>
                <w:noProof/>
                <w:webHidden/>
              </w:rPr>
              <w:instrText xml:space="preserve"> PAGEREF _Toc37271293 \h </w:instrText>
            </w:r>
            <w:r>
              <w:rPr>
                <w:noProof/>
                <w:webHidden/>
              </w:rPr>
            </w:r>
            <w:r>
              <w:rPr>
                <w:noProof/>
                <w:webHidden/>
              </w:rPr>
              <w:fldChar w:fldCharType="separate"/>
            </w:r>
            <w:r>
              <w:rPr>
                <w:noProof/>
                <w:webHidden/>
              </w:rPr>
              <w:t>18</w:t>
            </w:r>
            <w:r>
              <w:rPr>
                <w:noProof/>
                <w:webHidden/>
              </w:rPr>
              <w:fldChar w:fldCharType="end"/>
            </w:r>
          </w:hyperlink>
        </w:p>
        <w:p w14:paraId="17DA9A8E" w14:textId="41189490" w:rsidR="00F566D5" w:rsidRDefault="00F566D5">
          <w:pPr>
            <w:pStyle w:val="TDC2"/>
            <w:rPr>
              <w:rFonts w:cstheme="minorBidi"/>
              <w:b w:val="0"/>
              <w:bCs w:val="0"/>
              <w:noProof/>
              <w:sz w:val="24"/>
              <w:szCs w:val="24"/>
            </w:rPr>
          </w:pPr>
          <w:hyperlink w:anchor="_Toc37271294" w:history="1">
            <w:r w:rsidRPr="00E33A85">
              <w:rPr>
                <w:rStyle w:val="Hipervnculo"/>
                <w:noProof/>
              </w:rPr>
              <w:t>4.3 Estructura del servidor.</w:t>
            </w:r>
            <w:r>
              <w:rPr>
                <w:noProof/>
                <w:webHidden/>
              </w:rPr>
              <w:tab/>
            </w:r>
            <w:r>
              <w:rPr>
                <w:noProof/>
                <w:webHidden/>
              </w:rPr>
              <w:fldChar w:fldCharType="begin"/>
            </w:r>
            <w:r>
              <w:rPr>
                <w:noProof/>
                <w:webHidden/>
              </w:rPr>
              <w:instrText xml:space="preserve"> PAGEREF _Toc37271294 \h </w:instrText>
            </w:r>
            <w:r>
              <w:rPr>
                <w:noProof/>
                <w:webHidden/>
              </w:rPr>
            </w:r>
            <w:r>
              <w:rPr>
                <w:noProof/>
                <w:webHidden/>
              </w:rPr>
              <w:fldChar w:fldCharType="separate"/>
            </w:r>
            <w:r>
              <w:rPr>
                <w:noProof/>
                <w:webHidden/>
              </w:rPr>
              <w:t>19</w:t>
            </w:r>
            <w:r>
              <w:rPr>
                <w:noProof/>
                <w:webHidden/>
              </w:rPr>
              <w:fldChar w:fldCharType="end"/>
            </w:r>
          </w:hyperlink>
        </w:p>
        <w:p w14:paraId="3867E86B" w14:textId="45C9B875" w:rsidR="00F566D5" w:rsidRDefault="00F566D5">
          <w:pPr>
            <w:pStyle w:val="TDC3"/>
            <w:rPr>
              <w:rFonts w:cstheme="minorBidi"/>
              <w:noProof/>
              <w:sz w:val="24"/>
              <w:szCs w:val="24"/>
            </w:rPr>
          </w:pPr>
          <w:hyperlink w:anchor="_Toc37271295" w:history="1">
            <w:r w:rsidRPr="00E33A85">
              <w:rPr>
                <w:rStyle w:val="Hipervnculo"/>
                <w:noProof/>
              </w:rPr>
              <w:t>4.3.1 Estructura interna</w:t>
            </w:r>
            <w:r>
              <w:rPr>
                <w:noProof/>
                <w:webHidden/>
              </w:rPr>
              <w:tab/>
            </w:r>
            <w:r>
              <w:rPr>
                <w:noProof/>
                <w:webHidden/>
              </w:rPr>
              <w:fldChar w:fldCharType="begin"/>
            </w:r>
            <w:r>
              <w:rPr>
                <w:noProof/>
                <w:webHidden/>
              </w:rPr>
              <w:instrText xml:space="preserve"> PAGEREF _Toc37271295 \h </w:instrText>
            </w:r>
            <w:r>
              <w:rPr>
                <w:noProof/>
                <w:webHidden/>
              </w:rPr>
            </w:r>
            <w:r>
              <w:rPr>
                <w:noProof/>
                <w:webHidden/>
              </w:rPr>
              <w:fldChar w:fldCharType="separate"/>
            </w:r>
            <w:r>
              <w:rPr>
                <w:noProof/>
                <w:webHidden/>
              </w:rPr>
              <w:t>19</w:t>
            </w:r>
            <w:r>
              <w:rPr>
                <w:noProof/>
                <w:webHidden/>
              </w:rPr>
              <w:fldChar w:fldCharType="end"/>
            </w:r>
          </w:hyperlink>
        </w:p>
        <w:p w14:paraId="054C1882" w14:textId="71C3B64B" w:rsidR="00F566D5" w:rsidRDefault="00F566D5">
          <w:pPr>
            <w:pStyle w:val="TDC2"/>
            <w:rPr>
              <w:rFonts w:cstheme="minorBidi"/>
              <w:b w:val="0"/>
              <w:bCs w:val="0"/>
              <w:noProof/>
              <w:sz w:val="24"/>
              <w:szCs w:val="24"/>
            </w:rPr>
          </w:pPr>
          <w:hyperlink w:anchor="_Toc37271296" w:history="1">
            <w:r w:rsidRPr="00E33A85">
              <w:rPr>
                <w:rStyle w:val="Hipervnculo"/>
                <w:noProof/>
              </w:rPr>
              <w:t>4.4 Estructura de la aplicación del cliente.</w:t>
            </w:r>
            <w:r>
              <w:rPr>
                <w:noProof/>
                <w:webHidden/>
              </w:rPr>
              <w:tab/>
            </w:r>
            <w:r>
              <w:rPr>
                <w:noProof/>
                <w:webHidden/>
              </w:rPr>
              <w:fldChar w:fldCharType="begin"/>
            </w:r>
            <w:r>
              <w:rPr>
                <w:noProof/>
                <w:webHidden/>
              </w:rPr>
              <w:instrText xml:space="preserve"> PAGEREF _Toc37271296 \h </w:instrText>
            </w:r>
            <w:r>
              <w:rPr>
                <w:noProof/>
                <w:webHidden/>
              </w:rPr>
            </w:r>
            <w:r>
              <w:rPr>
                <w:noProof/>
                <w:webHidden/>
              </w:rPr>
              <w:fldChar w:fldCharType="separate"/>
            </w:r>
            <w:r>
              <w:rPr>
                <w:noProof/>
                <w:webHidden/>
              </w:rPr>
              <w:t>20</w:t>
            </w:r>
            <w:r>
              <w:rPr>
                <w:noProof/>
                <w:webHidden/>
              </w:rPr>
              <w:fldChar w:fldCharType="end"/>
            </w:r>
          </w:hyperlink>
        </w:p>
        <w:p w14:paraId="5354D937" w14:textId="3B48F96F" w:rsidR="00F566D5" w:rsidRDefault="00F566D5">
          <w:pPr>
            <w:pStyle w:val="TDC3"/>
            <w:rPr>
              <w:rFonts w:cstheme="minorBidi"/>
              <w:noProof/>
              <w:sz w:val="24"/>
              <w:szCs w:val="24"/>
            </w:rPr>
          </w:pPr>
          <w:hyperlink w:anchor="_Toc37271297" w:history="1">
            <w:r w:rsidRPr="00E33A85">
              <w:rPr>
                <w:rStyle w:val="Hipervnculo"/>
                <w:noProof/>
              </w:rPr>
              <w:t>4.4.1 Logo de la aplicación.</w:t>
            </w:r>
            <w:r>
              <w:rPr>
                <w:noProof/>
                <w:webHidden/>
              </w:rPr>
              <w:tab/>
            </w:r>
            <w:r>
              <w:rPr>
                <w:noProof/>
                <w:webHidden/>
              </w:rPr>
              <w:fldChar w:fldCharType="begin"/>
            </w:r>
            <w:r>
              <w:rPr>
                <w:noProof/>
                <w:webHidden/>
              </w:rPr>
              <w:instrText xml:space="preserve"> PAGEREF _Toc37271297 \h </w:instrText>
            </w:r>
            <w:r>
              <w:rPr>
                <w:noProof/>
                <w:webHidden/>
              </w:rPr>
            </w:r>
            <w:r>
              <w:rPr>
                <w:noProof/>
                <w:webHidden/>
              </w:rPr>
              <w:fldChar w:fldCharType="separate"/>
            </w:r>
            <w:r>
              <w:rPr>
                <w:noProof/>
                <w:webHidden/>
              </w:rPr>
              <w:t>20</w:t>
            </w:r>
            <w:r>
              <w:rPr>
                <w:noProof/>
                <w:webHidden/>
              </w:rPr>
              <w:fldChar w:fldCharType="end"/>
            </w:r>
          </w:hyperlink>
        </w:p>
        <w:p w14:paraId="791DF057" w14:textId="2A9779A7" w:rsidR="00F566D5" w:rsidRDefault="00F566D5">
          <w:pPr>
            <w:pStyle w:val="TDC3"/>
            <w:rPr>
              <w:rFonts w:cstheme="minorBidi"/>
              <w:noProof/>
              <w:sz w:val="24"/>
              <w:szCs w:val="24"/>
            </w:rPr>
          </w:pPr>
          <w:hyperlink w:anchor="_Toc37271298" w:history="1">
            <w:r w:rsidRPr="00E33A85">
              <w:rPr>
                <w:rStyle w:val="Hipervnculo"/>
                <w:noProof/>
              </w:rPr>
              <w:t>4.4.2 Ventanas de la aplicación.</w:t>
            </w:r>
            <w:r>
              <w:rPr>
                <w:noProof/>
                <w:webHidden/>
              </w:rPr>
              <w:tab/>
            </w:r>
            <w:r>
              <w:rPr>
                <w:noProof/>
                <w:webHidden/>
              </w:rPr>
              <w:fldChar w:fldCharType="begin"/>
            </w:r>
            <w:r>
              <w:rPr>
                <w:noProof/>
                <w:webHidden/>
              </w:rPr>
              <w:instrText xml:space="preserve"> PAGEREF _Toc37271298 \h </w:instrText>
            </w:r>
            <w:r>
              <w:rPr>
                <w:noProof/>
                <w:webHidden/>
              </w:rPr>
            </w:r>
            <w:r>
              <w:rPr>
                <w:noProof/>
                <w:webHidden/>
              </w:rPr>
              <w:fldChar w:fldCharType="separate"/>
            </w:r>
            <w:r>
              <w:rPr>
                <w:noProof/>
                <w:webHidden/>
              </w:rPr>
              <w:t>20</w:t>
            </w:r>
            <w:r>
              <w:rPr>
                <w:noProof/>
                <w:webHidden/>
              </w:rPr>
              <w:fldChar w:fldCharType="end"/>
            </w:r>
          </w:hyperlink>
        </w:p>
        <w:p w14:paraId="0C9A1FE3" w14:textId="746CBB38" w:rsidR="00F566D5" w:rsidRDefault="00F566D5">
          <w:pPr>
            <w:pStyle w:val="TDC3"/>
            <w:rPr>
              <w:rFonts w:cstheme="minorBidi"/>
              <w:noProof/>
              <w:sz w:val="24"/>
              <w:szCs w:val="24"/>
            </w:rPr>
          </w:pPr>
          <w:hyperlink w:anchor="_Toc37271299" w:history="1">
            <w:r w:rsidRPr="00E33A85">
              <w:rPr>
                <w:rStyle w:val="Hipervnculo"/>
                <w:noProof/>
              </w:rPr>
              <w:t>4.4.3 Estructura interna.</w:t>
            </w:r>
            <w:r>
              <w:rPr>
                <w:noProof/>
                <w:webHidden/>
              </w:rPr>
              <w:tab/>
            </w:r>
            <w:r>
              <w:rPr>
                <w:noProof/>
                <w:webHidden/>
              </w:rPr>
              <w:fldChar w:fldCharType="begin"/>
            </w:r>
            <w:r>
              <w:rPr>
                <w:noProof/>
                <w:webHidden/>
              </w:rPr>
              <w:instrText xml:space="preserve"> PAGEREF _Toc37271299 \h </w:instrText>
            </w:r>
            <w:r>
              <w:rPr>
                <w:noProof/>
                <w:webHidden/>
              </w:rPr>
            </w:r>
            <w:r>
              <w:rPr>
                <w:noProof/>
                <w:webHidden/>
              </w:rPr>
              <w:fldChar w:fldCharType="separate"/>
            </w:r>
            <w:r>
              <w:rPr>
                <w:noProof/>
                <w:webHidden/>
              </w:rPr>
              <w:t>22</w:t>
            </w:r>
            <w:r>
              <w:rPr>
                <w:noProof/>
                <w:webHidden/>
              </w:rPr>
              <w:fldChar w:fldCharType="end"/>
            </w:r>
          </w:hyperlink>
        </w:p>
        <w:p w14:paraId="0FC5F8B2" w14:textId="0505EAA3" w:rsidR="00F566D5" w:rsidRDefault="00F566D5">
          <w:pPr>
            <w:pStyle w:val="TDC1"/>
            <w:tabs>
              <w:tab w:val="left" w:pos="480"/>
            </w:tabs>
            <w:rPr>
              <w:rFonts w:cstheme="minorBidi"/>
              <w:b w:val="0"/>
              <w:bCs w:val="0"/>
              <w:i w:val="0"/>
              <w:iCs w:val="0"/>
              <w:noProof/>
            </w:rPr>
          </w:pPr>
          <w:hyperlink w:anchor="_Toc37271300" w:history="1">
            <w:r w:rsidRPr="00E33A85">
              <w:rPr>
                <w:rStyle w:val="Hipervnculo"/>
                <w:noProof/>
              </w:rPr>
              <w:t>5.</w:t>
            </w:r>
            <w:r>
              <w:rPr>
                <w:rFonts w:cstheme="minorBidi"/>
                <w:b w:val="0"/>
                <w:bCs w:val="0"/>
                <w:i w:val="0"/>
                <w:iCs w:val="0"/>
                <w:noProof/>
              </w:rPr>
              <w:tab/>
            </w:r>
            <w:r w:rsidRPr="00E33A85">
              <w:rPr>
                <w:rStyle w:val="Hipervnculo"/>
                <w:noProof/>
              </w:rPr>
              <w:t>Diseño del reconocedor basado en IA.</w:t>
            </w:r>
            <w:r>
              <w:rPr>
                <w:noProof/>
                <w:webHidden/>
              </w:rPr>
              <w:tab/>
            </w:r>
            <w:r>
              <w:rPr>
                <w:noProof/>
                <w:webHidden/>
              </w:rPr>
              <w:fldChar w:fldCharType="begin"/>
            </w:r>
            <w:r>
              <w:rPr>
                <w:noProof/>
                <w:webHidden/>
              </w:rPr>
              <w:instrText xml:space="preserve"> PAGEREF _Toc37271300 \h </w:instrText>
            </w:r>
            <w:r>
              <w:rPr>
                <w:noProof/>
                <w:webHidden/>
              </w:rPr>
            </w:r>
            <w:r>
              <w:rPr>
                <w:noProof/>
                <w:webHidden/>
              </w:rPr>
              <w:fldChar w:fldCharType="separate"/>
            </w:r>
            <w:r>
              <w:rPr>
                <w:noProof/>
                <w:webHidden/>
              </w:rPr>
              <w:t>27</w:t>
            </w:r>
            <w:r>
              <w:rPr>
                <w:noProof/>
                <w:webHidden/>
              </w:rPr>
              <w:fldChar w:fldCharType="end"/>
            </w:r>
          </w:hyperlink>
        </w:p>
        <w:p w14:paraId="38E2851A" w14:textId="3ECD8BAB" w:rsidR="00F566D5" w:rsidRDefault="00F566D5">
          <w:pPr>
            <w:pStyle w:val="TDC2"/>
            <w:rPr>
              <w:rFonts w:cstheme="minorBidi"/>
              <w:b w:val="0"/>
              <w:bCs w:val="0"/>
              <w:noProof/>
              <w:sz w:val="24"/>
              <w:szCs w:val="24"/>
            </w:rPr>
          </w:pPr>
          <w:hyperlink w:anchor="_Toc37271301" w:history="1">
            <w:r w:rsidRPr="00E33A85">
              <w:rPr>
                <w:rStyle w:val="Hipervnculo"/>
                <w:noProof/>
              </w:rPr>
              <w:t>5.1 Introducción</w:t>
            </w:r>
            <w:r>
              <w:rPr>
                <w:noProof/>
                <w:webHidden/>
              </w:rPr>
              <w:tab/>
            </w:r>
            <w:r>
              <w:rPr>
                <w:noProof/>
                <w:webHidden/>
              </w:rPr>
              <w:fldChar w:fldCharType="begin"/>
            </w:r>
            <w:r>
              <w:rPr>
                <w:noProof/>
                <w:webHidden/>
              </w:rPr>
              <w:instrText xml:space="preserve"> PAGEREF _Toc37271301 \h </w:instrText>
            </w:r>
            <w:r>
              <w:rPr>
                <w:noProof/>
                <w:webHidden/>
              </w:rPr>
            </w:r>
            <w:r>
              <w:rPr>
                <w:noProof/>
                <w:webHidden/>
              </w:rPr>
              <w:fldChar w:fldCharType="separate"/>
            </w:r>
            <w:r>
              <w:rPr>
                <w:noProof/>
                <w:webHidden/>
              </w:rPr>
              <w:t>27</w:t>
            </w:r>
            <w:r>
              <w:rPr>
                <w:noProof/>
                <w:webHidden/>
              </w:rPr>
              <w:fldChar w:fldCharType="end"/>
            </w:r>
          </w:hyperlink>
        </w:p>
        <w:p w14:paraId="65191860" w14:textId="728508A1" w:rsidR="00F566D5" w:rsidRDefault="00F566D5">
          <w:pPr>
            <w:pStyle w:val="TDC2"/>
            <w:rPr>
              <w:rFonts w:cstheme="minorBidi"/>
              <w:b w:val="0"/>
              <w:bCs w:val="0"/>
              <w:noProof/>
              <w:sz w:val="24"/>
              <w:szCs w:val="24"/>
            </w:rPr>
          </w:pPr>
          <w:hyperlink w:anchor="_Toc37271302" w:history="1">
            <w:r w:rsidRPr="00E33A85">
              <w:rPr>
                <w:rStyle w:val="Hipervnculo"/>
                <w:noProof/>
              </w:rPr>
              <w:t>5.2 Vista teórica</w:t>
            </w:r>
            <w:r>
              <w:rPr>
                <w:noProof/>
                <w:webHidden/>
              </w:rPr>
              <w:tab/>
            </w:r>
            <w:r>
              <w:rPr>
                <w:noProof/>
                <w:webHidden/>
              </w:rPr>
              <w:fldChar w:fldCharType="begin"/>
            </w:r>
            <w:r>
              <w:rPr>
                <w:noProof/>
                <w:webHidden/>
              </w:rPr>
              <w:instrText xml:space="preserve"> PAGEREF _Toc37271302 \h </w:instrText>
            </w:r>
            <w:r>
              <w:rPr>
                <w:noProof/>
                <w:webHidden/>
              </w:rPr>
            </w:r>
            <w:r>
              <w:rPr>
                <w:noProof/>
                <w:webHidden/>
              </w:rPr>
              <w:fldChar w:fldCharType="separate"/>
            </w:r>
            <w:r>
              <w:rPr>
                <w:noProof/>
                <w:webHidden/>
              </w:rPr>
              <w:t>27</w:t>
            </w:r>
            <w:r>
              <w:rPr>
                <w:noProof/>
                <w:webHidden/>
              </w:rPr>
              <w:fldChar w:fldCharType="end"/>
            </w:r>
          </w:hyperlink>
        </w:p>
        <w:p w14:paraId="0EC9043A" w14:textId="3AD3BE3E" w:rsidR="00F566D5" w:rsidRDefault="00F566D5">
          <w:pPr>
            <w:pStyle w:val="TDC3"/>
            <w:rPr>
              <w:rFonts w:cstheme="minorBidi"/>
              <w:noProof/>
              <w:sz w:val="24"/>
              <w:szCs w:val="24"/>
            </w:rPr>
          </w:pPr>
          <w:hyperlink w:anchor="_Toc37271303" w:history="1">
            <w:r w:rsidRPr="00E33A85">
              <w:rPr>
                <w:rStyle w:val="Hipervnculo"/>
                <w:noProof/>
              </w:rPr>
              <w:t>5.2.1 Clasificación vs detección</w:t>
            </w:r>
            <w:r>
              <w:rPr>
                <w:noProof/>
                <w:webHidden/>
              </w:rPr>
              <w:tab/>
            </w:r>
            <w:r>
              <w:rPr>
                <w:noProof/>
                <w:webHidden/>
              </w:rPr>
              <w:fldChar w:fldCharType="begin"/>
            </w:r>
            <w:r>
              <w:rPr>
                <w:noProof/>
                <w:webHidden/>
              </w:rPr>
              <w:instrText xml:space="preserve"> PAGEREF _Toc37271303 \h </w:instrText>
            </w:r>
            <w:r>
              <w:rPr>
                <w:noProof/>
                <w:webHidden/>
              </w:rPr>
            </w:r>
            <w:r>
              <w:rPr>
                <w:noProof/>
                <w:webHidden/>
              </w:rPr>
              <w:fldChar w:fldCharType="separate"/>
            </w:r>
            <w:r>
              <w:rPr>
                <w:noProof/>
                <w:webHidden/>
              </w:rPr>
              <w:t>27</w:t>
            </w:r>
            <w:r>
              <w:rPr>
                <w:noProof/>
                <w:webHidden/>
              </w:rPr>
              <w:fldChar w:fldCharType="end"/>
            </w:r>
          </w:hyperlink>
        </w:p>
        <w:p w14:paraId="50B3E762" w14:textId="1595D08F" w:rsidR="00F566D5" w:rsidRDefault="00F566D5">
          <w:pPr>
            <w:pStyle w:val="TDC3"/>
            <w:rPr>
              <w:rFonts w:cstheme="minorBidi"/>
              <w:noProof/>
              <w:sz w:val="24"/>
              <w:szCs w:val="24"/>
            </w:rPr>
          </w:pPr>
          <w:hyperlink w:anchor="_Toc37271304" w:history="1">
            <w:r w:rsidRPr="00E33A85">
              <w:rPr>
                <w:rStyle w:val="Hipervnculo"/>
                <w:noProof/>
              </w:rPr>
              <w:t>5.2.2 SSD – Single shot detector</w:t>
            </w:r>
            <w:r>
              <w:rPr>
                <w:noProof/>
                <w:webHidden/>
              </w:rPr>
              <w:tab/>
            </w:r>
            <w:r>
              <w:rPr>
                <w:noProof/>
                <w:webHidden/>
              </w:rPr>
              <w:fldChar w:fldCharType="begin"/>
            </w:r>
            <w:r>
              <w:rPr>
                <w:noProof/>
                <w:webHidden/>
              </w:rPr>
              <w:instrText xml:space="preserve"> PAGEREF _Toc37271304 \h </w:instrText>
            </w:r>
            <w:r>
              <w:rPr>
                <w:noProof/>
                <w:webHidden/>
              </w:rPr>
            </w:r>
            <w:r>
              <w:rPr>
                <w:noProof/>
                <w:webHidden/>
              </w:rPr>
              <w:fldChar w:fldCharType="separate"/>
            </w:r>
            <w:r>
              <w:rPr>
                <w:noProof/>
                <w:webHidden/>
              </w:rPr>
              <w:t>28</w:t>
            </w:r>
            <w:r>
              <w:rPr>
                <w:noProof/>
                <w:webHidden/>
              </w:rPr>
              <w:fldChar w:fldCharType="end"/>
            </w:r>
          </w:hyperlink>
        </w:p>
        <w:p w14:paraId="20C06AED" w14:textId="473DADF1" w:rsidR="00F566D5" w:rsidRDefault="00F566D5">
          <w:pPr>
            <w:pStyle w:val="TDC2"/>
            <w:rPr>
              <w:rFonts w:cstheme="minorBidi"/>
              <w:b w:val="0"/>
              <w:bCs w:val="0"/>
              <w:noProof/>
              <w:sz w:val="24"/>
              <w:szCs w:val="24"/>
            </w:rPr>
          </w:pPr>
          <w:hyperlink w:anchor="_Toc37271305" w:history="1">
            <w:r w:rsidRPr="00E33A85">
              <w:rPr>
                <w:rStyle w:val="Hipervnculo"/>
                <w:noProof/>
              </w:rPr>
              <w:t>5.3 TensorFlow API</w:t>
            </w:r>
            <w:r>
              <w:rPr>
                <w:noProof/>
                <w:webHidden/>
              </w:rPr>
              <w:tab/>
            </w:r>
            <w:r>
              <w:rPr>
                <w:noProof/>
                <w:webHidden/>
              </w:rPr>
              <w:fldChar w:fldCharType="begin"/>
            </w:r>
            <w:r>
              <w:rPr>
                <w:noProof/>
                <w:webHidden/>
              </w:rPr>
              <w:instrText xml:space="preserve"> PAGEREF _Toc37271305 \h </w:instrText>
            </w:r>
            <w:r>
              <w:rPr>
                <w:noProof/>
                <w:webHidden/>
              </w:rPr>
            </w:r>
            <w:r>
              <w:rPr>
                <w:noProof/>
                <w:webHidden/>
              </w:rPr>
              <w:fldChar w:fldCharType="separate"/>
            </w:r>
            <w:r>
              <w:rPr>
                <w:noProof/>
                <w:webHidden/>
              </w:rPr>
              <w:t>29</w:t>
            </w:r>
            <w:r>
              <w:rPr>
                <w:noProof/>
                <w:webHidden/>
              </w:rPr>
              <w:fldChar w:fldCharType="end"/>
            </w:r>
          </w:hyperlink>
        </w:p>
        <w:p w14:paraId="10D2D526" w14:textId="51CBD0FB" w:rsidR="00F566D5" w:rsidRDefault="00F566D5">
          <w:pPr>
            <w:pStyle w:val="TDC2"/>
            <w:rPr>
              <w:rFonts w:cstheme="minorBidi"/>
              <w:b w:val="0"/>
              <w:bCs w:val="0"/>
              <w:noProof/>
              <w:sz w:val="24"/>
              <w:szCs w:val="24"/>
            </w:rPr>
          </w:pPr>
          <w:hyperlink w:anchor="_Toc37271306" w:history="1">
            <w:r w:rsidRPr="00E33A85">
              <w:rPr>
                <w:rStyle w:val="Hipervnculo"/>
                <w:noProof/>
              </w:rPr>
              <w:t>5.4 Comparación de modelos pre-entrenados</w:t>
            </w:r>
            <w:r>
              <w:rPr>
                <w:noProof/>
                <w:webHidden/>
              </w:rPr>
              <w:tab/>
            </w:r>
            <w:r>
              <w:rPr>
                <w:noProof/>
                <w:webHidden/>
              </w:rPr>
              <w:fldChar w:fldCharType="begin"/>
            </w:r>
            <w:r>
              <w:rPr>
                <w:noProof/>
                <w:webHidden/>
              </w:rPr>
              <w:instrText xml:space="preserve"> PAGEREF _Toc37271306 \h </w:instrText>
            </w:r>
            <w:r>
              <w:rPr>
                <w:noProof/>
                <w:webHidden/>
              </w:rPr>
            </w:r>
            <w:r>
              <w:rPr>
                <w:noProof/>
                <w:webHidden/>
              </w:rPr>
              <w:fldChar w:fldCharType="separate"/>
            </w:r>
            <w:r>
              <w:rPr>
                <w:noProof/>
                <w:webHidden/>
              </w:rPr>
              <w:t>29</w:t>
            </w:r>
            <w:r>
              <w:rPr>
                <w:noProof/>
                <w:webHidden/>
              </w:rPr>
              <w:fldChar w:fldCharType="end"/>
            </w:r>
          </w:hyperlink>
        </w:p>
        <w:p w14:paraId="0347DE7C" w14:textId="792DD60F" w:rsidR="00F566D5" w:rsidRDefault="00F566D5">
          <w:pPr>
            <w:pStyle w:val="TDC2"/>
            <w:rPr>
              <w:rFonts w:cstheme="minorBidi"/>
              <w:b w:val="0"/>
              <w:bCs w:val="0"/>
              <w:noProof/>
              <w:sz w:val="24"/>
              <w:szCs w:val="24"/>
            </w:rPr>
          </w:pPr>
          <w:hyperlink w:anchor="_Toc37271307" w:history="1">
            <w:r w:rsidRPr="00E33A85">
              <w:rPr>
                <w:rStyle w:val="Hipervnculo"/>
                <w:noProof/>
              </w:rPr>
              <w:t>5.5 Esquema de funcionamiento.</w:t>
            </w:r>
            <w:r>
              <w:rPr>
                <w:noProof/>
                <w:webHidden/>
              </w:rPr>
              <w:tab/>
            </w:r>
            <w:r>
              <w:rPr>
                <w:noProof/>
                <w:webHidden/>
              </w:rPr>
              <w:fldChar w:fldCharType="begin"/>
            </w:r>
            <w:r>
              <w:rPr>
                <w:noProof/>
                <w:webHidden/>
              </w:rPr>
              <w:instrText xml:space="preserve"> PAGEREF _Toc37271307 \h </w:instrText>
            </w:r>
            <w:r>
              <w:rPr>
                <w:noProof/>
                <w:webHidden/>
              </w:rPr>
            </w:r>
            <w:r>
              <w:rPr>
                <w:noProof/>
                <w:webHidden/>
              </w:rPr>
              <w:fldChar w:fldCharType="separate"/>
            </w:r>
            <w:r>
              <w:rPr>
                <w:noProof/>
                <w:webHidden/>
              </w:rPr>
              <w:t>30</w:t>
            </w:r>
            <w:r>
              <w:rPr>
                <w:noProof/>
                <w:webHidden/>
              </w:rPr>
              <w:fldChar w:fldCharType="end"/>
            </w:r>
          </w:hyperlink>
        </w:p>
        <w:p w14:paraId="772F000E" w14:textId="7EEA11B7" w:rsidR="00F566D5" w:rsidRDefault="00F566D5">
          <w:pPr>
            <w:pStyle w:val="TDC2"/>
            <w:rPr>
              <w:rFonts w:cstheme="minorBidi"/>
              <w:b w:val="0"/>
              <w:bCs w:val="0"/>
              <w:noProof/>
              <w:sz w:val="24"/>
              <w:szCs w:val="24"/>
            </w:rPr>
          </w:pPr>
          <w:hyperlink w:anchor="_Toc37271308" w:history="1">
            <w:r w:rsidRPr="00E33A85">
              <w:rPr>
                <w:rStyle w:val="Hipervnculo"/>
                <w:noProof/>
              </w:rPr>
              <w:t>5.6 Funcionamiento interno</w:t>
            </w:r>
            <w:r>
              <w:rPr>
                <w:noProof/>
                <w:webHidden/>
              </w:rPr>
              <w:tab/>
            </w:r>
            <w:r>
              <w:rPr>
                <w:noProof/>
                <w:webHidden/>
              </w:rPr>
              <w:fldChar w:fldCharType="begin"/>
            </w:r>
            <w:r>
              <w:rPr>
                <w:noProof/>
                <w:webHidden/>
              </w:rPr>
              <w:instrText xml:space="preserve"> PAGEREF _Toc37271308 \h </w:instrText>
            </w:r>
            <w:r>
              <w:rPr>
                <w:noProof/>
                <w:webHidden/>
              </w:rPr>
            </w:r>
            <w:r>
              <w:rPr>
                <w:noProof/>
                <w:webHidden/>
              </w:rPr>
              <w:fldChar w:fldCharType="separate"/>
            </w:r>
            <w:r>
              <w:rPr>
                <w:noProof/>
                <w:webHidden/>
              </w:rPr>
              <w:t>31</w:t>
            </w:r>
            <w:r>
              <w:rPr>
                <w:noProof/>
                <w:webHidden/>
              </w:rPr>
              <w:fldChar w:fldCharType="end"/>
            </w:r>
          </w:hyperlink>
        </w:p>
        <w:p w14:paraId="6121FE17" w14:textId="6FDEDFE2" w:rsidR="00F566D5" w:rsidRDefault="00F566D5">
          <w:pPr>
            <w:pStyle w:val="TDC1"/>
            <w:rPr>
              <w:rFonts w:cstheme="minorBidi"/>
              <w:b w:val="0"/>
              <w:bCs w:val="0"/>
              <w:i w:val="0"/>
              <w:iCs w:val="0"/>
              <w:noProof/>
            </w:rPr>
          </w:pPr>
          <w:hyperlink w:anchor="_Toc37271309" w:history="1">
            <w:r w:rsidRPr="00E33A85">
              <w:rPr>
                <w:rStyle w:val="Hipervnculo"/>
                <w:noProof/>
              </w:rPr>
              <w:t>Conclusiones.</w:t>
            </w:r>
            <w:r>
              <w:rPr>
                <w:noProof/>
                <w:webHidden/>
              </w:rPr>
              <w:tab/>
            </w:r>
            <w:r>
              <w:rPr>
                <w:noProof/>
                <w:webHidden/>
              </w:rPr>
              <w:fldChar w:fldCharType="begin"/>
            </w:r>
            <w:r>
              <w:rPr>
                <w:noProof/>
                <w:webHidden/>
              </w:rPr>
              <w:instrText xml:space="preserve"> PAGEREF _Toc37271309 \h </w:instrText>
            </w:r>
            <w:r>
              <w:rPr>
                <w:noProof/>
                <w:webHidden/>
              </w:rPr>
            </w:r>
            <w:r>
              <w:rPr>
                <w:noProof/>
                <w:webHidden/>
              </w:rPr>
              <w:fldChar w:fldCharType="separate"/>
            </w:r>
            <w:r>
              <w:rPr>
                <w:noProof/>
                <w:webHidden/>
              </w:rPr>
              <w:t>31</w:t>
            </w:r>
            <w:r>
              <w:rPr>
                <w:noProof/>
                <w:webHidden/>
              </w:rPr>
              <w:fldChar w:fldCharType="end"/>
            </w:r>
          </w:hyperlink>
        </w:p>
        <w:p w14:paraId="701DA393" w14:textId="0827BCD0" w:rsidR="00F566D5" w:rsidRDefault="00F566D5">
          <w:pPr>
            <w:pStyle w:val="TDC1"/>
            <w:rPr>
              <w:rFonts w:cstheme="minorBidi"/>
              <w:b w:val="0"/>
              <w:bCs w:val="0"/>
              <w:i w:val="0"/>
              <w:iCs w:val="0"/>
              <w:noProof/>
            </w:rPr>
          </w:pPr>
          <w:hyperlink w:anchor="_Toc37271310" w:history="1">
            <w:r w:rsidRPr="00E33A85">
              <w:rPr>
                <w:rStyle w:val="Hipervnculo"/>
                <w:noProof/>
              </w:rPr>
              <w:t>Bibliografía.</w:t>
            </w:r>
            <w:r>
              <w:rPr>
                <w:noProof/>
                <w:webHidden/>
              </w:rPr>
              <w:tab/>
            </w:r>
            <w:r>
              <w:rPr>
                <w:noProof/>
                <w:webHidden/>
              </w:rPr>
              <w:fldChar w:fldCharType="begin"/>
            </w:r>
            <w:r>
              <w:rPr>
                <w:noProof/>
                <w:webHidden/>
              </w:rPr>
              <w:instrText xml:space="preserve"> PAGEREF _Toc37271310 \h </w:instrText>
            </w:r>
            <w:r>
              <w:rPr>
                <w:noProof/>
                <w:webHidden/>
              </w:rPr>
            </w:r>
            <w:r>
              <w:rPr>
                <w:noProof/>
                <w:webHidden/>
              </w:rPr>
              <w:fldChar w:fldCharType="separate"/>
            </w:r>
            <w:r>
              <w:rPr>
                <w:noProof/>
                <w:webHidden/>
              </w:rPr>
              <w:t>31</w:t>
            </w:r>
            <w:r>
              <w:rPr>
                <w:noProof/>
                <w:webHidden/>
              </w:rPr>
              <w:fldChar w:fldCharType="end"/>
            </w:r>
          </w:hyperlink>
        </w:p>
        <w:p w14:paraId="42B7D020" w14:textId="3C193BD5" w:rsidR="006F75D9" w:rsidDel="00F566D5" w:rsidRDefault="006F75D9">
          <w:pPr>
            <w:pStyle w:val="TDC1"/>
            <w:rPr>
              <w:del w:id="2" w:author="Juan Carlos de Alfonso Juliá" w:date="2020-04-08T20:47:00Z"/>
              <w:rFonts w:cstheme="minorBidi"/>
              <w:b w:val="0"/>
              <w:bCs w:val="0"/>
              <w:i w:val="0"/>
              <w:iCs w:val="0"/>
              <w:noProof/>
            </w:rPr>
          </w:pPr>
          <w:del w:id="3" w:author="Juan Carlos de Alfonso Juliá" w:date="2020-04-08T20:47:00Z">
            <w:r w:rsidRPr="00F566D5" w:rsidDel="00F566D5">
              <w:rPr>
                <w:rStyle w:val="Hipervnculo"/>
                <w:noProof/>
              </w:rPr>
              <w:delText>Índice</w:delText>
            </w:r>
            <w:r w:rsidDel="00F566D5">
              <w:rPr>
                <w:noProof/>
                <w:webHidden/>
              </w:rPr>
              <w:tab/>
              <w:delText>2</w:delText>
            </w:r>
          </w:del>
        </w:p>
        <w:p w14:paraId="20B82DF9" w14:textId="088DE81C" w:rsidR="006F75D9" w:rsidDel="00F566D5" w:rsidRDefault="006F75D9">
          <w:pPr>
            <w:pStyle w:val="TDC1"/>
            <w:rPr>
              <w:del w:id="4" w:author="Juan Carlos de Alfonso Juliá" w:date="2020-04-08T20:47:00Z"/>
              <w:rFonts w:cstheme="minorBidi"/>
              <w:b w:val="0"/>
              <w:bCs w:val="0"/>
              <w:i w:val="0"/>
              <w:iCs w:val="0"/>
              <w:noProof/>
            </w:rPr>
          </w:pPr>
          <w:del w:id="5" w:author="Juan Carlos de Alfonso Juliá" w:date="2020-04-08T20:47:00Z">
            <w:r w:rsidRPr="00F566D5" w:rsidDel="00F566D5">
              <w:rPr>
                <w:rStyle w:val="Hipervnculo"/>
                <w:noProof/>
              </w:rPr>
              <w:delText>Resumen.</w:delText>
            </w:r>
            <w:r w:rsidDel="00F566D5">
              <w:rPr>
                <w:noProof/>
                <w:webHidden/>
              </w:rPr>
              <w:tab/>
              <w:delText>4</w:delText>
            </w:r>
          </w:del>
        </w:p>
        <w:p w14:paraId="54C874D5" w14:textId="5B20891E" w:rsidR="006F75D9" w:rsidDel="00F566D5" w:rsidRDefault="006F75D9">
          <w:pPr>
            <w:pStyle w:val="TDC1"/>
            <w:rPr>
              <w:del w:id="6" w:author="Juan Carlos de Alfonso Juliá" w:date="2020-04-08T20:47:00Z"/>
              <w:rFonts w:cstheme="minorBidi"/>
              <w:b w:val="0"/>
              <w:bCs w:val="0"/>
              <w:i w:val="0"/>
              <w:iCs w:val="0"/>
              <w:noProof/>
            </w:rPr>
          </w:pPr>
          <w:del w:id="7" w:author="Juan Carlos de Alfonso Juliá" w:date="2020-04-08T20:47:00Z">
            <w:r w:rsidRPr="00F566D5" w:rsidDel="00F566D5">
              <w:rPr>
                <w:rStyle w:val="Hipervnculo"/>
                <w:noProof/>
              </w:rPr>
              <w:delText>Palabras clave.</w:delText>
            </w:r>
            <w:r w:rsidDel="00F566D5">
              <w:rPr>
                <w:noProof/>
                <w:webHidden/>
              </w:rPr>
              <w:tab/>
              <w:delText>4</w:delText>
            </w:r>
          </w:del>
        </w:p>
        <w:p w14:paraId="2937053E" w14:textId="411222C3" w:rsidR="006F75D9" w:rsidDel="00F566D5" w:rsidRDefault="006F75D9">
          <w:pPr>
            <w:pStyle w:val="TDC1"/>
            <w:rPr>
              <w:del w:id="8" w:author="Juan Carlos de Alfonso Juliá" w:date="2020-04-08T20:47:00Z"/>
              <w:rFonts w:cstheme="minorBidi"/>
              <w:b w:val="0"/>
              <w:bCs w:val="0"/>
              <w:i w:val="0"/>
              <w:iCs w:val="0"/>
              <w:noProof/>
            </w:rPr>
          </w:pPr>
          <w:del w:id="9" w:author="Juan Carlos de Alfonso Juliá" w:date="2020-04-08T20:47:00Z">
            <w:r w:rsidRPr="00F566D5" w:rsidDel="00F566D5">
              <w:rPr>
                <w:rStyle w:val="Hipervnculo"/>
                <w:noProof/>
              </w:rPr>
              <w:delText>1. Introducción.</w:delText>
            </w:r>
            <w:r w:rsidDel="00F566D5">
              <w:rPr>
                <w:noProof/>
                <w:webHidden/>
              </w:rPr>
              <w:tab/>
              <w:delText>4</w:delText>
            </w:r>
          </w:del>
        </w:p>
        <w:p w14:paraId="3ED0EAA6" w14:textId="65784CA1" w:rsidR="006F75D9" w:rsidDel="00F566D5" w:rsidRDefault="006F75D9">
          <w:pPr>
            <w:pStyle w:val="TDC2"/>
            <w:rPr>
              <w:del w:id="10" w:author="Juan Carlos de Alfonso Juliá" w:date="2020-04-08T20:47:00Z"/>
              <w:rFonts w:cstheme="minorBidi"/>
              <w:b w:val="0"/>
              <w:bCs w:val="0"/>
              <w:noProof/>
              <w:sz w:val="24"/>
              <w:szCs w:val="24"/>
            </w:rPr>
          </w:pPr>
          <w:del w:id="11" w:author="Juan Carlos de Alfonso Juliá" w:date="2020-04-08T20:47:00Z">
            <w:r w:rsidRPr="00F566D5" w:rsidDel="00F566D5">
              <w:rPr>
                <w:rStyle w:val="Hipervnculo"/>
                <w:noProof/>
              </w:rPr>
              <w:delText>1.1 Estructura del repositorio</w:delText>
            </w:r>
            <w:r w:rsidDel="00F566D5">
              <w:rPr>
                <w:noProof/>
                <w:webHidden/>
              </w:rPr>
              <w:tab/>
              <w:delText>4</w:delText>
            </w:r>
          </w:del>
        </w:p>
        <w:p w14:paraId="6FC6B4F3" w14:textId="01174273" w:rsidR="006F75D9" w:rsidDel="00F566D5" w:rsidRDefault="006F75D9">
          <w:pPr>
            <w:pStyle w:val="TDC1"/>
            <w:rPr>
              <w:del w:id="12" w:author="Juan Carlos de Alfonso Juliá" w:date="2020-04-08T20:47:00Z"/>
              <w:rFonts w:cstheme="minorBidi"/>
              <w:b w:val="0"/>
              <w:bCs w:val="0"/>
              <w:i w:val="0"/>
              <w:iCs w:val="0"/>
              <w:noProof/>
            </w:rPr>
          </w:pPr>
          <w:del w:id="13" w:author="Juan Carlos de Alfonso Juliá" w:date="2020-04-08T20:47:00Z">
            <w:r w:rsidRPr="00F566D5" w:rsidDel="00F566D5">
              <w:rPr>
                <w:rStyle w:val="Hipervnculo"/>
                <w:noProof/>
              </w:rPr>
              <w:delText>2. Diseño y construcción.</w:delText>
            </w:r>
            <w:r w:rsidDel="00F566D5">
              <w:rPr>
                <w:noProof/>
                <w:webHidden/>
              </w:rPr>
              <w:tab/>
              <w:delText>5</w:delText>
            </w:r>
          </w:del>
        </w:p>
        <w:p w14:paraId="3518B588" w14:textId="482CFA47" w:rsidR="006F75D9" w:rsidDel="00F566D5" w:rsidRDefault="006F75D9">
          <w:pPr>
            <w:pStyle w:val="TDC2"/>
            <w:rPr>
              <w:del w:id="14" w:author="Juan Carlos de Alfonso Juliá" w:date="2020-04-08T20:47:00Z"/>
              <w:rFonts w:cstheme="minorBidi"/>
              <w:b w:val="0"/>
              <w:bCs w:val="0"/>
              <w:noProof/>
              <w:sz w:val="24"/>
              <w:szCs w:val="24"/>
            </w:rPr>
          </w:pPr>
          <w:del w:id="15" w:author="Juan Carlos de Alfonso Juliá" w:date="2020-04-08T20:47:00Z">
            <w:r w:rsidRPr="00F566D5" w:rsidDel="00F566D5">
              <w:rPr>
                <w:rStyle w:val="Hipervnculo"/>
                <w:noProof/>
              </w:rPr>
              <w:delText>2.1 Diseño hardware</w:delText>
            </w:r>
            <w:r w:rsidDel="00F566D5">
              <w:rPr>
                <w:noProof/>
                <w:webHidden/>
              </w:rPr>
              <w:tab/>
              <w:delText>5</w:delText>
            </w:r>
          </w:del>
        </w:p>
        <w:p w14:paraId="0FF8E193" w14:textId="1431D2D9" w:rsidR="006F75D9" w:rsidDel="00F566D5" w:rsidRDefault="006F75D9">
          <w:pPr>
            <w:pStyle w:val="TDC3"/>
            <w:rPr>
              <w:del w:id="16" w:author="Juan Carlos de Alfonso Juliá" w:date="2020-04-08T20:47:00Z"/>
              <w:rFonts w:cstheme="minorBidi"/>
              <w:noProof/>
              <w:sz w:val="24"/>
              <w:szCs w:val="24"/>
            </w:rPr>
          </w:pPr>
          <w:del w:id="17" w:author="Juan Carlos de Alfonso Juliá" w:date="2020-04-08T20:47:00Z">
            <w:r w:rsidRPr="00F566D5" w:rsidDel="00F566D5">
              <w:rPr>
                <w:rStyle w:val="Hipervnculo"/>
                <w:noProof/>
              </w:rPr>
              <w:delText>2.1.1 Primer acercamiento: elementos que podemos necesitar.</w:delText>
            </w:r>
            <w:r w:rsidDel="00F566D5">
              <w:rPr>
                <w:noProof/>
                <w:webHidden/>
              </w:rPr>
              <w:tab/>
              <w:delText>5</w:delText>
            </w:r>
          </w:del>
        </w:p>
        <w:p w14:paraId="59F27C99" w14:textId="32768B1D" w:rsidR="006F75D9" w:rsidDel="00F566D5" w:rsidRDefault="006F75D9">
          <w:pPr>
            <w:pStyle w:val="TDC3"/>
            <w:rPr>
              <w:del w:id="18" w:author="Juan Carlos de Alfonso Juliá" w:date="2020-04-08T20:47:00Z"/>
              <w:rFonts w:cstheme="minorBidi"/>
              <w:noProof/>
              <w:sz w:val="24"/>
              <w:szCs w:val="24"/>
            </w:rPr>
          </w:pPr>
          <w:del w:id="19" w:author="Juan Carlos de Alfonso Juliá" w:date="2020-04-08T20:47:00Z">
            <w:r w:rsidRPr="00F566D5" w:rsidDel="00F566D5">
              <w:rPr>
                <w:rStyle w:val="Hipervnculo"/>
                <w:noProof/>
              </w:rPr>
              <w:delText>2.1.2 Segundo acercamiento: Selección concreta de componentes.</w:delText>
            </w:r>
            <w:r w:rsidDel="00F566D5">
              <w:rPr>
                <w:noProof/>
                <w:webHidden/>
              </w:rPr>
              <w:tab/>
              <w:delText>5</w:delText>
            </w:r>
          </w:del>
        </w:p>
        <w:p w14:paraId="46A2DC43" w14:textId="3777CA63" w:rsidR="006F75D9" w:rsidDel="00F566D5" w:rsidRDefault="006F75D9">
          <w:pPr>
            <w:pStyle w:val="TDC3"/>
            <w:rPr>
              <w:del w:id="20" w:author="Juan Carlos de Alfonso Juliá" w:date="2020-04-08T20:47:00Z"/>
              <w:rFonts w:cstheme="minorBidi"/>
              <w:noProof/>
              <w:sz w:val="24"/>
              <w:szCs w:val="24"/>
            </w:rPr>
          </w:pPr>
          <w:del w:id="21" w:author="Juan Carlos de Alfonso Juliá" w:date="2020-04-08T20:47:00Z">
            <w:r w:rsidRPr="00F566D5" w:rsidDel="00F566D5">
              <w:rPr>
                <w:rStyle w:val="Hipervnculo"/>
                <w:noProof/>
              </w:rPr>
              <w:delText>2.1.3 Estructura adicional impresa en 3d</w:delText>
            </w:r>
            <w:r w:rsidDel="00F566D5">
              <w:rPr>
                <w:noProof/>
                <w:webHidden/>
              </w:rPr>
              <w:tab/>
              <w:delText>6</w:delText>
            </w:r>
          </w:del>
        </w:p>
        <w:p w14:paraId="70E8D8A5" w14:textId="3A23265C" w:rsidR="006F75D9" w:rsidDel="00F566D5" w:rsidRDefault="006F75D9">
          <w:pPr>
            <w:pStyle w:val="TDC2"/>
            <w:rPr>
              <w:del w:id="22" w:author="Juan Carlos de Alfonso Juliá" w:date="2020-04-08T20:47:00Z"/>
              <w:rFonts w:cstheme="minorBidi"/>
              <w:b w:val="0"/>
              <w:bCs w:val="0"/>
              <w:noProof/>
              <w:sz w:val="24"/>
              <w:szCs w:val="24"/>
            </w:rPr>
          </w:pPr>
          <w:del w:id="23" w:author="Juan Carlos de Alfonso Juliá" w:date="2020-04-08T20:47:00Z">
            <w:r w:rsidRPr="00F566D5" w:rsidDel="00F566D5">
              <w:rPr>
                <w:rStyle w:val="Hipervnculo"/>
                <w:noProof/>
              </w:rPr>
              <w:delText>2.2 Construcción final del prototipo.</w:delText>
            </w:r>
            <w:r w:rsidDel="00F566D5">
              <w:rPr>
                <w:noProof/>
                <w:webHidden/>
              </w:rPr>
              <w:tab/>
              <w:delText>7</w:delText>
            </w:r>
          </w:del>
        </w:p>
        <w:p w14:paraId="2FCC17C5" w14:textId="3F0E6DB5" w:rsidR="006F75D9" w:rsidDel="00F566D5" w:rsidRDefault="006F75D9">
          <w:pPr>
            <w:pStyle w:val="TDC3"/>
            <w:rPr>
              <w:del w:id="24" w:author="Juan Carlos de Alfonso Juliá" w:date="2020-04-08T20:47:00Z"/>
              <w:rFonts w:cstheme="minorBidi"/>
              <w:noProof/>
              <w:sz w:val="24"/>
              <w:szCs w:val="24"/>
            </w:rPr>
          </w:pPr>
          <w:del w:id="25" w:author="Juan Carlos de Alfonso Juliá" w:date="2020-04-08T20:47:00Z">
            <w:r w:rsidRPr="00F566D5" w:rsidDel="00F566D5">
              <w:rPr>
                <w:rStyle w:val="Hipervnculo"/>
                <w:noProof/>
              </w:rPr>
              <w:delText>2.2.1 Conexión de los variadores</w:delText>
            </w:r>
            <w:r w:rsidDel="00F566D5">
              <w:rPr>
                <w:noProof/>
                <w:webHidden/>
              </w:rPr>
              <w:tab/>
              <w:delText>7</w:delText>
            </w:r>
          </w:del>
        </w:p>
        <w:p w14:paraId="43B8B4B6" w14:textId="008B7527" w:rsidR="006F75D9" w:rsidDel="00F566D5" w:rsidRDefault="006F75D9">
          <w:pPr>
            <w:pStyle w:val="TDC3"/>
            <w:rPr>
              <w:del w:id="26" w:author="Juan Carlos de Alfonso Juliá" w:date="2020-04-08T20:47:00Z"/>
              <w:rFonts w:cstheme="minorBidi"/>
              <w:noProof/>
              <w:sz w:val="24"/>
              <w:szCs w:val="24"/>
            </w:rPr>
          </w:pPr>
          <w:del w:id="27" w:author="Juan Carlos de Alfonso Juliá" w:date="2020-04-08T20:47:00Z">
            <w:r w:rsidRPr="00F566D5" w:rsidDel="00F566D5">
              <w:rPr>
                <w:rStyle w:val="Hipervnculo"/>
                <w:noProof/>
              </w:rPr>
              <w:delText>2.2.2 Instalación de las hélices y motores</w:delText>
            </w:r>
            <w:r w:rsidDel="00F566D5">
              <w:rPr>
                <w:noProof/>
                <w:webHidden/>
              </w:rPr>
              <w:tab/>
              <w:delText>9</w:delText>
            </w:r>
          </w:del>
        </w:p>
        <w:p w14:paraId="1FF98349" w14:textId="6543F8DE" w:rsidR="006F75D9" w:rsidDel="00F566D5" w:rsidRDefault="006F75D9">
          <w:pPr>
            <w:pStyle w:val="TDC3"/>
            <w:rPr>
              <w:del w:id="28" w:author="Juan Carlos de Alfonso Juliá" w:date="2020-04-08T20:47:00Z"/>
              <w:rFonts w:cstheme="minorBidi"/>
              <w:noProof/>
              <w:sz w:val="24"/>
              <w:szCs w:val="24"/>
            </w:rPr>
          </w:pPr>
          <w:del w:id="29" w:author="Juan Carlos de Alfonso Juliá" w:date="2020-04-08T20:47:00Z">
            <w:r w:rsidRPr="00F566D5" w:rsidDel="00F566D5">
              <w:rPr>
                <w:rStyle w:val="Hipervnculo"/>
                <w:noProof/>
              </w:rPr>
              <w:delText>2.2.3 Colocación del resto de componentes</w:delText>
            </w:r>
            <w:r w:rsidDel="00F566D5">
              <w:rPr>
                <w:noProof/>
                <w:webHidden/>
              </w:rPr>
              <w:tab/>
              <w:delText>10</w:delText>
            </w:r>
          </w:del>
        </w:p>
        <w:p w14:paraId="422E40D7" w14:textId="7C96FC1C" w:rsidR="006F75D9" w:rsidDel="00F566D5" w:rsidRDefault="006F75D9">
          <w:pPr>
            <w:pStyle w:val="TDC1"/>
            <w:rPr>
              <w:del w:id="30" w:author="Juan Carlos de Alfonso Juliá" w:date="2020-04-08T20:47:00Z"/>
              <w:rFonts w:cstheme="minorBidi"/>
              <w:b w:val="0"/>
              <w:bCs w:val="0"/>
              <w:i w:val="0"/>
              <w:iCs w:val="0"/>
              <w:noProof/>
            </w:rPr>
          </w:pPr>
          <w:del w:id="31" w:author="Juan Carlos de Alfonso Juliá" w:date="2020-04-08T20:47:00Z">
            <w:r w:rsidRPr="00F566D5" w:rsidDel="00F566D5">
              <w:rPr>
                <w:rStyle w:val="Hipervnculo"/>
                <w:noProof/>
              </w:rPr>
              <w:delText>3. Diseño software</w:delText>
            </w:r>
            <w:r w:rsidDel="00F566D5">
              <w:rPr>
                <w:noProof/>
                <w:webHidden/>
              </w:rPr>
              <w:tab/>
              <w:delText>12</w:delText>
            </w:r>
          </w:del>
        </w:p>
        <w:p w14:paraId="037A503A" w14:textId="52624395" w:rsidR="006F75D9" w:rsidDel="00F566D5" w:rsidRDefault="006F75D9">
          <w:pPr>
            <w:pStyle w:val="TDC2"/>
            <w:rPr>
              <w:del w:id="32" w:author="Juan Carlos de Alfonso Juliá" w:date="2020-04-08T20:47:00Z"/>
              <w:rFonts w:cstheme="minorBidi"/>
              <w:b w:val="0"/>
              <w:bCs w:val="0"/>
              <w:noProof/>
              <w:sz w:val="24"/>
              <w:szCs w:val="24"/>
            </w:rPr>
          </w:pPr>
          <w:del w:id="33" w:author="Juan Carlos de Alfonso Juliá" w:date="2020-04-08T20:47:00Z">
            <w:r w:rsidRPr="00F566D5" w:rsidDel="00F566D5">
              <w:rPr>
                <w:rStyle w:val="Hipervnculo"/>
                <w:noProof/>
              </w:rPr>
              <w:delText>3.1 Sistema operativo</w:delText>
            </w:r>
            <w:r w:rsidDel="00F566D5">
              <w:rPr>
                <w:noProof/>
                <w:webHidden/>
              </w:rPr>
              <w:tab/>
            </w:r>
            <w:r w:rsidDel="00F566D5">
              <w:rPr>
                <w:noProof/>
                <w:webHidden/>
              </w:rPr>
              <w:delText>12</w:delText>
            </w:r>
          </w:del>
        </w:p>
        <w:p w14:paraId="06646590" w14:textId="4C6E4D10" w:rsidR="006F75D9" w:rsidDel="00F566D5" w:rsidRDefault="006F75D9">
          <w:pPr>
            <w:pStyle w:val="TDC2"/>
            <w:rPr>
              <w:del w:id="34" w:author="Juan Carlos de Alfonso Juliá" w:date="2020-04-08T20:47:00Z"/>
              <w:rFonts w:cstheme="minorBidi"/>
              <w:b w:val="0"/>
              <w:bCs w:val="0"/>
              <w:noProof/>
              <w:sz w:val="24"/>
              <w:szCs w:val="24"/>
            </w:rPr>
          </w:pPr>
          <w:del w:id="35" w:author="Juan Carlos de Alfonso Juliá" w:date="2020-04-08T20:47:00Z">
            <w:r w:rsidRPr="00F566D5" w:rsidDel="00F566D5">
              <w:rPr>
                <w:rStyle w:val="Hipervnculo"/>
                <w:noProof/>
              </w:rPr>
              <w:delText>3.2 Sistema de navegación inercial</w:delText>
            </w:r>
            <w:r w:rsidDel="00F566D5">
              <w:rPr>
                <w:noProof/>
                <w:webHidden/>
              </w:rPr>
              <w:tab/>
              <w:delText>12</w:delText>
            </w:r>
          </w:del>
        </w:p>
        <w:p w14:paraId="54990A65" w14:textId="1DED7EDE" w:rsidR="006F75D9" w:rsidDel="00F566D5" w:rsidRDefault="006F75D9">
          <w:pPr>
            <w:pStyle w:val="TDC3"/>
            <w:rPr>
              <w:del w:id="36" w:author="Juan Carlos de Alfonso Juliá" w:date="2020-04-08T20:47:00Z"/>
              <w:rFonts w:cstheme="minorBidi"/>
              <w:noProof/>
              <w:sz w:val="24"/>
              <w:szCs w:val="24"/>
            </w:rPr>
          </w:pPr>
          <w:del w:id="37" w:author="Juan Carlos de Alfonso Juliá" w:date="2020-04-08T20:47:00Z">
            <w:r w:rsidRPr="00F566D5" w:rsidDel="00F566D5">
              <w:rPr>
                <w:rStyle w:val="Hipervnculo"/>
                <w:noProof/>
              </w:rPr>
              <w:delText>3.2.1 Vista teórica</w:delText>
            </w:r>
            <w:r w:rsidDel="00F566D5">
              <w:rPr>
                <w:noProof/>
                <w:webHidden/>
              </w:rPr>
              <w:tab/>
              <w:delText>12</w:delText>
            </w:r>
          </w:del>
        </w:p>
        <w:p w14:paraId="0E30B0AB" w14:textId="06CE1BEC" w:rsidR="006F75D9" w:rsidDel="00F566D5" w:rsidRDefault="006F75D9">
          <w:pPr>
            <w:pStyle w:val="TDC3"/>
            <w:rPr>
              <w:del w:id="38" w:author="Juan Carlos de Alfonso Juliá" w:date="2020-04-08T20:47:00Z"/>
              <w:rFonts w:cstheme="minorBidi"/>
              <w:noProof/>
              <w:sz w:val="24"/>
              <w:szCs w:val="24"/>
            </w:rPr>
          </w:pPr>
          <w:del w:id="39" w:author="Juan Carlos de Alfonso Juliá" w:date="2020-04-08T20:47:00Z">
            <w:r w:rsidRPr="00F566D5" w:rsidDel="00F566D5">
              <w:rPr>
                <w:rStyle w:val="Hipervnculo"/>
                <w:noProof/>
              </w:rPr>
              <w:delText>3.2.2 Calibración del magnetómetro</w:delText>
            </w:r>
            <w:r w:rsidDel="00F566D5">
              <w:rPr>
                <w:noProof/>
                <w:webHidden/>
              </w:rPr>
              <w:tab/>
              <w:delText>13</w:delText>
            </w:r>
          </w:del>
        </w:p>
        <w:p w14:paraId="7CF639C7" w14:textId="5DA241C5" w:rsidR="006F75D9" w:rsidDel="00F566D5" w:rsidRDefault="006F75D9">
          <w:pPr>
            <w:pStyle w:val="TDC3"/>
            <w:rPr>
              <w:del w:id="40" w:author="Juan Carlos de Alfonso Juliá" w:date="2020-04-08T20:47:00Z"/>
              <w:rFonts w:cstheme="minorBidi"/>
              <w:noProof/>
              <w:sz w:val="24"/>
              <w:szCs w:val="24"/>
            </w:rPr>
          </w:pPr>
          <w:del w:id="41" w:author="Juan Carlos de Alfonso Juliá" w:date="2020-04-08T20:47:00Z">
            <w:r w:rsidRPr="00F566D5" w:rsidDel="00F566D5">
              <w:rPr>
                <w:rStyle w:val="Hipervnculo"/>
                <w:noProof/>
              </w:rPr>
              <w:delText>3.2.3 Aplicación práctica</w:delText>
            </w:r>
            <w:r w:rsidDel="00F566D5">
              <w:rPr>
                <w:noProof/>
                <w:webHidden/>
              </w:rPr>
              <w:tab/>
              <w:delText>15</w:delText>
            </w:r>
          </w:del>
        </w:p>
        <w:p w14:paraId="0D138733" w14:textId="3A12DBFB" w:rsidR="006F75D9" w:rsidDel="00F566D5" w:rsidRDefault="006F75D9">
          <w:pPr>
            <w:pStyle w:val="TDC2"/>
            <w:rPr>
              <w:del w:id="42" w:author="Juan Carlos de Alfonso Juliá" w:date="2020-04-08T20:47:00Z"/>
              <w:rFonts w:cstheme="minorBidi"/>
              <w:b w:val="0"/>
              <w:bCs w:val="0"/>
              <w:noProof/>
              <w:sz w:val="24"/>
              <w:szCs w:val="24"/>
            </w:rPr>
          </w:pPr>
          <w:del w:id="43" w:author="Juan Carlos de Alfonso Juliá" w:date="2020-04-08T20:47:00Z">
            <w:r w:rsidRPr="00F566D5" w:rsidDel="00F566D5">
              <w:rPr>
                <w:rStyle w:val="Hipervnculo"/>
                <w:noProof/>
              </w:rPr>
              <w:delText>3.3 Sensor barométrico</w:delText>
            </w:r>
            <w:r w:rsidDel="00F566D5">
              <w:rPr>
                <w:noProof/>
                <w:webHidden/>
              </w:rPr>
              <w:tab/>
              <w:delText>15</w:delText>
            </w:r>
          </w:del>
        </w:p>
        <w:p w14:paraId="41366567" w14:textId="53A9EF7A" w:rsidR="006F75D9" w:rsidDel="00F566D5" w:rsidRDefault="006F75D9">
          <w:pPr>
            <w:pStyle w:val="TDC3"/>
            <w:rPr>
              <w:del w:id="44" w:author="Juan Carlos de Alfonso Juliá" w:date="2020-04-08T20:47:00Z"/>
              <w:rFonts w:cstheme="minorBidi"/>
              <w:noProof/>
              <w:sz w:val="24"/>
              <w:szCs w:val="24"/>
            </w:rPr>
          </w:pPr>
          <w:del w:id="45" w:author="Juan Carlos de Alfonso Juliá" w:date="2020-04-08T20:47:00Z">
            <w:r w:rsidRPr="00F566D5" w:rsidDel="00F566D5">
              <w:rPr>
                <w:rStyle w:val="Hipervnculo"/>
                <w:noProof/>
              </w:rPr>
              <w:delText>3.3.1 Vista teórica</w:delText>
            </w:r>
            <w:r w:rsidDel="00F566D5">
              <w:rPr>
                <w:noProof/>
                <w:webHidden/>
              </w:rPr>
              <w:tab/>
              <w:delText>15</w:delText>
            </w:r>
          </w:del>
        </w:p>
        <w:p w14:paraId="5EDCEAE5" w14:textId="05F1E452" w:rsidR="006F75D9" w:rsidDel="00F566D5" w:rsidRDefault="006F75D9">
          <w:pPr>
            <w:pStyle w:val="TDC3"/>
            <w:rPr>
              <w:del w:id="46" w:author="Juan Carlos de Alfonso Juliá" w:date="2020-04-08T20:47:00Z"/>
              <w:rFonts w:cstheme="minorBidi"/>
              <w:noProof/>
              <w:sz w:val="24"/>
              <w:szCs w:val="24"/>
            </w:rPr>
          </w:pPr>
          <w:del w:id="47" w:author="Juan Carlos de Alfonso Juliá" w:date="2020-04-08T20:47:00Z">
            <w:r w:rsidRPr="00F566D5" w:rsidDel="00F566D5">
              <w:rPr>
                <w:rStyle w:val="Hipervnculo"/>
                <w:noProof/>
              </w:rPr>
              <w:delText>3.3.2 Aplicación práctica</w:delText>
            </w:r>
            <w:r w:rsidDel="00F566D5">
              <w:rPr>
                <w:noProof/>
                <w:webHidden/>
              </w:rPr>
              <w:tab/>
              <w:delText>16</w:delText>
            </w:r>
          </w:del>
        </w:p>
        <w:p w14:paraId="5C2C4229" w14:textId="058A3D27" w:rsidR="006F75D9" w:rsidDel="00F566D5" w:rsidRDefault="006F75D9">
          <w:pPr>
            <w:pStyle w:val="TDC2"/>
            <w:rPr>
              <w:del w:id="48" w:author="Juan Carlos de Alfonso Juliá" w:date="2020-04-08T20:47:00Z"/>
              <w:rFonts w:cstheme="minorBidi"/>
              <w:b w:val="0"/>
              <w:bCs w:val="0"/>
              <w:noProof/>
              <w:sz w:val="24"/>
              <w:szCs w:val="24"/>
            </w:rPr>
          </w:pPr>
          <w:del w:id="49" w:author="Juan Carlos de Alfonso Juliá" w:date="2020-04-08T20:47:00Z">
            <w:r w:rsidRPr="00F566D5" w:rsidDel="00F566D5">
              <w:rPr>
                <w:rStyle w:val="Hipervnculo"/>
                <w:noProof/>
              </w:rPr>
              <w:delText>3.4 RGB LED</w:delText>
            </w:r>
            <w:r w:rsidDel="00F566D5">
              <w:rPr>
                <w:noProof/>
                <w:webHidden/>
              </w:rPr>
              <w:tab/>
              <w:delText>16</w:delText>
            </w:r>
          </w:del>
        </w:p>
        <w:p w14:paraId="28F2F91C" w14:textId="0B4381C0" w:rsidR="006F75D9" w:rsidDel="00F566D5" w:rsidRDefault="006F75D9">
          <w:pPr>
            <w:pStyle w:val="TDC2"/>
            <w:rPr>
              <w:del w:id="50" w:author="Juan Carlos de Alfonso Juliá" w:date="2020-04-08T20:47:00Z"/>
              <w:rFonts w:cstheme="minorBidi"/>
              <w:b w:val="0"/>
              <w:bCs w:val="0"/>
              <w:noProof/>
              <w:sz w:val="24"/>
              <w:szCs w:val="24"/>
            </w:rPr>
          </w:pPr>
          <w:del w:id="51" w:author="Juan Carlos de Alfonso Juliá" w:date="2020-04-08T20:47:00Z">
            <w:r w:rsidRPr="00F566D5" w:rsidDel="00F566D5">
              <w:rPr>
                <w:rStyle w:val="Hipervnculo"/>
                <w:noProof/>
              </w:rPr>
              <w:delText>3.5 Módulo GPS</w:delText>
            </w:r>
            <w:r w:rsidDel="00F566D5">
              <w:rPr>
                <w:noProof/>
                <w:webHidden/>
              </w:rPr>
              <w:tab/>
              <w:delText>16</w:delText>
            </w:r>
          </w:del>
        </w:p>
        <w:p w14:paraId="0C4B7553" w14:textId="4F4F5502" w:rsidR="006F75D9" w:rsidDel="00F566D5" w:rsidRDefault="006F75D9">
          <w:pPr>
            <w:pStyle w:val="TDC3"/>
            <w:rPr>
              <w:del w:id="52" w:author="Juan Carlos de Alfonso Juliá" w:date="2020-04-08T20:47:00Z"/>
              <w:rFonts w:cstheme="minorBidi"/>
              <w:noProof/>
              <w:sz w:val="24"/>
              <w:szCs w:val="24"/>
            </w:rPr>
          </w:pPr>
          <w:del w:id="53" w:author="Juan Carlos de Alfonso Juliá" w:date="2020-04-08T20:47:00Z">
            <w:r w:rsidRPr="00F566D5" w:rsidDel="00F566D5">
              <w:rPr>
                <w:rStyle w:val="Hipervnculo"/>
                <w:noProof/>
              </w:rPr>
              <w:delText>3.5.1 Vista teórica.</w:delText>
            </w:r>
            <w:r w:rsidDel="00F566D5">
              <w:rPr>
                <w:noProof/>
                <w:webHidden/>
              </w:rPr>
              <w:tab/>
              <w:delText>16</w:delText>
            </w:r>
          </w:del>
        </w:p>
        <w:p w14:paraId="45E0B5F0" w14:textId="7340BA06" w:rsidR="006F75D9" w:rsidDel="00F566D5" w:rsidRDefault="006F75D9">
          <w:pPr>
            <w:pStyle w:val="TDC3"/>
            <w:rPr>
              <w:del w:id="54" w:author="Juan Carlos de Alfonso Juliá" w:date="2020-04-08T20:47:00Z"/>
              <w:rFonts w:cstheme="minorBidi"/>
              <w:noProof/>
              <w:sz w:val="24"/>
              <w:szCs w:val="24"/>
            </w:rPr>
          </w:pPr>
          <w:del w:id="55" w:author="Juan Carlos de Alfonso Juliá" w:date="2020-04-08T20:47:00Z">
            <w:r w:rsidRPr="00F566D5" w:rsidDel="00F566D5">
              <w:rPr>
                <w:rStyle w:val="Hipervnculo"/>
                <w:noProof/>
              </w:rPr>
              <w:delText>3.5.2 Aplicación práctica.</w:delText>
            </w:r>
            <w:r w:rsidDel="00F566D5">
              <w:rPr>
                <w:noProof/>
                <w:webHidden/>
              </w:rPr>
              <w:tab/>
              <w:delText>16</w:delText>
            </w:r>
          </w:del>
        </w:p>
        <w:p w14:paraId="58B08849" w14:textId="031A4C24" w:rsidR="006F75D9" w:rsidDel="00F566D5" w:rsidRDefault="006F75D9">
          <w:pPr>
            <w:pStyle w:val="TDC2"/>
            <w:rPr>
              <w:del w:id="56" w:author="Juan Carlos de Alfonso Juliá" w:date="2020-04-08T20:47:00Z"/>
              <w:rFonts w:cstheme="minorBidi"/>
              <w:b w:val="0"/>
              <w:bCs w:val="0"/>
              <w:noProof/>
              <w:sz w:val="24"/>
              <w:szCs w:val="24"/>
            </w:rPr>
          </w:pPr>
          <w:del w:id="57" w:author="Juan Carlos de Alfonso Juliá" w:date="2020-04-08T20:47:00Z">
            <w:r w:rsidRPr="00F566D5" w:rsidDel="00F566D5">
              <w:rPr>
                <w:rStyle w:val="Hipervnculo"/>
                <w:noProof/>
              </w:rPr>
              <w:delText>3.6 Controlador PWM</w:delText>
            </w:r>
            <w:r w:rsidDel="00F566D5">
              <w:rPr>
                <w:noProof/>
                <w:webHidden/>
              </w:rPr>
              <w:tab/>
              <w:delText>16</w:delText>
            </w:r>
          </w:del>
        </w:p>
        <w:p w14:paraId="07693908" w14:textId="7E48294E" w:rsidR="006F75D9" w:rsidDel="00F566D5" w:rsidRDefault="006F75D9">
          <w:pPr>
            <w:pStyle w:val="TDC3"/>
            <w:rPr>
              <w:del w:id="58" w:author="Juan Carlos de Alfonso Juliá" w:date="2020-04-08T20:47:00Z"/>
              <w:rFonts w:cstheme="minorBidi"/>
              <w:noProof/>
              <w:sz w:val="24"/>
              <w:szCs w:val="24"/>
            </w:rPr>
          </w:pPr>
          <w:del w:id="59" w:author="Juan Carlos de Alfonso Juliá" w:date="2020-04-08T20:47:00Z">
            <w:r w:rsidRPr="00F566D5" w:rsidDel="00F566D5">
              <w:rPr>
                <w:rStyle w:val="Hipervnculo"/>
                <w:noProof/>
              </w:rPr>
              <w:delText>3.6.1 Vista teórica.</w:delText>
            </w:r>
            <w:r w:rsidDel="00F566D5">
              <w:rPr>
                <w:noProof/>
                <w:webHidden/>
              </w:rPr>
              <w:tab/>
              <w:delText>16</w:delText>
            </w:r>
          </w:del>
        </w:p>
        <w:p w14:paraId="6ABD9995" w14:textId="1BA54043" w:rsidR="006F75D9" w:rsidDel="00F566D5" w:rsidRDefault="006F75D9">
          <w:pPr>
            <w:pStyle w:val="TDC3"/>
            <w:rPr>
              <w:del w:id="60" w:author="Juan Carlos de Alfonso Juliá" w:date="2020-04-08T20:47:00Z"/>
              <w:rFonts w:cstheme="minorBidi"/>
              <w:noProof/>
              <w:sz w:val="24"/>
              <w:szCs w:val="24"/>
            </w:rPr>
          </w:pPr>
          <w:del w:id="61" w:author="Juan Carlos de Alfonso Juliá" w:date="2020-04-08T20:47:00Z">
            <w:r w:rsidRPr="00F566D5" w:rsidDel="00F566D5">
              <w:rPr>
                <w:rStyle w:val="Hipervnculo"/>
                <w:noProof/>
              </w:rPr>
              <w:delText>3.6.2 Aplicación práctica 1. Calibración de los variadores</w:delText>
            </w:r>
            <w:r w:rsidDel="00F566D5">
              <w:rPr>
                <w:noProof/>
                <w:webHidden/>
              </w:rPr>
              <w:tab/>
              <w:delText>18</w:delText>
            </w:r>
          </w:del>
        </w:p>
        <w:p w14:paraId="06B9D362" w14:textId="5820348D" w:rsidR="006F75D9" w:rsidDel="00F566D5" w:rsidRDefault="006F75D9">
          <w:pPr>
            <w:pStyle w:val="TDC1"/>
            <w:rPr>
              <w:del w:id="62" w:author="Juan Carlos de Alfonso Juliá" w:date="2020-04-08T20:47:00Z"/>
              <w:rFonts w:cstheme="minorBidi"/>
              <w:b w:val="0"/>
              <w:bCs w:val="0"/>
              <w:i w:val="0"/>
              <w:iCs w:val="0"/>
              <w:noProof/>
            </w:rPr>
          </w:pPr>
          <w:del w:id="63" w:author="Juan Carlos de Alfonso Juliá" w:date="2020-04-08T20:47:00Z">
            <w:r w:rsidRPr="00F566D5" w:rsidDel="00F566D5">
              <w:rPr>
                <w:rStyle w:val="Hipervnculo"/>
                <w:noProof/>
              </w:rPr>
              <w:delText>4. Diseño de una aplicación de control.</w:delText>
            </w:r>
            <w:r w:rsidDel="00F566D5">
              <w:rPr>
                <w:noProof/>
                <w:webHidden/>
              </w:rPr>
              <w:tab/>
              <w:delText>18</w:delText>
            </w:r>
          </w:del>
        </w:p>
        <w:p w14:paraId="21EEF972" w14:textId="7DC209F3" w:rsidR="006F75D9" w:rsidDel="00F566D5" w:rsidRDefault="006F75D9">
          <w:pPr>
            <w:pStyle w:val="TDC2"/>
            <w:rPr>
              <w:del w:id="64" w:author="Juan Carlos de Alfonso Juliá" w:date="2020-04-08T20:47:00Z"/>
              <w:rFonts w:cstheme="minorBidi"/>
              <w:b w:val="0"/>
              <w:bCs w:val="0"/>
              <w:noProof/>
              <w:sz w:val="24"/>
              <w:szCs w:val="24"/>
            </w:rPr>
          </w:pPr>
          <w:del w:id="65" w:author="Juan Carlos de Alfonso Juliá" w:date="2020-04-08T20:47:00Z">
            <w:r w:rsidRPr="00F566D5" w:rsidDel="00F566D5">
              <w:rPr>
                <w:rStyle w:val="Hipervnculo"/>
                <w:noProof/>
              </w:rPr>
              <w:delText>4.1 Introducción.</w:delText>
            </w:r>
            <w:r w:rsidDel="00F566D5">
              <w:rPr>
                <w:noProof/>
                <w:webHidden/>
              </w:rPr>
              <w:tab/>
              <w:delText>18</w:delText>
            </w:r>
          </w:del>
        </w:p>
        <w:p w14:paraId="67E44FA5" w14:textId="06585B77" w:rsidR="006F75D9" w:rsidDel="00F566D5" w:rsidRDefault="006F75D9">
          <w:pPr>
            <w:pStyle w:val="TDC2"/>
            <w:rPr>
              <w:del w:id="66" w:author="Juan Carlos de Alfonso Juliá" w:date="2020-04-08T20:47:00Z"/>
              <w:rFonts w:cstheme="minorBidi"/>
              <w:b w:val="0"/>
              <w:bCs w:val="0"/>
              <w:noProof/>
              <w:sz w:val="24"/>
              <w:szCs w:val="24"/>
            </w:rPr>
          </w:pPr>
          <w:del w:id="67" w:author="Juan Carlos de Alfonso Juliá" w:date="2020-04-08T20:47:00Z">
            <w:r w:rsidRPr="00F566D5" w:rsidDel="00F566D5">
              <w:rPr>
                <w:rStyle w:val="Hipervnculo"/>
                <w:noProof/>
              </w:rPr>
              <w:delText>4.2 Protocolo de comunicación.</w:delText>
            </w:r>
            <w:r w:rsidDel="00F566D5">
              <w:rPr>
                <w:noProof/>
                <w:webHidden/>
              </w:rPr>
              <w:tab/>
              <w:delText>18</w:delText>
            </w:r>
          </w:del>
        </w:p>
        <w:p w14:paraId="3CD066DA" w14:textId="7490DA22" w:rsidR="006F75D9" w:rsidDel="00F566D5" w:rsidRDefault="006F75D9">
          <w:pPr>
            <w:pStyle w:val="TDC3"/>
            <w:rPr>
              <w:del w:id="68" w:author="Juan Carlos de Alfonso Juliá" w:date="2020-04-08T20:47:00Z"/>
              <w:rFonts w:cstheme="minorBidi"/>
              <w:noProof/>
              <w:sz w:val="24"/>
              <w:szCs w:val="24"/>
            </w:rPr>
          </w:pPr>
          <w:del w:id="69" w:author="Juan Carlos de Alfonso Juliá" w:date="2020-04-08T20:47:00Z">
            <w:r w:rsidRPr="00F566D5" w:rsidDel="00F566D5">
              <w:rPr>
                <w:rStyle w:val="Hipervnculo"/>
                <w:noProof/>
              </w:rPr>
              <w:delText>4.2.1 Modelo cliente servidor.</w:delText>
            </w:r>
            <w:r w:rsidDel="00F566D5">
              <w:rPr>
                <w:noProof/>
                <w:webHidden/>
              </w:rPr>
              <w:tab/>
              <w:delText>18</w:delText>
            </w:r>
          </w:del>
        </w:p>
        <w:p w14:paraId="220680FB" w14:textId="46563181" w:rsidR="006F75D9" w:rsidDel="00F566D5" w:rsidRDefault="006F75D9">
          <w:pPr>
            <w:pStyle w:val="TDC3"/>
            <w:rPr>
              <w:del w:id="70" w:author="Juan Carlos de Alfonso Juliá" w:date="2020-04-08T20:47:00Z"/>
              <w:rFonts w:cstheme="minorBidi"/>
              <w:noProof/>
              <w:sz w:val="24"/>
              <w:szCs w:val="24"/>
            </w:rPr>
          </w:pPr>
          <w:del w:id="71" w:author="Juan Carlos de Alfonso Juliá" w:date="2020-04-08T20:47:00Z">
            <w:r w:rsidRPr="00F566D5" w:rsidDel="00F566D5">
              <w:rPr>
                <w:rStyle w:val="Hipervnculo"/>
                <w:noProof/>
              </w:rPr>
              <w:delText>4.2.2 Protocolo TCP.</w:delText>
            </w:r>
            <w:r w:rsidDel="00F566D5">
              <w:rPr>
                <w:noProof/>
                <w:webHidden/>
              </w:rPr>
              <w:tab/>
              <w:delText>19</w:delText>
            </w:r>
          </w:del>
        </w:p>
        <w:p w14:paraId="6E8ED11B" w14:textId="383D2CB2" w:rsidR="006F75D9" w:rsidDel="00F566D5" w:rsidRDefault="006F75D9">
          <w:pPr>
            <w:pStyle w:val="TDC3"/>
            <w:rPr>
              <w:del w:id="72" w:author="Juan Carlos de Alfonso Juliá" w:date="2020-04-08T20:47:00Z"/>
              <w:rFonts w:cstheme="minorBidi"/>
              <w:noProof/>
              <w:sz w:val="24"/>
              <w:szCs w:val="24"/>
            </w:rPr>
          </w:pPr>
          <w:del w:id="73" w:author="Juan Carlos de Alfonso Juliá" w:date="2020-04-08T20:47:00Z">
            <w:r w:rsidRPr="00F566D5" w:rsidDel="00F566D5">
              <w:rPr>
                <w:rStyle w:val="Hipervnculo"/>
                <w:noProof/>
              </w:rPr>
              <w:delText>4.2.3 Funcionamiento interno.</w:delText>
            </w:r>
            <w:r w:rsidDel="00F566D5">
              <w:rPr>
                <w:noProof/>
                <w:webHidden/>
              </w:rPr>
              <w:tab/>
              <w:delText>19</w:delText>
            </w:r>
          </w:del>
        </w:p>
        <w:p w14:paraId="77F8F44A" w14:textId="4A55ECA0" w:rsidR="006F75D9" w:rsidDel="00F566D5" w:rsidRDefault="006F75D9">
          <w:pPr>
            <w:pStyle w:val="TDC2"/>
            <w:rPr>
              <w:del w:id="74" w:author="Juan Carlos de Alfonso Juliá" w:date="2020-04-08T20:47:00Z"/>
              <w:rFonts w:cstheme="minorBidi"/>
              <w:b w:val="0"/>
              <w:bCs w:val="0"/>
              <w:noProof/>
              <w:sz w:val="24"/>
              <w:szCs w:val="24"/>
            </w:rPr>
          </w:pPr>
          <w:del w:id="75" w:author="Juan Carlos de Alfonso Juliá" w:date="2020-04-08T20:47:00Z">
            <w:r w:rsidRPr="00F566D5" w:rsidDel="00F566D5">
              <w:rPr>
                <w:rStyle w:val="Hipervnculo"/>
                <w:noProof/>
              </w:rPr>
              <w:delText>4.3 Estructura del servidor.</w:delText>
            </w:r>
            <w:r w:rsidDel="00F566D5">
              <w:rPr>
                <w:noProof/>
                <w:webHidden/>
              </w:rPr>
              <w:tab/>
              <w:delText>20</w:delText>
            </w:r>
          </w:del>
        </w:p>
        <w:p w14:paraId="24C0A1E9" w14:textId="490B2D69" w:rsidR="006F75D9" w:rsidDel="00F566D5" w:rsidRDefault="006F75D9">
          <w:pPr>
            <w:pStyle w:val="TDC3"/>
            <w:rPr>
              <w:del w:id="76" w:author="Juan Carlos de Alfonso Juliá" w:date="2020-04-08T20:47:00Z"/>
              <w:rFonts w:cstheme="minorBidi"/>
              <w:noProof/>
              <w:sz w:val="24"/>
              <w:szCs w:val="24"/>
            </w:rPr>
          </w:pPr>
          <w:del w:id="77" w:author="Juan Carlos de Alfonso Juliá" w:date="2020-04-08T20:47:00Z">
            <w:r w:rsidRPr="00F566D5" w:rsidDel="00F566D5">
              <w:rPr>
                <w:rStyle w:val="Hipervnculo"/>
                <w:noProof/>
              </w:rPr>
              <w:delText>4.3.1 Estructura interna</w:delText>
            </w:r>
            <w:r w:rsidDel="00F566D5">
              <w:rPr>
                <w:noProof/>
                <w:webHidden/>
              </w:rPr>
              <w:tab/>
              <w:delText>20</w:delText>
            </w:r>
          </w:del>
        </w:p>
        <w:p w14:paraId="0D103832" w14:textId="152F1E76" w:rsidR="006F75D9" w:rsidDel="00F566D5" w:rsidRDefault="006F75D9">
          <w:pPr>
            <w:pStyle w:val="TDC2"/>
            <w:rPr>
              <w:del w:id="78" w:author="Juan Carlos de Alfonso Juliá" w:date="2020-04-08T20:47:00Z"/>
              <w:rFonts w:cstheme="minorBidi"/>
              <w:b w:val="0"/>
              <w:bCs w:val="0"/>
              <w:noProof/>
              <w:sz w:val="24"/>
              <w:szCs w:val="24"/>
            </w:rPr>
          </w:pPr>
          <w:del w:id="79" w:author="Juan Carlos de Alfonso Juliá" w:date="2020-04-08T20:47:00Z">
            <w:r w:rsidRPr="00F566D5" w:rsidDel="00F566D5">
              <w:rPr>
                <w:rStyle w:val="Hipervnculo"/>
                <w:noProof/>
              </w:rPr>
              <w:delText>4.4 Estructura de la aplicación del cliente.</w:delText>
            </w:r>
            <w:r w:rsidDel="00F566D5">
              <w:rPr>
                <w:noProof/>
                <w:webHidden/>
              </w:rPr>
              <w:tab/>
              <w:delText>21</w:delText>
            </w:r>
          </w:del>
        </w:p>
        <w:p w14:paraId="424893C1" w14:textId="2E3FF767" w:rsidR="006F75D9" w:rsidDel="00F566D5" w:rsidRDefault="006F75D9">
          <w:pPr>
            <w:pStyle w:val="TDC3"/>
            <w:rPr>
              <w:del w:id="80" w:author="Juan Carlos de Alfonso Juliá" w:date="2020-04-08T20:47:00Z"/>
              <w:rFonts w:cstheme="minorBidi"/>
              <w:noProof/>
              <w:sz w:val="24"/>
              <w:szCs w:val="24"/>
            </w:rPr>
          </w:pPr>
          <w:del w:id="81" w:author="Juan Carlos de Alfonso Juliá" w:date="2020-04-08T20:47:00Z">
            <w:r w:rsidRPr="00F566D5" w:rsidDel="00F566D5">
              <w:rPr>
                <w:rStyle w:val="Hipervnculo"/>
                <w:noProof/>
              </w:rPr>
              <w:delText>4.4.1 Logo de la aplicación.</w:delText>
            </w:r>
            <w:r w:rsidDel="00F566D5">
              <w:rPr>
                <w:noProof/>
                <w:webHidden/>
              </w:rPr>
              <w:tab/>
              <w:delText>21</w:delText>
            </w:r>
          </w:del>
        </w:p>
        <w:p w14:paraId="755938CA" w14:textId="4CCFD146" w:rsidR="006F75D9" w:rsidDel="00F566D5" w:rsidRDefault="006F75D9">
          <w:pPr>
            <w:pStyle w:val="TDC3"/>
            <w:rPr>
              <w:del w:id="82" w:author="Juan Carlos de Alfonso Juliá" w:date="2020-04-08T20:47:00Z"/>
              <w:rFonts w:cstheme="minorBidi"/>
              <w:noProof/>
              <w:sz w:val="24"/>
              <w:szCs w:val="24"/>
            </w:rPr>
          </w:pPr>
          <w:del w:id="83" w:author="Juan Carlos de Alfonso Juliá" w:date="2020-04-08T20:47:00Z">
            <w:r w:rsidRPr="00F566D5" w:rsidDel="00F566D5">
              <w:rPr>
                <w:rStyle w:val="Hipervnculo"/>
                <w:noProof/>
              </w:rPr>
              <w:delText>4.4.2 Ventanas de la aplicación.</w:delText>
            </w:r>
            <w:r w:rsidDel="00F566D5">
              <w:rPr>
                <w:noProof/>
                <w:webHidden/>
              </w:rPr>
              <w:tab/>
              <w:delText>21</w:delText>
            </w:r>
          </w:del>
        </w:p>
        <w:p w14:paraId="7AE489E0" w14:textId="262732D1" w:rsidR="006F75D9" w:rsidDel="00F566D5" w:rsidRDefault="006F75D9">
          <w:pPr>
            <w:pStyle w:val="TDC3"/>
            <w:rPr>
              <w:del w:id="84" w:author="Juan Carlos de Alfonso Juliá" w:date="2020-04-08T20:47:00Z"/>
              <w:rFonts w:cstheme="minorBidi"/>
              <w:noProof/>
              <w:sz w:val="24"/>
              <w:szCs w:val="24"/>
            </w:rPr>
          </w:pPr>
          <w:del w:id="85" w:author="Juan Carlos de Alfonso Juliá" w:date="2020-04-08T20:47:00Z">
            <w:r w:rsidRPr="00F566D5" w:rsidDel="00F566D5">
              <w:rPr>
                <w:rStyle w:val="Hipervnculo"/>
                <w:noProof/>
              </w:rPr>
              <w:delText>4.4.3 Estructura interna.</w:delText>
            </w:r>
            <w:r w:rsidDel="00F566D5">
              <w:rPr>
                <w:noProof/>
                <w:webHidden/>
              </w:rPr>
              <w:tab/>
              <w:delText>23</w:delText>
            </w:r>
          </w:del>
        </w:p>
        <w:p w14:paraId="2C8A572E" w14:textId="42391772" w:rsidR="006F75D9" w:rsidDel="00F566D5" w:rsidRDefault="006F75D9">
          <w:pPr>
            <w:pStyle w:val="TDC1"/>
            <w:tabs>
              <w:tab w:val="left" w:pos="480"/>
            </w:tabs>
            <w:rPr>
              <w:del w:id="86" w:author="Juan Carlos de Alfonso Juliá" w:date="2020-04-08T20:47:00Z"/>
              <w:rFonts w:cstheme="minorBidi"/>
              <w:b w:val="0"/>
              <w:bCs w:val="0"/>
              <w:i w:val="0"/>
              <w:iCs w:val="0"/>
              <w:noProof/>
            </w:rPr>
          </w:pPr>
          <w:del w:id="87" w:author="Juan Carlos de Alfonso Juliá" w:date="2020-04-08T20:47:00Z">
            <w:r w:rsidRPr="00F566D5" w:rsidDel="00F566D5">
              <w:rPr>
                <w:rStyle w:val="Hipervnculo"/>
                <w:noProof/>
              </w:rPr>
              <w:delText>5.</w:delText>
            </w:r>
            <w:r w:rsidDel="00F566D5">
              <w:rPr>
                <w:rFonts w:cstheme="minorBidi"/>
                <w:b w:val="0"/>
                <w:bCs w:val="0"/>
                <w:i w:val="0"/>
                <w:iCs w:val="0"/>
                <w:noProof/>
              </w:rPr>
              <w:tab/>
            </w:r>
            <w:r w:rsidRPr="00F566D5" w:rsidDel="00F566D5">
              <w:rPr>
                <w:rStyle w:val="Hipervnculo"/>
                <w:noProof/>
              </w:rPr>
              <w:delText>Diseño del reconocedor basado en IA.</w:delText>
            </w:r>
            <w:r w:rsidDel="00F566D5">
              <w:rPr>
                <w:noProof/>
                <w:webHidden/>
              </w:rPr>
              <w:tab/>
              <w:delText>28</w:delText>
            </w:r>
          </w:del>
        </w:p>
        <w:p w14:paraId="523F3C7A" w14:textId="685F6D39" w:rsidR="006F75D9" w:rsidDel="00F566D5" w:rsidRDefault="006F75D9">
          <w:pPr>
            <w:pStyle w:val="TDC2"/>
            <w:rPr>
              <w:del w:id="88" w:author="Juan Carlos de Alfonso Juliá" w:date="2020-04-08T20:47:00Z"/>
              <w:rFonts w:cstheme="minorBidi"/>
              <w:b w:val="0"/>
              <w:bCs w:val="0"/>
              <w:noProof/>
              <w:sz w:val="24"/>
              <w:szCs w:val="24"/>
            </w:rPr>
          </w:pPr>
          <w:del w:id="89" w:author="Juan Carlos de Alfonso Juliá" w:date="2020-04-08T20:47:00Z">
            <w:r w:rsidRPr="00F566D5" w:rsidDel="00F566D5">
              <w:rPr>
                <w:rStyle w:val="Hipervnculo"/>
                <w:noProof/>
              </w:rPr>
              <w:delText>5.1 Introducción</w:delText>
            </w:r>
            <w:r w:rsidDel="00F566D5">
              <w:rPr>
                <w:noProof/>
                <w:webHidden/>
              </w:rPr>
              <w:tab/>
              <w:delText>28</w:delText>
            </w:r>
          </w:del>
        </w:p>
        <w:p w14:paraId="5EFFFA12" w14:textId="24F06F67" w:rsidR="006F75D9" w:rsidDel="00F566D5" w:rsidRDefault="006F75D9">
          <w:pPr>
            <w:pStyle w:val="TDC2"/>
            <w:rPr>
              <w:del w:id="90" w:author="Juan Carlos de Alfonso Juliá" w:date="2020-04-08T20:47:00Z"/>
              <w:rFonts w:cstheme="minorBidi"/>
              <w:b w:val="0"/>
              <w:bCs w:val="0"/>
              <w:noProof/>
              <w:sz w:val="24"/>
              <w:szCs w:val="24"/>
            </w:rPr>
          </w:pPr>
          <w:del w:id="91" w:author="Juan Carlos de Alfonso Juliá" w:date="2020-04-08T20:47:00Z">
            <w:r w:rsidRPr="00F566D5" w:rsidDel="00F566D5">
              <w:rPr>
                <w:rStyle w:val="Hipervnculo"/>
                <w:noProof/>
              </w:rPr>
              <w:delText>5.2 Vista teórica</w:delText>
            </w:r>
            <w:r w:rsidDel="00F566D5">
              <w:rPr>
                <w:noProof/>
                <w:webHidden/>
              </w:rPr>
              <w:tab/>
              <w:delText>28</w:delText>
            </w:r>
          </w:del>
        </w:p>
        <w:p w14:paraId="1D297802" w14:textId="78CB9E24" w:rsidR="006F75D9" w:rsidDel="00F566D5" w:rsidRDefault="006F75D9">
          <w:pPr>
            <w:pStyle w:val="TDC3"/>
            <w:rPr>
              <w:del w:id="92" w:author="Juan Carlos de Alfonso Juliá" w:date="2020-04-08T20:47:00Z"/>
              <w:rFonts w:cstheme="minorBidi"/>
              <w:noProof/>
              <w:sz w:val="24"/>
              <w:szCs w:val="24"/>
            </w:rPr>
          </w:pPr>
          <w:del w:id="93" w:author="Juan Carlos de Alfonso Juliá" w:date="2020-04-08T20:47:00Z">
            <w:r w:rsidRPr="00F566D5" w:rsidDel="00F566D5">
              <w:rPr>
                <w:rStyle w:val="Hipervnculo"/>
                <w:noProof/>
              </w:rPr>
              <w:delText>5.2.1 Clasificación vs detección</w:delText>
            </w:r>
            <w:r w:rsidDel="00F566D5">
              <w:rPr>
                <w:noProof/>
                <w:webHidden/>
              </w:rPr>
              <w:tab/>
              <w:delText>28</w:delText>
            </w:r>
          </w:del>
        </w:p>
        <w:p w14:paraId="5AED94AE" w14:textId="28F8298C" w:rsidR="006F75D9" w:rsidDel="00F566D5" w:rsidRDefault="006F75D9">
          <w:pPr>
            <w:pStyle w:val="TDC3"/>
            <w:rPr>
              <w:del w:id="94" w:author="Juan Carlos de Alfonso Juliá" w:date="2020-04-08T20:47:00Z"/>
              <w:rFonts w:cstheme="minorBidi"/>
              <w:noProof/>
              <w:sz w:val="24"/>
              <w:szCs w:val="24"/>
            </w:rPr>
          </w:pPr>
          <w:del w:id="95" w:author="Juan Carlos de Alfonso Juliá" w:date="2020-04-08T20:47:00Z">
            <w:r w:rsidRPr="00F566D5" w:rsidDel="00F566D5">
              <w:rPr>
                <w:rStyle w:val="Hipervnculo"/>
                <w:noProof/>
              </w:rPr>
              <w:delText>5.2.2 SSD – Single shot detector</w:delText>
            </w:r>
            <w:r w:rsidDel="00F566D5">
              <w:rPr>
                <w:noProof/>
                <w:webHidden/>
              </w:rPr>
              <w:tab/>
              <w:delText>29</w:delText>
            </w:r>
          </w:del>
        </w:p>
        <w:p w14:paraId="676DBAA4" w14:textId="75AB923A" w:rsidR="006F75D9" w:rsidDel="00F566D5" w:rsidRDefault="006F75D9">
          <w:pPr>
            <w:pStyle w:val="TDC2"/>
            <w:rPr>
              <w:del w:id="96" w:author="Juan Carlos de Alfonso Juliá" w:date="2020-04-08T20:47:00Z"/>
              <w:rFonts w:cstheme="minorBidi"/>
              <w:b w:val="0"/>
              <w:bCs w:val="0"/>
              <w:noProof/>
              <w:sz w:val="24"/>
              <w:szCs w:val="24"/>
            </w:rPr>
          </w:pPr>
          <w:del w:id="97" w:author="Juan Carlos de Alfonso Juliá" w:date="2020-04-08T20:47:00Z">
            <w:r w:rsidRPr="00F566D5" w:rsidDel="00F566D5">
              <w:rPr>
                <w:rStyle w:val="Hipervnculo"/>
                <w:noProof/>
              </w:rPr>
              <w:delText>5.3 TensorFlow API</w:delText>
            </w:r>
            <w:r w:rsidDel="00F566D5">
              <w:rPr>
                <w:noProof/>
                <w:webHidden/>
              </w:rPr>
              <w:tab/>
              <w:delText>30</w:delText>
            </w:r>
          </w:del>
        </w:p>
        <w:p w14:paraId="779E00D6" w14:textId="5404FBF4" w:rsidR="006F75D9" w:rsidDel="00F566D5" w:rsidRDefault="006F75D9">
          <w:pPr>
            <w:pStyle w:val="TDC2"/>
            <w:rPr>
              <w:del w:id="98" w:author="Juan Carlos de Alfonso Juliá" w:date="2020-04-08T20:47:00Z"/>
              <w:rFonts w:cstheme="minorBidi"/>
              <w:b w:val="0"/>
              <w:bCs w:val="0"/>
              <w:noProof/>
              <w:sz w:val="24"/>
              <w:szCs w:val="24"/>
            </w:rPr>
          </w:pPr>
          <w:del w:id="99" w:author="Juan Carlos de Alfonso Juliá" w:date="2020-04-08T20:47:00Z">
            <w:r w:rsidRPr="00F566D5" w:rsidDel="00F566D5">
              <w:rPr>
                <w:rStyle w:val="Hipervnculo"/>
                <w:noProof/>
              </w:rPr>
              <w:delText>5.4 Comparación de modelos pre-entrenados</w:delText>
            </w:r>
            <w:r w:rsidDel="00F566D5">
              <w:rPr>
                <w:noProof/>
                <w:webHidden/>
              </w:rPr>
              <w:tab/>
              <w:delText>30</w:delText>
            </w:r>
          </w:del>
        </w:p>
        <w:p w14:paraId="03931B17" w14:textId="032EC7E9" w:rsidR="006F75D9" w:rsidDel="00F566D5" w:rsidRDefault="006F75D9">
          <w:pPr>
            <w:pStyle w:val="TDC2"/>
            <w:rPr>
              <w:del w:id="100" w:author="Juan Carlos de Alfonso Juliá" w:date="2020-04-08T20:47:00Z"/>
              <w:rFonts w:cstheme="minorBidi"/>
              <w:b w:val="0"/>
              <w:bCs w:val="0"/>
              <w:noProof/>
              <w:sz w:val="24"/>
              <w:szCs w:val="24"/>
            </w:rPr>
          </w:pPr>
          <w:del w:id="101" w:author="Juan Carlos de Alfonso Juliá" w:date="2020-04-08T20:47:00Z">
            <w:r w:rsidRPr="00F566D5" w:rsidDel="00F566D5">
              <w:rPr>
                <w:rStyle w:val="Hipervnculo"/>
                <w:noProof/>
              </w:rPr>
              <w:delText>5.5 Esquema de funcionamiento.</w:delText>
            </w:r>
            <w:r w:rsidDel="00F566D5">
              <w:rPr>
                <w:noProof/>
                <w:webHidden/>
              </w:rPr>
              <w:tab/>
              <w:delText>31</w:delText>
            </w:r>
          </w:del>
        </w:p>
        <w:p w14:paraId="3D82F2E2" w14:textId="2755C1EA" w:rsidR="006F75D9" w:rsidDel="00F566D5" w:rsidRDefault="006F75D9">
          <w:pPr>
            <w:pStyle w:val="TDC2"/>
            <w:rPr>
              <w:del w:id="102" w:author="Juan Carlos de Alfonso Juliá" w:date="2020-04-08T20:47:00Z"/>
              <w:rFonts w:cstheme="minorBidi"/>
              <w:b w:val="0"/>
              <w:bCs w:val="0"/>
              <w:noProof/>
              <w:sz w:val="24"/>
              <w:szCs w:val="24"/>
            </w:rPr>
          </w:pPr>
          <w:del w:id="103" w:author="Juan Carlos de Alfonso Juliá" w:date="2020-04-08T20:47:00Z">
            <w:r w:rsidRPr="00F566D5" w:rsidDel="00F566D5">
              <w:rPr>
                <w:rStyle w:val="Hipervnculo"/>
                <w:noProof/>
              </w:rPr>
              <w:delText>5.6 Funcionamiento interno</w:delText>
            </w:r>
            <w:r w:rsidDel="00F566D5">
              <w:rPr>
                <w:noProof/>
                <w:webHidden/>
              </w:rPr>
              <w:tab/>
              <w:delText>32</w:delText>
            </w:r>
          </w:del>
        </w:p>
        <w:p w14:paraId="63ACA469" w14:textId="569D52A8" w:rsidR="006F75D9" w:rsidDel="00F566D5" w:rsidRDefault="006F75D9">
          <w:pPr>
            <w:pStyle w:val="TDC1"/>
            <w:rPr>
              <w:del w:id="104" w:author="Juan Carlos de Alfonso Juliá" w:date="2020-04-08T20:47:00Z"/>
              <w:rFonts w:cstheme="minorBidi"/>
              <w:b w:val="0"/>
              <w:bCs w:val="0"/>
              <w:i w:val="0"/>
              <w:iCs w:val="0"/>
              <w:noProof/>
            </w:rPr>
          </w:pPr>
          <w:del w:id="105" w:author="Juan Carlos de Alfonso Juliá" w:date="2020-04-08T20:47:00Z">
            <w:r w:rsidRPr="00F566D5" w:rsidDel="00F566D5">
              <w:rPr>
                <w:rStyle w:val="Hipervnculo"/>
                <w:noProof/>
              </w:rPr>
              <w:delText>Etapa 6: Controlador y flujo de funcionamiento.</w:delText>
            </w:r>
            <w:r w:rsidDel="00F566D5">
              <w:rPr>
                <w:noProof/>
                <w:webHidden/>
              </w:rPr>
              <w:tab/>
              <w:delText>32</w:delText>
            </w:r>
          </w:del>
        </w:p>
        <w:p w14:paraId="712C47F4" w14:textId="1B2FD71D" w:rsidR="006F75D9" w:rsidDel="00F566D5" w:rsidRDefault="006F75D9">
          <w:pPr>
            <w:pStyle w:val="TDC3"/>
            <w:rPr>
              <w:del w:id="106" w:author="Juan Carlos de Alfonso Juliá" w:date="2020-04-08T20:47:00Z"/>
              <w:rFonts w:cstheme="minorBidi"/>
              <w:noProof/>
              <w:sz w:val="24"/>
              <w:szCs w:val="24"/>
            </w:rPr>
          </w:pPr>
          <w:del w:id="107" w:author="Juan Carlos de Alfonso Juliá" w:date="2020-04-08T20:47:00Z">
            <w:r w:rsidRPr="00F566D5" w:rsidDel="00F566D5">
              <w:rPr>
                <w:rStyle w:val="Hipervnculo"/>
                <w:noProof/>
              </w:rPr>
              <w:delText>Ejecución del controlador</w:delText>
            </w:r>
            <w:r w:rsidDel="00F566D5">
              <w:rPr>
                <w:noProof/>
                <w:webHidden/>
              </w:rPr>
              <w:tab/>
              <w:delText>32</w:delText>
            </w:r>
          </w:del>
        </w:p>
        <w:p w14:paraId="4AD1467D" w14:textId="5E34EFD8" w:rsidR="006F75D9" w:rsidDel="00F566D5" w:rsidRDefault="006F75D9">
          <w:pPr>
            <w:pStyle w:val="TDC3"/>
            <w:rPr>
              <w:del w:id="108" w:author="Juan Carlos de Alfonso Juliá" w:date="2020-04-08T20:47:00Z"/>
              <w:rFonts w:cstheme="minorBidi"/>
              <w:noProof/>
              <w:sz w:val="24"/>
              <w:szCs w:val="24"/>
            </w:rPr>
          </w:pPr>
          <w:del w:id="109" w:author="Juan Carlos de Alfonso Juliá" w:date="2020-04-08T20:47:00Z">
            <w:r w:rsidRPr="00F566D5" w:rsidDel="00F566D5">
              <w:rPr>
                <w:rStyle w:val="Hipervnculo"/>
                <w:noProof/>
              </w:rPr>
              <w:delText>Estructura interna</w:delText>
            </w:r>
            <w:r w:rsidDel="00F566D5">
              <w:rPr>
                <w:noProof/>
                <w:webHidden/>
              </w:rPr>
              <w:tab/>
              <w:delText>33</w:delText>
            </w:r>
          </w:del>
        </w:p>
        <w:p w14:paraId="598A0426" w14:textId="3B0B9C82" w:rsidR="006F75D9" w:rsidDel="00F566D5" w:rsidRDefault="006F75D9">
          <w:pPr>
            <w:pStyle w:val="TDC1"/>
            <w:rPr>
              <w:del w:id="110" w:author="Juan Carlos de Alfonso Juliá" w:date="2020-04-08T20:47:00Z"/>
              <w:rFonts w:cstheme="minorBidi"/>
              <w:b w:val="0"/>
              <w:bCs w:val="0"/>
              <w:i w:val="0"/>
              <w:iCs w:val="0"/>
              <w:noProof/>
            </w:rPr>
          </w:pPr>
          <w:del w:id="111" w:author="Juan Carlos de Alfonso Juliá" w:date="2020-04-08T20:47:00Z">
            <w:r w:rsidRPr="00F566D5" w:rsidDel="00F566D5">
              <w:rPr>
                <w:rStyle w:val="Hipervnculo"/>
                <w:noProof/>
              </w:rPr>
              <w:delText>Etapa 7: Pruebas finales.</w:delText>
            </w:r>
            <w:r w:rsidDel="00F566D5">
              <w:rPr>
                <w:noProof/>
                <w:webHidden/>
              </w:rPr>
              <w:tab/>
              <w:delText>33</w:delText>
            </w:r>
          </w:del>
        </w:p>
        <w:p w14:paraId="1ECDFE5F" w14:textId="7F8E60F0" w:rsidR="006F75D9" w:rsidDel="00F566D5" w:rsidRDefault="006F75D9">
          <w:pPr>
            <w:pStyle w:val="TDC1"/>
            <w:rPr>
              <w:del w:id="112" w:author="Juan Carlos de Alfonso Juliá" w:date="2020-04-08T20:47:00Z"/>
              <w:rFonts w:cstheme="minorBidi"/>
              <w:b w:val="0"/>
              <w:bCs w:val="0"/>
              <w:i w:val="0"/>
              <w:iCs w:val="0"/>
              <w:noProof/>
            </w:rPr>
          </w:pPr>
          <w:del w:id="113" w:author="Juan Carlos de Alfonso Juliá" w:date="2020-04-08T20:47:00Z">
            <w:r w:rsidRPr="00F566D5" w:rsidDel="00F566D5">
              <w:rPr>
                <w:rStyle w:val="Hipervnculo"/>
                <w:noProof/>
              </w:rPr>
              <w:delText>Conclusiones.</w:delText>
            </w:r>
            <w:r w:rsidDel="00F566D5">
              <w:rPr>
                <w:noProof/>
                <w:webHidden/>
              </w:rPr>
              <w:tab/>
              <w:delText>33</w:delText>
            </w:r>
          </w:del>
        </w:p>
        <w:p w14:paraId="5FA450CF" w14:textId="52CEE207" w:rsidR="006F75D9" w:rsidDel="00F566D5" w:rsidRDefault="006F75D9">
          <w:pPr>
            <w:pStyle w:val="TDC1"/>
            <w:rPr>
              <w:del w:id="114" w:author="Juan Carlos de Alfonso Juliá" w:date="2020-04-08T20:47:00Z"/>
              <w:rFonts w:cstheme="minorBidi"/>
              <w:b w:val="0"/>
              <w:bCs w:val="0"/>
              <w:i w:val="0"/>
              <w:iCs w:val="0"/>
              <w:noProof/>
            </w:rPr>
          </w:pPr>
          <w:del w:id="115" w:author="Juan Carlos de Alfonso Juliá" w:date="2020-04-08T20:47:00Z">
            <w:r w:rsidRPr="00F566D5" w:rsidDel="00F566D5">
              <w:rPr>
                <w:rStyle w:val="Hipervnculo"/>
                <w:noProof/>
              </w:rPr>
              <w:delText>Bibliografía.</w:delText>
            </w:r>
            <w:r w:rsidDel="00F566D5">
              <w:rPr>
                <w:noProof/>
                <w:webHidden/>
              </w:rPr>
              <w:tab/>
              <w:delText>33</w:delText>
            </w:r>
          </w:del>
        </w:p>
        <w:p w14:paraId="7D49DCD1" w14:textId="3DBD0E49" w:rsidR="009D032D" w:rsidDel="006F75D9" w:rsidRDefault="009D032D">
          <w:pPr>
            <w:pStyle w:val="TDC1"/>
            <w:rPr>
              <w:del w:id="116" w:author="Juan Carlos de Alfonso Juliá" w:date="2020-04-08T20:30:00Z"/>
              <w:rFonts w:cstheme="minorBidi"/>
              <w:b w:val="0"/>
              <w:bCs w:val="0"/>
              <w:i w:val="0"/>
              <w:iCs w:val="0"/>
              <w:noProof/>
            </w:rPr>
          </w:pPr>
          <w:del w:id="117" w:author="Juan Carlos de Alfonso Juliá" w:date="2020-04-08T20:30:00Z">
            <w:r w:rsidRPr="006F75D9" w:rsidDel="006F75D9">
              <w:rPr>
                <w:rStyle w:val="Hipervnculo"/>
                <w:noProof/>
              </w:rPr>
              <w:delText>Índice</w:delText>
            </w:r>
            <w:r w:rsidDel="006F75D9">
              <w:rPr>
                <w:noProof/>
                <w:webHidden/>
              </w:rPr>
              <w:tab/>
              <w:delText>2</w:delText>
            </w:r>
          </w:del>
        </w:p>
        <w:p w14:paraId="15A9427A" w14:textId="3FC1CD64" w:rsidR="009D032D" w:rsidDel="006F75D9" w:rsidRDefault="009D032D">
          <w:pPr>
            <w:pStyle w:val="TDC1"/>
            <w:rPr>
              <w:del w:id="118" w:author="Juan Carlos de Alfonso Juliá" w:date="2020-04-08T20:30:00Z"/>
              <w:rFonts w:cstheme="minorBidi"/>
              <w:b w:val="0"/>
              <w:bCs w:val="0"/>
              <w:i w:val="0"/>
              <w:iCs w:val="0"/>
              <w:noProof/>
            </w:rPr>
          </w:pPr>
          <w:del w:id="119" w:author="Juan Carlos de Alfonso Juliá" w:date="2020-04-08T20:30:00Z">
            <w:r w:rsidRPr="006F75D9" w:rsidDel="006F75D9">
              <w:rPr>
                <w:rStyle w:val="Hipervnculo"/>
                <w:noProof/>
              </w:rPr>
              <w:delText>Resumen.</w:delText>
            </w:r>
            <w:r w:rsidDel="006F75D9">
              <w:rPr>
                <w:noProof/>
                <w:webHidden/>
              </w:rPr>
              <w:tab/>
              <w:delText>4</w:delText>
            </w:r>
          </w:del>
        </w:p>
        <w:p w14:paraId="1968023D" w14:textId="6C5691B5" w:rsidR="009D032D" w:rsidDel="006F75D9" w:rsidRDefault="009D032D">
          <w:pPr>
            <w:pStyle w:val="TDC1"/>
            <w:rPr>
              <w:del w:id="120" w:author="Juan Carlos de Alfonso Juliá" w:date="2020-04-08T20:30:00Z"/>
              <w:rFonts w:cstheme="minorBidi"/>
              <w:b w:val="0"/>
              <w:bCs w:val="0"/>
              <w:i w:val="0"/>
              <w:iCs w:val="0"/>
              <w:noProof/>
            </w:rPr>
          </w:pPr>
          <w:del w:id="121" w:author="Juan Carlos de Alfonso Juliá" w:date="2020-04-08T20:30:00Z">
            <w:r w:rsidRPr="006F75D9" w:rsidDel="006F75D9">
              <w:rPr>
                <w:rStyle w:val="Hipervnculo"/>
                <w:noProof/>
              </w:rPr>
              <w:delText>Palabras clave.</w:delText>
            </w:r>
            <w:r w:rsidDel="006F75D9">
              <w:rPr>
                <w:noProof/>
                <w:webHidden/>
              </w:rPr>
              <w:tab/>
              <w:delText>4</w:delText>
            </w:r>
          </w:del>
        </w:p>
        <w:p w14:paraId="462A8F50" w14:textId="57E766AA" w:rsidR="009D032D" w:rsidDel="006F75D9" w:rsidRDefault="009D032D">
          <w:pPr>
            <w:pStyle w:val="TDC1"/>
            <w:rPr>
              <w:del w:id="122" w:author="Juan Carlos de Alfonso Juliá" w:date="2020-04-08T20:30:00Z"/>
              <w:rFonts w:cstheme="minorBidi"/>
              <w:b w:val="0"/>
              <w:bCs w:val="0"/>
              <w:i w:val="0"/>
              <w:iCs w:val="0"/>
              <w:noProof/>
            </w:rPr>
          </w:pPr>
          <w:del w:id="123" w:author="Juan Carlos de Alfonso Juliá" w:date="2020-04-08T20:30:00Z">
            <w:r w:rsidRPr="006F75D9" w:rsidDel="006F75D9">
              <w:rPr>
                <w:rStyle w:val="Hipervnculo"/>
                <w:noProof/>
              </w:rPr>
              <w:delText>1. Introducción.</w:delText>
            </w:r>
            <w:r w:rsidDel="006F75D9">
              <w:rPr>
                <w:noProof/>
                <w:webHidden/>
              </w:rPr>
              <w:tab/>
              <w:delText>4</w:delText>
            </w:r>
          </w:del>
        </w:p>
        <w:p w14:paraId="69C8CFE5" w14:textId="676A1BA3" w:rsidR="009D032D" w:rsidDel="006F75D9" w:rsidRDefault="009D032D">
          <w:pPr>
            <w:pStyle w:val="TDC2"/>
            <w:rPr>
              <w:del w:id="124" w:author="Juan Carlos de Alfonso Juliá" w:date="2020-04-08T20:30:00Z"/>
              <w:rFonts w:cstheme="minorBidi"/>
              <w:b w:val="0"/>
              <w:bCs w:val="0"/>
              <w:noProof/>
              <w:sz w:val="24"/>
              <w:szCs w:val="24"/>
            </w:rPr>
          </w:pPr>
          <w:del w:id="125" w:author="Juan Carlos de Alfonso Juliá" w:date="2020-04-08T20:30:00Z">
            <w:r w:rsidRPr="006F75D9" w:rsidDel="006F75D9">
              <w:rPr>
                <w:rStyle w:val="Hipervnculo"/>
                <w:noProof/>
              </w:rPr>
              <w:delText>1.1 Estructura del repositorio</w:delText>
            </w:r>
            <w:r w:rsidDel="006F75D9">
              <w:rPr>
                <w:noProof/>
                <w:webHidden/>
              </w:rPr>
              <w:tab/>
              <w:delText>4</w:delText>
            </w:r>
          </w:del>
        </w:p>
        <w:p w14:paraId="57DC6A3E" w14:textId="0100B8AE" w:rsidR="009D032D" w:rsidDel="006F75D9" w:rsidRDefault="009D032D">
          <w:pPr>
            <w:pStyle w:val="TDC1"/>
            <w:rPr>
              <w:del w:id="126" w:author="Juan Carlos de Alfonso Juliá" w:date="2020-04-08T20:30:00Z"/>
              <w:rFonts w:cstheme="minorBidi"/>
              <w:b w:val="0"/>
              <w:bCs w:val="0"/>
              <w:i w:val="0"/>
              <w:iCs w:val="0"/>
              <w:noProof/>
            </w:rPr>
          </w:pPr>
          <w:del w:id="127" w:author="Juan Carlos de Alfonso Juliá" w:date="2020-04-08T20:30:00Z">
            <w:r w:rsidRPr="006F75D9" w:rsidDel="006F75D9">
              <w:rPr>
                <w:rStyle w:val="Hipervnculo"/>
                <w:noProof/>
              </w:rPr>
              <w:delText>2. Diseño y construcción.</w:delText>
            </w:r>
            <w:r w:rsidDel="006F75D9">
              <w:rPr>
                <w:noProof/>
                <w:webHidden/>
              </w:rPr>
              <w:tab/>
              <w:delText>5</w:delText>
            </w:r>
          </w:del>
        </w:p>
        <w:p w14:paraId="3DE4B580" w14:textId="488841F7" w:rsidR="009D032D" w:rsidDel="006F75D9" w:rsidRDefault="009D032D">
          <w:pPr>
            <w:pStyle w:val="TDC2"/>
            <w:rPr>
              <w:del w:id="128" w:author="Juan Carlos de Alfonso Juliá" w:date="2020-04-08T20:30:00Z"/>
              <w:rFonts w:cstheme="minorBidi"/>
              <w:b w:val="0"/>
              <w:bCs w:val="0"/>
              <w:noProof/>
              <w:sz w:val="24"/>
              <w:szCs w:val="24"/>
            </w:rPr>
          </w:pPr>
          <w:del w:id="129" w:author="Juan Carlos de Alfonso Juliá" w:date="2020-04-08T20:30:00Z">
            <w:r w:rsidRPr="006F75D9" w:rsidDel="006F75D9">
              <w:rPr>
                <w:rStyle w:val="Hipervnculo"/>
                <w:noProof/>
              </w:rPr>
              <w:delText>2.1 Diseño hardware</w:delText>
            </w:r>
            <w:r w:rsidDel="006F75D9">
              <w:rPr>
                <w:noProof/>
                <w:webHidden/>
              </w:rPr>
              <w:tab/>
              <w:delText>5</w:delText>
            </w:r>
          </w:del>
        </w:p>
        <w:p w14:paraId="0A13B556" w14:textId="27778D98" w:rsidR="009D032D" w:rsidDel="006F75D9" w:rsidRDefault="009D032D">
          <w:pPr>
            <w:pStyle w:val="TDC3"/>
            <w:rPr>
              <w:del w:id="130" w:author="Juan Carlos de Alfonso Juliá" w:date="2020-04-08T20:30:00Z"/>
              <w:rFonts w:cstheme="minorBidi"/>
              <w:noProof/>
              <w:sz w:val="24"/>
              <w:szCs w:val="24"/>
            </w:rPr>
          </w:pPr>
          <w:del w:id="131" w:author="Juan Carlos de Alfonso Juliá" w:date="2020-04-08T20:30:00Z">
            <w:r w:rsidRPr="006F75D9" w:rsidDel="006F75D9">
              <w:rPr>
                <w:rStyle w:val="Hipervnculo"/>
                <w:noProof/>
              </w:rPr>
              <w:delText>2.1.1 Primer acercamiento: elementos que podemos necesitar.</w:delText>
            </w:r>
            <w:r w:rsidDel="006F75D9">
              <w:rPr>
                <w:noProof/>
                <w:webHidden/>
              </w:rPr>
              <w:tab/>
              <w:delText>5</w:delText>
            </w:r>
          </w:del>
        </w:p>
        <w:p w14:paraId="312062CF" w14:textId="1308860C" w:rsidR="009D032D" w:rsidDel="006F75D9" w:rsidRDefault="009D032D">
          <w:pPr>
            <w:pStyle w:val="TDC3"/>
            <w:rPr>
              <w:del w:id="132" w:author="Juan Carlos de Alfonso Juliá" w:date="2020-04-08T20:30:00Z"/>
              <w:rFonts w:cstheme="minorBidi"/>
              <w:noProof/>
              <w:sz w:val="24"/>
              <w:szCs w:val="24"/>
            </w:rPr>
          </w:pPr>
          <w:del w:id="133" w:author="Juan Carlos de Alfonso Juliá" w:date="2020-04-08T20:30:00Z">
            <w:r w:rsidRPr="006F75D9" w:rsidDel="006F75D9">
              <w:rPr>
                <w:rStyle w:val="Hipervnculo"/>
                <w:noProof/>
              </w:rPr>
              <w:delText>2.1.2 Segundo acercamiento: Selección concreta de componentes.</w:delText>
            </w:r>
            <w:r w:rsidDel="006F75D9">
              <w:rPr>
                <w:noProof/>
                <w:webHidden/>
              </w:rPr>
              <w:tab/>
              <w:delText>5</w:delText>
            </w:r>
          </w:del>
        </w:p>
        <w:p w14:paraId="427B6C60" w14:textId="0BD7113B" w:rsidR="009D032D" w:rsidDel="006F75D9" w:rsidRDefault="009D032D">
          <w:pPr>
            <w:pStyle w:val="TDC3"/>
            <w:rPr>
              <w:del w:id="134" w:author="Juan Carlos de Alfonso Juliá" w:date="2020-04-08T20:30:00Z"/>
              <w:rFonts w:cstheme="minorBidi"/>
              <w:noProof/>
              <w:sz w:val="24"/>
              <w:szCs w:val="24"/>
            </w:rPr>
          </w:pPr>
          <w:del w:id="135" w:author="Juan Carlos de Alfonso Juliá" w:date="2020-04-08T20:30:00Z">
            <w:r w:rsidRPr="006F75D9" w:rsidDel="006F75D9">
              <w:rPr>
                <w:rStyle w:val="Hipervnculo"/>
                <w:noProof/>
              </w:rPr>
              <w:delText>2.1.3 Estructura adicional impresa en 3d</w:delText>
            </w:r>
            <w:r w:rsidDel="006F75D9">
              <w:rPr>
                <w:noProof/>
                <w:webHidden/>
              </w:rPr>
              <w:tab/>
              <w:delText>6</w:delText>
            </w:r>
          </w:del>
        </w:p>
        <w:p w14:paraId="13F97C2A" w14:textId="1D3BD546" w:rsidR="009D032D" w:rsidDel="006F75D9" w:rsidRDefault="009D032D">
          <w:pPr>
            <w:pStyle w:val="TDC2"/>
            <w:rPr>
              <w:del w:id="136" w:author="Juan Carlos de Alfonso Juliá" w:date="2020-04-08T20:30:00Z"/>
              <w:rFonts w:cstheme="minorBidi"/>
              <w:b w:val="0"/>
              <w:bCs w:val="0"/>
              <w:noProof/>
              <w:sz w:val="24"/>
              <w:szCs w:val="24"/>
            </w:rPr>
          </w:pPr>
          <w:del w:id="137" w:author="Juan Carlos de Alfonso Juliá" w:date="2020-04-08T20:30:00Z">
            <w:r w:rsidRPr="006F75D9" w:rsidDel="006F75D9">
              <w:rPr>
                <w:rStyle w:val="Hipervnculo"/>
                <w:noProof/>
              </w:rPr>
              <w:delText>2.2 Construcción final del prototipo.</w:delText>
            </w:r>
            <w:r w:rsidDel="006F75D9">
              <w:rPr>
                <w:noProof/>
                <w:webHidden/>
              </w:rPr>
              <w:tab/>
              <w:delText>7</w:delText>
            </w:r>
          </w:del>
        </w:p>
        <w:p w14:paraId="651D1034" w14:textId="14AB0443" w:rsidR="009D032D" w:rsidDel="006F75D9" w:rsidRDefault="009D032D">
          <w:pPr>
            <w:pStyle w:val="TDC3"/>
            <w:rPr>
              <w:del w:id="138" w:author="Juan Carlos de Alfonso Juliá" w:date="2020-04-08T20:30:00Z"/>
              <w:rFonts w:cstheme="minorBidi"/>
              <w:noProof/>
              <w:sz w:val="24"/>
              <w:szCs w:val="24"/>
            </w:rPr>
          </w:pPr>
          <w:del w:id="139" w:author="Juan Carlos de Alfonso Juliá" w:date="2020-04-08T20:30:00Z">
            <w:r w:rsidRPr="006F75D9" w:rsidDel="006F75D9">
              <w:rPr>
                <w:rStyle w:val="Hipervnculo"/>
                <w:noProof/>
              </w:rPr>
              <w:delText>2.2.1 Conexión de los variadores</w:delText>
            </w:r>
            <w:r w:rsidDel="006F75D9">
              <w:rPr>
                <w:noProof/>
                <w:webHidden/>
              </w:rPr>
              <w:tab/>
              <w:delText>7</w:delText>
            </w:r>
          </w:del>
        </w:p>
        <w:p w14:paraId="27037688" w14:textId="062B7988" w:rsidR="009D032D" w:rsidDel="006F75D9" w:rsidRDefault="009D032D">
          <w:pPr>
            <w:pStyle w:val="TDC3"/>
            <w:rPr>
              <w:del w:id="140" w:author="Juan Carlos de Alfonso Juliá" w:date="2020-04-08T20:30:00Z"/>
              <w:rFonts w:cstheme="minorBidi"/>
              <w:noProof/>
              <w:sz w:val="24"/>
              <w:szCs w:val="24"/>
            </w:rPr>
          </w:pPr>
          <w:del w:id="141" w:author="Juan Carlos de Alfonso Juliá" w:date="2020-04-08T20:30:00Z">
            <w:r w:rsidRPr="006F75D9" w:rsidDel="006F75D9">
              <w:rPr>
                <w:rStyle w:val="Hipervnculo"/>
                <w:noProof/>
              </w:rPr>
              <w:delText>2.2.2 Instalación de las hélices y motores</w:delText>
            </w:r>
            <w:r w:rsidDel="006F75D9">
              <w:rPr>
                <w:noProof/>
                <w:webHidden/>
              </w:rPr>
              <w:tab/>
              <w:delText>9</w:delText>
            </w:r>
          </w:del>
        </w:p>
        <w:p w14:paraId="4AE6F880" w14:textId="1F302C0B" w:rsidR="009D032D" w:rsidDel="006F75D9" w:rsidRDefault="009D032D">
          <w:pPr>
            <w:pStyle w:val="TDC3"/>
            <w:rPr>
              <w:del w:id="142" w:author="Juan Carlos de Alfonso Juliá" w:date="2020-04-08T20:30:00Z"/>
              <w:rFonts w:cstheme="minorBidi"/>
              <w:noProof/>
              <w:sz w:val="24"/>
              <w:szCs w:val="24"/>
            </w:rPr>
          </w:pPr>
          <w:del w:id="143" w:author="Juan Carlos de Alfonso Juliá" w:date="2020-04-08T20:30:00Z">
            <w:r w:rsidRPr="006F75D9" w:rsidDel="006F75D9">
              <w:rPr>
                <w:rStyle w:val="Hipervnculo"/>
                <w:noProof/>
              </w:rPr>
              <w:delText>2.2.3 Colocación del resto de componentes</w:delText>
            </w:r>
            <w:r w:rsidDel="006F75D9">
              <w:rPr>
                <w:noProof/>
                <w:webHidden/>
              </w:rPr>
              <w:tab/>
              <w:delText>10</w:delText>
            </w:r>
          </w:del>
        </w:p>
        <w:p w14:paraId="19D83014" w14:textId="3AE6AEFE" w:rsidR="009D032D" w:rsidDel="006F75D9" w:rsidRDefault="009D032D">
          <w:pPr>
            <w:pStyle w:val="TDC1"/>
            <w:rPr>
              <w:del w:id="144" w:author="Juan Carlos de Alfonso Juliá" w:date="2020-04-08T20:30:00Z"/>
              <w:rFonts w:cstheme="minorBidi"/>
              <w:b w:val="0"/>
              <w:bCs w:val="0"/>
              <w:i w:val="0"/>
              <w:iCs w:val="0"/>
              <w:noProof/>
            </w:rPr>
          </w:pPr>
          <w:del w:id="145" w:author="Juan Carlos de Alfonso Juliá" w:date="2020-04-08T20:30:00Z">
            <w:r w:rsidDel="006F75D9">
              <w:rPr>
                <w:noProof/>
                <w:webHidden/>
              </w:rPr>
              <w:tab/>
              <w:delText>11</w:delText>
            </w:r>
          </w:del>
        </w:p>
        <w:p w14:paraId="15B9201F" w14:textId="51F61E3E" w:rsidR="009D032D" w:rsidDel="006F75D9" w:rsidRDefault="009D032D">
          <w:pPr>
            <w:pStyle w:val="TDC1"/>
            <w:rPr>
              <w:del w:id="146" w:author="Juan Carlos de Alfonso Juliá" w:date="2020-04-08T20:30:00Z"/>
              <w:rFonts w:cstheme="minorBidi"/>
              <w:b w:val="0"/>
              <w:bCs w:val="0"/>
              <w:i w:val="0"/>
              <w:iCs w:val="0"/>
              <w:noProof/>
            </w:rPr>
          </w:pPr>
          <w:del w:id="147" w:author="Juan Carlos de Alfonso Juliá" w:date="2020-04-08T20:30:00Z">
            <w:r w:rsidRPr="006F75D9" w:rsidDel="006F75D9">
              <w:rPr>
                <w:rStyle w:val="Hipervnculo"/>
                <w:noProof/>
              </w:rPr>
              <w:delText>3. Diseño software</w:delText>
            </w:r>
            <w:r w:rsidDel="006F75D9">
              <w:rPr>
                <w:noProof/>
                <w:webHidden/>
              </w:rPr>
              <w:tab/>
              <w:delText>12</w:delText>
            </w:r>
          </w:del>
        </w:p>
        <w:p w14:paraId="7A120938" w14:textId="325530EC" w:rsidR="009D032D" w:rsidDel="006F75D9" w:rsidRDefault="009D032D">
          <w:pPr>
            <w:pStyle w:val="TDC2"/>
            <w:rPr>
              <w:del w:id="148" w:author="Juan Carlos de Alfonso Juliá" w:date="2020-04-08T20:30:00Z"/>
              <w:rFonts w:cstheme="minorBidi"/>
              <w:b w:val="0"/>
              <w:bCs w:val="0"/>
              <w:noProof/>
              <w:sz w:val="24"/>
              <w:szCs w:val="24"/>
            </w:rPr>
          </w:pPr>
          <w:del w:id="149" w:author="Juan Carlos de Alfonso Juliá" w:date="2020-04-08T20:30:00Z">
            <w:r w:rsidRPr="006F75D9" w:rsidDel="006F75D9">
              <w:rPr>
                <w:rStyle w:val="Hipervnculo"/>
                <w:noProof/>
              </w:rPr>
              <w:delText>3.1 Sistema operativo</w:delText>
            </w:r>
            <w:r w:rsidDel="006F75D9">
              <w:rPr>
                <w:noProof/>
                <w:webHidden/>
              </w:rPr>
              <w:tab/>
              <w:delText>12</w:delText>
            </w:r>
          </w:del>
        </w:p>
        <w:p w14:paraId="20F89FE2" w14:textId="440C216A" w:rsidR="009D032D" w:rsidDel="006F75D9" w:rsidRDefault="009D032D">
          <w:pPr>
            <w:pStyle w:val="TDC2"/>
            <w:rPr>
              <w:del w:id="150" w:author="Juan Carlos de Alfonso Juliá" w:date="2020-04-08T20:30:00Z"/>
              <w:rFonts w:cstheme="minorBidi"/>
              <w:b w:val="0"/>
              <w:bCs w:val="0"/>
              <w:noProof/>
              <w:sz w:val="24"/>
              <w:szCs w:val="24"/>
            </w:rPr>
          </w:pPr>
          <w:del w:id="151" w:author="Juan Carlos de Alfonso Juliá" w:date="2020-04-08T20:30:00Z">
            <w:r w:rsidRPr="006F75D9" w:rsidDel="006F75D9">
              <w:rPr>
                <w:rStyle w:val="Hipervnculo"/>
                <w:noProof/>
              </w:rPr>
              <w:delText>3.2 Sistema de navegación inercial</w:delText>
            </w:r>
            <w:r w:rsidDel="006F75D9">
              <w:rPr>
                <w:noProof/>
                <w:webHidden/>
              </w:rPr>
              <w:tab/>
              <w:delText>12</w:delText>
            </w:r>
          </w:del>
        </w:p>
        <w:p w14:paraId="7D1A625C" w14:textId="79A542F0" w:rsidR="009D032D" w:rsidDel="006F75D9" w:rsidRDefault="009D032D">
          <w:pPr>
            <w:pStyle w:val="TDC3"/>
            <w:rPr>
              <w:del w:id="152" w:author="Juan Carlos de Alfonso Juliá" w:date="2020-04-08T20:30:00Z"/>
              <w:rFonts w:cstheme="minorBidi"/>
              <w:noProof/>
              <w:sz w:val="24"/>
              <w:szCs w:val="24"/>
            </w:rPr>
          </w:pPr>
          <w:del w:id="153" w:author="Juan Carlos de Alfonso Juliá" w:date="2020-04-08T20:30:00Z">
            <w:r w:rsidRPr="006F75D9" w:rsidDel="006F75D9">
              <w:rPr>
                <w:rStyle w:val="Hipervnculo"/>
                <w:noProof/>
              </w:rPr>
              <w:delText>3.2.1 Vista teórica</w:delText>
            </w:r>
            <w:r w:rsidDel="006F75D9">
              <w:rPr>
                <w:noProof/>
                <w:webHidden/>
              </w:rPr>
              <w:tab/>
              <w:delText>12</w:delText>
            </w:r>
          </w:del>
        </w:p>
        <w:p w14:paraId="783C6BA3" w14:textId="1A59DFD1" w:rsidR="009D032D" w:rsidDel="006F75D9" w:rsidRDefault="009D032D">
          <w:pPr>
            <w:pStyle w:val="TDC3"/>
            <w:rPr>
              <w:del w:id="154" w:author="Juan Carlos de Alfonso Juliá" w:date="2020-04-08T20:30:00Z"/>
              <w:rFonts w:cstheme="minorBidi"/>
              <w:noProof/>
              <w:sz w:val="24"/>
              <w:szCs w:val="24"/>
            </w:rPr>
          </w:pPr>
          <w:del w:id="155" w:author="Juan Carlos de Alfonso Juliá" w:date="2020-04-08T20:30:00Z">
            <w:r w:rsidRPr="006F75D9" w:rsidDel="006F75D9">
              <w:rPr>
                <w:rStyle w:val="Hipervnculo"/>
                <w:noProof/>
              </w:rPr>
              <w:delText>3.2.2 Calibración del magnetómetro</w:delText>
            </w:r>
            <w:r w:rsidDel="006F75D9">
              <w:rPr>
                <w:noProof/>
                <w:webHidden/>
              </w:rPr>
              <w:tab/>
              <w:delText>13</w:delText>
            </w:r>
          </w:del>
        </w:p>
        <w:p w14:paraId="40FA551C" w14:textId="4F34DA98" w:rsidR="009D032D" w:rsidDel="006F75D9" w:rsidRDefault="009D032D">
          <w:pPr>
            <w:pStyle w:val="TDC3"/>
            <w:rPr>
              <w:del w:id="156" w:author="Juan Carlos de Alfonso Juliá" w:date="2020-04-08T20:30:00Z"/>
              <w:rFonts w:cstheme="minorBidi"/>
              <w:noProof/>
              <w:sz w:val="24"/>
              <w:szCs w:val="24"/>
            </w:rPr>
          </w:pPr>
          <w:del w:id="157" w:author="Juan Carlos de Alfonso Juliá" w:date="2020-04-08T20:30:00Z">
            <w:r w:rsidRPr="006F75D9" w:rsidDel="006F75D9">
              <w:rPr>
                <w:rStyle w:val="Hipervnculo"/>
                <w:noProof/>
              </w:rPr>
              <w:delText>3.2.3 Aplicación práctica</w:delText>
            </w:r>
            <w:r w:rsidDel="006F75D9">
              <w:rPr>
                <w:noProof/>
                <w:webHidden/>
              </w:rPr>
              <w:tab/>
              <w:delText>15</w:delText>
            </w:r>
          </w:del>
        </w:p>
        <w:p w14:paraId="5E9FE79D" w14:textId="23F34FBC" w:rsidR="009D032D" w:rsidDel="006F75D9" w:rsidRDefault="009D032D">
          <w:pPr>
            <w:pStyle w:val="TDC2"/>
            <w:rPr>
              <w:del w:id="158" w:author="Juan Carlos de Alfonso Juliá" w:date="2020-04-08T20:30:00Z"/>
              <w:rFonts w:cstheme="minorBidi"/>
              <w:b w:val="0"/>
              <w:bCs w:val="0"/>
              <w:noProof/>
              <w:sz w:val="24"/>
              <w:szCs w:val="24"/>
            </w:rPr>
          </w:pPr>
          <w:del w:id="159" w:author="Juan Carlos de Alfonso Juliá" w:date="2020-04-08T20:30:00Z">
            <w:r w:rsidRPr="006F75D9" w:rsidDel="006F75D9">
              <w:rPr>
                <w:rStyle w:val="Hipervnculo"/>
                <w:noProof/>
              </w:rPr>
              <w:delText>3.3 Sensor barométrico</w:delText>
            </w:r>
            <w:r w:rsidDel="006F75D9">
              <w:rPr>
                <w:noProof/>
                <w:webHidden/>
              </w:rPr>
              <w:tab/>
              <w:delText>15</w:delText>
            </w:r>
          </w:del>
        </w:p>
        <w:p w14:paraId="37856713" w14:textId="6BB9CD96" w:rsidR="009D032D" w:rsidDel="006F75D9" w:rsidRDefault="009D032D">
          <w:pPr>
            <w:pStyle w:val="TDC3"/>
            <w:rPr>
              <w:del w:id="160" w:author="Juan Carlos de Alfonso Juliá" w:date="2020-04-08T20:30:00Z"/>
              <w:rFonts w:cstheme="minorBidi"/>
              <w:noProof/>
              <w:sz w:val="24"/>
              <w:szCs w:val="24"/>
            </w:rPr>
          </w:pPr>
          <w:del w:id="161" w:author="Juan Carlos de Alfonso Juliá" w:date="2020-04-08T20:30:00Z">
            <w:r w:rsidRPr="006F75D9" w:rsidDel="006F75D9">
              <w:rPr>
                <w:rStyle w:val="Hipervnculo"/>
                <w:noProof/>
              </w:rPr>
              <w:delText>3.3.1 Vista teórica</w:delText>
            </w:r>
            <w:r w:rsidDel="006F75D9">
              <w:rPr>
                <w:noProof/>
                <w:webHidden/>
              </w:rPr>
              <w:tab/>
              <w:delText>15</w:delText>
            </w:r>
          </w:del>
        </w:p>
        <w:p w14:paraId="13D0131B" w14:textId="08C28E81" w:rsidR="009D032D" w:rsidDel="006F75D9" w:rsidRDefault="009D032D">
          <w:pPr>
            <w:pStyle w:val="TDC3"/>
            <w:rPr>
              <w:del w:id="162" w:author="Juan Carlos de Alfonso Juliá" w:date="2020-04-08T20:30:00Z"/>
              <w:rFonts w:cstheme="minorBidi"/>
              <w:noProof/>
              <w:sz w:val="24"/>
              <w:szCs w:val="24"/>
            </w:rPr>
          </w:pPr>
          <w:del w:id="163" w:author="Juan Carlos de Alfonso Juliá" w:date="2020-04-08T20:30:00Z">
            <w:r w:rsidRPr="006F75D9" w:rsidDel="006F75D9">
              <w:rPr>
                <w:rStyle w:val="Hipervnculo"/>
                <w:noProof/>
              </w:rPr>
              <w:delText>3.3.2 Aplicación práctica</w:delText>
            </w:r>
            <w:r w:rsidDel="006F75D9">
              <w:rPr>
                <w:noProof/>
                <w:webHidden/>
              </w:rPr>
              <w:tab/>
              <w:delText>16</w:delText>
            </w:r>
          </w:del>
        </w:p>
        <w:p w14:paraId="3079A610" w14:textId="4E64A881" w:rsidR="009D032D" w:rsidDel="006F75D9" w:rsidRDefault="009D032D">
          <w:pPr>
            <w:pStyle w:val="TDC2"/>
            <w:rPr>
              <w:del w:id="164" w:author="Juan Carlos de Alfonso Juliá" w:date="2020-04-08T20:30:00Z"/>
              <w:rFonts w:cstheme="minorBidi"/>
              <w:b w:val="0"/>
              <w:bCs w:val="0"/>
              <w:noProof/>
              <w:sz w:val="24"/>
              <w:szCs w:val="24"/>
            </w:rPr>
          </w:pPr>
          <w:del w:id="165" w:author="Juan Carlos de Alfonso Juliá" w:date="2020-04-08T20:30:00Z">
            <w:r w:rsidRPr="006F75D9" w:rsidDel="006F75D9">
              <w:rPr>
                <w:rStyle w:val="Hipervnculo"/>
                <w:noProof/>
              </w:rPr>
              <w:delText>3.4 RGB LED</w:delText>
            </w:r>
            <w:r w:rsidDel="006F75D9">
              <w:rPr>
                <w:noProof/>
                <w:webHidden/>
              </w:rPr>
              <w:tab/>
              <w:delText>16</w:delText>
            </w:r>
          </w:del>
        </w:p>
        <w:p w14:paraId="45E47094" w14:textId="487E1E3F" w:rsidR="009D032D" w:rsidDel="006F75D9" w:rsidRDefault="009D032D">
          <w:pPr>
            <w:pStyle w:val="TDC2"/>
            <w:rPr>
              <w:del w:id="166" w:author="Juan Carlos de Alfonso Juliá" w:date="2020-04-08T20:30:00Z"/>
              <w:rFonts w:cstheme="minorBidi"/>
              <w:b w:val="0"/>
              <w:bCs w:val="0"/>
              <w:noProof/>
              <w:sz w:val="24"/>
              <w:szCs w:val="24"/>
            </w:rPr>
          </w:pPr>
          <w:del w:id="167" w:author="Juan Carlos de Alfonso Juliá" w:date="2020-04-08T20:30:00Z">
            <w:r w:rsidRPr="006F75D9" w:rsidDel="006F75D9">
              <w:rPr>
                <w:rStyle w:val="Hipervnculo"/>
                <w:noProof/>
              </w:rPr>
              <w:delText>3.5 Módulo GPS</w:delText>
            </w:r>
            <w:r w:rsidDel="006F75D9">
              <w:rPr>
                <w:noProof/>
                <w:webHidden/>
              </w:rPr>
              <w:tab/>
              <w:delText>16</w:delText>
            </w:r>
          </w:del>
        </w:p>
        <w:p w14:paraId="67BFC384" w14:textId="5A4CFBD8" w:rsidR="009D032D" w:rsidDel="006F75D9" w:rsidRDefault="009D032D">
          <w:pPr>
            <w:pStyle w:val="TDC3"/>
            <w:rPr>
              <w:del w:id="168" w:author="Juan Carlos de Alfonso Juliá" w:date="2020-04-08T20:30:00Z"/>
              <w:rFonts w:cstheme="minorBidi"/>
              <w:noProof/>
              <w:sz w:val="24"/>
              <w:szCs w:val="24"/>
            </w:rPr>
          </w:pPr>
          <w:del w:id="169" w:author="Juan Carlos de Alfonso Juliá" w:date="2020-04-08T20:30:00Z">
            <w:r w:rsidRPr="006F75D9" w:rsidDel="006F75D9">
              <w:rPr>
                <w:rStyle w:val="Hipervnculo"/>
                <w:noProof/>
              </w:rPr>
              <w:delText>3.5.1 Vista teórica.</w:delText>
            </w:r>
            <w:r w:rsidDel="006F75D9">
              <w:rPr>
                <w:noProof/>
                <w:webHidden/>
              </w:rPr>
              <w:tab/>
              <w:delText>16</w:delText>
            </w:r>
          </w:del>
        </w:p>
        <w:p w14:paraId="42BC926B" w14:textId="6C3BCFC4" w:rsidR="009D032D" w:rsidDel="006F75D9" w:rsidRDefault="009D032D">
          <w:pPr>
            <w:pStyle w:val="TDC3"/>
            <w:rPr>
              <w:del w:id="170" w:author="Juan Carlos de Alfonso Juliá" w:date="2020-04-08T20:30:00Z"/>
              <w:rFonts w:cstheme="minorBidi"/>
              <w:noProof/>
              <w:sz w:val="24"/>
              <w:szCs w:val="24"/>
            </w:rPr>
          </w:pPr>
          <w:del w:id="171" w:author="Juan Carlos de Alfonso Juliá" w:date="2020-04-08T20:30:00Z">
            <w:r w:rsidRPr="006F75D9" w:rsidDel="006F75D9">
              <w:rPr>
                <w:rStyle w:val="Hipervnculo"/>
                <w:noProof/>
              </w:rPr>
              <w:delText>3.5.2 Aplicación práctica.</w:delText>
            </w:r>
            <w:r w:rsidDel="006F75D9">
              <w:rPr>
                <w:noProof/>
                <w:webHidden/>
              </w:rPr>
              <w:tab/>
              <w:delText>16</w:delText>
            </w:r>
          </w:del>
        </w:p>
        <w:p w14:paraId="5749E930" w14:textId="4EC85D61" w:rsidR="009D032D" w:rsidDel="006F75D9" w:rsidRDefault="009D032D">
          <w:pPr>
            <w:pStyle w:val="TDC2"/>
            <w:rPr>
              <w:del w:id="172" w:author="Juan Carlos de Alfonso Juliá" w:date="2020-04-08T20:30:00Z"/>
              <w:rFonts w:cstheme="minorBidi"/>
              <w:b w:val="0"/>
              <w:bCs w:val="0"/>
              <w:noProof/>
              <w:sz w:val="24"/>
              <w:szCs w:val="24"/>
            </w:rPr>
          </w:pPr>
          <w:del w:id="173" w:author="Juan Carlos de Alfonso Juliá" w:date="2020-04-08T20:30:00Z">
            <w:r w:rsidRPr="006F75D9" w:rsidDel="006F75D9">
              <w:rPr>
                <w:rStyle w:val="Hipervnculo"/>
                <w:noProof/>
              </w:rPr>
              <w:delText>3.6 Controlador PWM</w:delText>
            </w:r>
            <w:r w:rsidDel="006F75D9">
              <w:rPr>
                <w:noProof/>
                <w:webHidden/>
              </w:rPr>
              <w:tab/>
              <w:delText>16</w:delText>
            </w:r>
          </w:del>
        </w:p>
        <w:p w14:paraId="4983B9DE" w14:textId="675750D3" w:rsidR="009D032D" w:rsidDel="006F75D9" w:rsidRDefault="009D032D">
          <w:pPr>
            <w:pStyle w:val="TDC3"/>
            <w:rPr>
              <w:del w:id="174" w:author="Juan Carlos de Alfonso Juliá" w:date="2020-04-08T20:30:00Z"/>
              <w:rFonts w:cstheme="minorBidi"/>
              <w:noProof/>
              <w:sz w:val="24"/>
              <w:szCs w:val="24"/>
            </w:rPr>
          </w:pPr>
          <w:del w:id="175" w:author="Juan Carlos de Alfonso Juliá" w:date="2020-04-08T20:30:00Z">
            <w:r w:rsidRPr="006F75D9" w:rsidDel="006F75D9">
              <w:rPr>
                <w:rStyle w:val="Hipervnculo"/>
                <w:noProof/>
              </w:rPr>
              <w:delText>3.6.1 Vista teórica.</w:delText>
            </w:r>
            <w:r w:rsidDel="006F75D9">
              <w:rPr>
                <w:noProof/>
                <w:webHidden/>
              </w:rPr>
              <w:tab/>
              <w:delText>16</w:delText>
            </w:r>
          </w:del>
        </w:p>
        <w:p w14:paraId="5D7E54E9" w14:textId="583779B2" w:rsidR="009D032D" w:rsidDel="006F75D9" w:rsidRDefault="009D032D">
          <w:pPr>
            <w:pStyle w:val="TDC3"/>
            <w:rPr>
              <w:del w:id="176" w:author="Juan Carlos de Alfonso Juliá" w:date="2020-04-08T20:30:00Z"/>
              <w:rFonts w:cstheme="minorBidi"/>
              <w:noProof/>
              <w:sz w:val="24"/>
              <w:szCs w:val="24"/>
            </w:rPr>
          </w:pPr>
          <w:del w:id="177" w:author="Juan Carlos de Alfonso Juliá" w:date="2020-04-08T20:30:00Z">
            <w:r w:rsidRPr="006F75D9" w:rsidDel="006F75D9">
              <w:rPr>
                <w:rStyle w:val="Hipervnculo"/>
                <w:noProof/>
              </w:rPr>
              <w:delText>3.6.2 Aplicación práctica 1. Calibración de los variadores</w:delText>
            </w:r>
            <w:r w:rsidDel="006F75D9">
              <w:rPr>
                <w:noProof/>
                <w:webHidden/>
              </w:rPr>
              <w:tab/>
              <w:delText>18</w:delText>
            </w:r>
          </w:del>
        </w:p>
        <w:p w14:paraId="528C51A0" w14:textId="6CC7D2A5" w:rsidR="009D032D" w:rsidDel="006F75D9" w:rsidRDefault="009D032D">
          <w:pPr>
            <w:pStyle w:val="TDC1"/>
            <w:rPr>
              <w:del w:id="178" w:author="Juan Carlos de Alfonso Juliá" w:date="2020-04-08T20:30:00Z"/>
              <w:rFonts w:cstheme="minorBidi"/>
              <w:b w:val="0"/>
              <w:bCs w:val="0"/>
              <w:i w:val="0"/>
              <w:iCs w:val="0"/>
              <w:noProof/>
            </w:rPr>
          </w:pPr>
          <w:del w:id="179" w:author="Juan Carlos de Alfonso Juliá" w:date="2020-04-08T20:30:00Z">
            <w:r w:rsidRPr="006F75D9" w:rsidDel="006F75D9">
              <w:rPr>
                <w:rStyle w:val="Hipervnculo"/>
                <w:noProof/>
              </w:rPr>
              <w:delText>4. Diseño de una aplicación de control.</w:delText>
            </w:r>
            <w:r w:rsidDel="006F75D9">
              <w:rPr>
                <w:noProof/>
                <w:webHidden/>
              </w:rPr>
              <w:tab/>
              <w:delText>18</w:delText>
            </w:r>
          </w:del>
        </w:p>
        <w:p w14:paraId="6C243EF0" w14:textId="497D91B0" w:rsidR="009D032D" w:rsidDel="006F75D9" w:rsidRDefault="009D032D">
          <w:pPr>
            <w:pStyle w:val="TDC2"/>
            <w:rPr>
              <w:del w:id="180" w:author="Juan Carlos de Alfonso Juliá" w:date="2020-04-08T20:30:00Z"/>
              <w:rFonts w:cstheme="minorBidi"/>
              <w:b w:val="0"/>
              <w:bCs w:val="0"/>
              <w:noProof/>
              <w:sz w:val="24"/>
              <w:szCs w:val="24"/>
            </w:rPr>
          </w:pPr>
          <w:del w:id="181" w:author="Juan Carlos de Alfonso Juliá" w:date="2020-04-08T20:30:00Z">
            <w:r w:rsidRPr="006F75D9" w:rsidDel="006F75D9">
              <w:rPr>
                <w:rStyle w:val="Hipervnculo"/>
                <w:noProof/>
              </w:rPr>
              <w:delText>4.1 Introducción.</w:delText>
            </w:r>
            <w:r w:rsidDel="006F75D9">
              <w:rPr>
                <w:noProof/>
                <w:webHidden/>
              </w:rPr>
              <w:tab/>
              <w:delText>18</w:delText>
            </w:r>
          </w:del>
        </w:p>
        <w:p w14:paraId="458F78E5" w14:textId="2EE57B0B" w:rsidR="009D032D" w:rsidDel="006F75D9" w:rsidRDefault="009D032D">
          <w:pPr>
            <w:pStyle w:val="TDC2"/>
            <w:rPr>
              <w:del w:id="182" w:author="Juan Carlos de Alfonso Juliá" w:date="2020-04-08T20:30:00Z"/>
              <w:rFonts w:cstheme="minorBidi"/>
              <w:b w:val="0"/>
              <w:bCs w:val="0"/>
              <w:noProof/>
              <w:sz w:val="24"/>
              <w:szCs w:val="24"/>
            </w:rPr>
          </w:pPr>
          <w:del w:id="183" w:author="Juan Carlos de Alfonso Juliá" w:date="2020-04-08T20:30:00Z">
            <w:r w:rsidRPr="006F75D9" w:rsidDel="006F75D9">
              <w:rPr>
                <w:rStyle w:val="Hipervnculo"/>
                <w:noProof/>
              </w:rPr>
              <w:delText>4.2 Protocolo de comunicación.</w:delText>
            </w:r>
            <w:r w:rsidDel="006F75D9">
              <w:rPr>
                <w:noProof/>
                <w:webHidden/>
              </w:rPr>
              <w:tab/>
              <w:delText>18</w:delText>
            </w:r>
          </w:del>
        </w:p>
        <w:p w14:paraId="2C1DBED6" w14:textId="20DC5ECC" w:rsidR="009D032D" w:rsidDel="006F75D9" w:rsidRDefault="009D032D">
          <w:pPr>
            <w:pStyle w:val="TDC3"/>
            <w:rPr>
              <w:del w:id="184" w:author="Juan Carlos de Alfonso Juliá" w:date="2020-04-08T20:30:00Z"/>
              <w:rFonts w:cstheme="minorBidi"/>
              <w:noProof/>
              <w:sz w:val="24"/>
              <w:szCs w:val="24"/>
            </w:rPr>
          </w:pPr>
          <w:del w:id="185" w:author="Juan Carlos de Alfonso Juliá" w:date="2020-04-08T20:30:00Z">
            <w:r w:rsidRPr="006F75D9" w:rsidDel="006F75D9">
              <w:rPr>
                <w:rStyle w:val="Hipervnculo"/>
                <w:noProof/>
              </w:rPr>
              <w:delText>4.2.1 Modelo cliente servidor.</w:delText>
            </w:r>
            <w:r w:rsidDel="006F75D9">
              <w:rPr>
                <w:noProof/>
                <w:webHidden/>
              </w:rPr>
              <w:tab/>
              <w:delText>18</w:delText>
            </w:r>
          </w:del>
        </w:p>
        <w:p w14:paraId="0C2EE2D3" w14:textId="4337F162" w:rsidR="009D032D" w:rsidDel="006F75D9" w:rsidRDefault="009D032D">
          <w:pPr>
            <w:pStyle w:val="TDC3"/>
            <w:rPr>
              <w:del w:id="186" w:author="Juan Carlos de Alfonso Juliá" w:date="2020-04-08T20:30:00Z"/>
              <w:rFonts w:cstheme="minorBidi"/>
              <w:noProof/>
              <w:sz w:val="24"/>
              <w:szCs w:val="24"/>
            </w:rPr>
          </w:pPr>
          <w:del w:id="187" w:author="Juan Carlos de Alfonso Juliá" w:date="2020-04-08T20:30:00Z">
            <w:r w:rsidRPr="006F75D9" w:rsidDel="006F75D9">
              <w:rPr>
                <w:rStyle w:val="Hipervnculo"/>
                <w:noProof/>
              </w:rPr>
              <w:delText>4.2.2 Protocolo TCP.</w:delText>
            </w:r>
            <w:r w:rsidDel="006F75D9">
              <w:rPr>
                <w:noProof/>
                <w:webHidden/>
              </w:rPr>
              <w:tab/>
              <w:delText>19</w:delText>
            </w:r>
          </w:del>
        </w:p>
        <w:p w14:paraId="7DC06C46" w14:textId="3341072F" w:rsidR="009D032D" w:rsidDel="006F75D9" w:rsidRDefault="009D032D">
          <w:pPr>
            <w:pStyle w:val="TDC3"/>
            <w:rPr>
              <w:del w:id="188" w:author="Juan Carlos de Alfonso Juliá" w:date="2020-04-08T20:30:00Z"/>
              <w:rFonts w:cstheme="minorBidi"/>
              <w:noProof/>
              <w:sz w:val="24"/>
              <w:szCs w:val="24"/>
            </w:rPr>
          </w:pPr>
          <w:del w:id="189" w:author="Juan Carlos de Alfonso Juliá" w:date="2020-04-08T20:30:00Z">
            <w:r w:rsidRPr="006F75D9" w:rsidDel="006F75D9">
              <w:rPr>
                <w:rStyle w:val="Hipervnculo"/>
                <w:noProof/>
              </w:rPr>
              <w:delText>4.2.3 Funcionamiento interno.</w:delText>
            </w:r>
            <w:r w:rsidDel="006F75D9">
              <w:rPr>
                <w:noProof/>
                <w:webHidden/>
              </w:rPr>
              <w:tab/>
              <w:delText>19</w:delText>
            </w:r>
          </w:del>
        </w:p>
        <w:p w14:paraId="5A06BF66" w14:textId="4B01C4FE" w:rsidR="009D032D" w:rsidDel="006F75D9" w:rsidRDefault="009D032D">
          <w:pPr>
            <w:pStyle w:val="TDC2"/>
            <w:rPr>
              <w:del w:id="190" w:author="Juan Carlos de Alfonso Juliá" w:date="2020-04-08T20:30:00Z"/>
              <w:rFonts w:cstheme="minorBidi"/>
              <w:b w:val="0"/>
              <w:bCs w:val="0"/>
              <w:noProof/>
              <w:sz w:val="24"/>
              <w:szCs w:val="24"/>
            </w:rPr>
          </w:pPr>
          <w:del w:id="191" w:author="Juan Carlos de Alfonso Juliá" w:date="2020-04-08T20:30:00Z">
            <w:r w:rsidRPr="006F75D9" w:rsidDel="006F75D9">
              <w:rPr>
                <w:rStyle w:val="Hipervnculo"/>
                <w:noProof/>
              </w:rPr>
              <w:delText>4.3 Estructura del servidor.</w:delText>
            </w:r>
            <w:r w:rsidDel="006F75D9">
              <w:rPr>
                <w:noProof/>
                <w:webHidden/>
              </w:rPr>
              <w:tab/>
              <w:delText>20</w:delText>
            </w:r>
          </w:del>
        </w:p>
        <w:p w14:paraId="4FE9A391" w14:textId="4D307649" w:rsidR="009D032D" w:rsidDel="006F75D9" w:rsidRDefault="009D032D">
          <w:pPr>
            <w:pStyle w:val="TDC3"/>
            <w:rPr>
              <w:del w:id="192" w:author="Juan Carlos de Alfonso Juliá" w:date="2020-04-08T20:30:00Z"/>
              <w:rFonts w:cstheme="minorBidi"/>
              <w:noProof/>
              <w:sz w:val="24"/>
              <w:szCs w:val="24"/>
            </w:rPr>
          </w:pPr>
          <w:del w:id="193" w:author="Juan Carlos de Alfonso Juliá" w:date="2020-04-08T20:30:00Z">
            <w:r w:rsidRPr="006F75D9" w:rsidDel="006F75D9">
              <w:rPr>
                <w:rStyle w:val="Hipervnculo"/>
                <w:noProof/>
              </w:rPr>
              <w:delText>4.3.1 Estructura interna</w:delText>
            </w:r>
            <w:r w:rsidDel="006F75D9">
              <w:rPr>
                <w:noProof/>
                <w:webHidden/>
              </w:rPr>
              <w:tab/>
              <w:delText>20</w:delText>
            </w:r>
          </w:del>
        </w:p>
        <w:p w14:paraId="5134C0A6" w14:textId="7C9149E6" w:rsidR="009D032D" w:rsidDel="006F75D9" w:rsidRDefault="009D032D">
          <w:pPr>
            <w:pStyle w:val="TDC2"/>
            <w:rPr>
              <w:del w:id="194" w:author="Juan Carlos de Alfonso Juliá" w:date="2020-04-08T20:30:00Z"/>
              <w:rFonts w:cstheme="minorBidi"/>
              <w:b w:val="0"/>
              <w:bCs w:val="0"/>
              <w:noProof/>
              <w:sz w:val="24"/>
              <w:szCs w:val="24"/>
            </w:rPr>
          </w:pPr>
          <w:del w:id="195" w:author="Juan Carlos de Alfonso Juliá" w:date="2020-04-08T20:30:00Z">
            <w:r w:rsidRPr="006F75D9" w:rsidDel="006F75D9">
              <w:rPr>
                <w:rStyle w:val="Hipervnculo"/>
                <w:noProof/>
              </w:rPr>
              <w:delText>4.4 Estructura de la aplicación del cliente.</w:delText>
            </w:r>
            <w:r w:rsidDel="006F75D9">
              <w:rPr>
                <w:noProof/>
                <w:webHidden/>
              </w:rPr>
              <w:tab/>
              <w:delText>21</w:delText>
            </w:r>
          </w:del>
        </w:p>
        <w:p w14:paraId="6FCF8B60" w14:textId="52CD4D88" w:rsidR="009D032D" w:rsidDel="006F75D9" w:rsidRDefault="009D032D">
          <w:pPr>
            <w:pStyle w:val="TDC3"/>
            <w:rPr>
              <w:del w:id="196" w:author="Juan Carlos de Alfonso Juliá" w:date="2020-04-08T20:30:00Z"/>
              <w:rFonts w:cstheme="minorBidi"/>
              <w:noProof/>
              <w:sz w:val="24"/>
              <w:szCs w:val="24"/>
            </w:rPr>
          </w:pPr>
          <w:del w:id="197" w:author="Juan Carlos de Alfonso Juliá" w:date="2020-04-08T20:30:00Z">
            <w:r w:rsidRPr="006F75D9" w:rsidDel="006F75D9">
              <w:rPr>
                <w:rStyle w:val="Hipervnculo"/>
                <w:noProof/>
              </w:rPr>
              <w:delText>4.4.1 Logo de la aplicación.</w:delText>
            </w:r>
            <w:r w:rsidDel="006F75D9">
              <w:rPr>
                <w:noProof/>
                <w:webHidden/>
              </w:rPr>
              <w:tab/>
              <w:delText>21</w:delText>
            </w:r>
          </w:del>
        </w:p>
        <w:p w14:paraId="0822D15F" w14:textId="4F0163DF" w:rsidR="009D032D" w:rsidDel="006F75D9" w:rsidRDefault="009D032D">
          <w:pPr>
            <w:pStyle w:val="TDC3"/>
            <w:rPr>
              <w:del w:id="198" w:author="Juan Carlos de Alfonso Juliá" w:date="2020-04-08T20:30:00Z"/>
              <w:rFonts w:cstheme="minorBidi"/>
              <w:noProof/>
              <w:sz w:val="24"/>
              <w:szCs w:val="24"/>
            </w:rPr>
          </w:pPr>
          <w:del w:id="199" w:author="Juan Carlos de Alfonso Juliá" w:date="2020-04-08T20:30:00Z">
            <w:r w:rsidRPr="006F75D9" w:rsidDel="006F75D9">
              <w:rPr>
                <w:rStyle w:val="Hipervnculo"/>
                <w:noProof/>
              </w:rPr>
              <w:delText>4.4.2 Ventanas de la aplicación.</w:delText>
            </w:r>
            <w:r w:rsidDel="006F75D9">
              <w:rPr>
                <w:noProof/>
                <w:webHidden/>
              </w:rPr>
              <w:tab/>
              <w:delText>21</w:delText>
            </w:r>
          </w:del>
        </w:p>
        <w:p w14:paraId="3AC6E7C7" w14:textId="081E5FF8" w:rsidR="009D032D" w:rsidDel="006F75D9" w:rsidRDefault="009D032D">
          <w:pPr>
            <w:pStyle w:val="TDC3"/>
            <w:rPr>
              <w:del w:id="200" w:author="Juan Carlos de Alfonso Juliá" w:date="2020-04-08T20:30:00Z"/>
              <w:rFonts w:cstheme="minorBidi"/>
              <w:noProof/>
              <w:sz w:val="24"/>
              <w:szCs w:val="24"/>
            </w:rPr>
          </w:pPr>
          <w:del w:id="201" w:author="Juan Carlos de Alfonso Juliá" w:date="2020-04-08T20:30:00Z">
            <w:r w:rsidRPr="006F75D9" w:rsidDel="006F75D9">
              <w:rPr>
                <w:rStyle w:val="Hipervnculo"/>
                <w:noProof/>
              </w:rPr>
              <w:delText>4.4.3 Estructura interna.</w:delText>
            </w:r>
            <w:r w:rsidDel="006F75D9">
              <w:rPr>
                <w:noProof/>
                <w:webHidden/>
              </w:rPr>
              <w:tab/>
              <w:delText>23</w:delText>
            </w:r>
          </w:del>
        </w:p>
        <w:p w14:paraId="7BB694F5" w14:textId="2C63288D" w:rsidR="009D032D" w:rsidDel="006F75D9" w:rsidRDefault="009D032D">
          <w:pPr>
            <w:pStyle w:val="TDC1"/>
            <w:tabs>
              <w:tab w:val="left" w:pos="480"/>
            </w:tabs>
            <w:rPr>
              <w:del w:id="202" w:author="Juan Carlos de Alfonso Juliá" w:date="2020-04-08T20:30:00Z"/>
              <w:rFonts w:cstheme="minorBidi"/>
              <w:b w:val="0"/>
              <w:bCs w:val="0"/>
              <w:i w:val="0"/>
              <w:iCs w:val="0"/>
              <w:noProof/>
            </w:rPr>
          </w:pPr>
          <w:del w:id="203" w:author="Juan Carlos de Alfonso Juliá" w:date="2020-04-08T20:30:00Z">
            <w:r w:rsidRPr="006F75D9" w:rsidDel="006F75D9">
              <w:rPr>
                <w:rStyle w:val="Hipervnculo"/>
                <w:noProof/>
              </w:rPr>
              <w:delText>5.</w:delText>
            </w:r>
            <w:r w:rsidDel="006F75D9">
              <w:rPr>
                <w:rFonts w:cstheme="minorBidi"/>
                <w:b w:val="0"/>
                <w:bCs w:val="0"/>
                <w:i w:val="0"/>
                <w:iCs w:val="0"/>
                <w:noProof/>
              </w:rPr>
              <w:tab/>
            </w:r>
            <w:r w:rsidRPr="006F75D9" w:rsidDel="006F75D9">
              <w:rPr>
                <w:rStyle w:val="Hipervnculo"/>
                <w:noProof/>
              </w:rPr>
              <w:delText>Diseño del reconocedor basado en IA.</w:delText>
            </w:r>
            <w:r w:rsidDel="006F75D9">
              <w:rPr>
                <w:noProof/>
                <w:webHidden/>
              </w:rPr>
              <w:tab/>
              <w:delText>28</w:delText>
            </w:r>
          </w:del>
        </w:p>
        <w:p w14:paraId="267D68C7" w14:textId="3E4EEB13" w:rsidR="009D032D" w:rsidDel="006F75D9" w:rsidRDefault="009D032D">
          <w:pPr>
            <w:pStyle w:val="TDC2"/>
            <w:rPr>
              <w:del w:id="204" w:author="Juan Carlos de Alfonso Juliá" w:date="2020-04-08T20:30:00Z"/>
              <w:rFonts w:cstheme="minorBidi"/>
              <w:b w:val="0"/>
              <w:bCs w:val="0"/>
              <w:noProof/>
              <w:sz w:val="24"/>
              <w:szCs w:val="24"/>
            </w:rPr>
          </w:pPr>
          <w:del w:id="205" w:author="Juan Carlos de Alfonso Juliá" w:date="2020-04-08T20:30:00Z">
            <w:r w:rsidRPr="006F75D9" w:rsidDel="006F75D9">
              <w:rPr>
                <w:rStyle w:val="Hipervnculo"/>
                <w:noProof/>
              </w:rPr>
              <w:delText>5.1 Introducción</w:delText>
            </w:r>
            <w:r w:rsidDel="006F75D9">
              <w:rPr>
                <w:noProof/>
                <w:webHidden/>
              </w:rPr>
              <w:tab/>
              <w:delText>28</w:delText>
            </w:r>
          </w:del>
        </w:p>
        <w:p w14:paraId="342951D1" w14:textId="086E6855" w:rsidR="009D032D" w:rsidDel="006F75D9" w:rsidRDefault="009D032D">
          <w:pPr>
            <w:pStyle w:val="TDC2"/>
            <w:rPr>
              <w:del w:id="206" w:author="Juan Carlos de Alfonso Juliá" w:date="2020-04-08T20:30:00Z"/>
              <w:rFonts w:cstheme="minorBidi"/>
              <w:b w:val="0"/>
              <w:bCs w:val="0"/>
              <w:noProof/>
              <w:sz w:val="24"/>
              <w:szCs w:val="24"/>
            </w:rPr>
          </w:pPr>
          <w:del w:id="207" w:author="Juan Carlos de Alfonso Juliá" w:date="2020-04-08T20:30:00Z">
            <w:r w:rsidRPr="006F75D9" w:rsidDel="006F75D9">
              <w:rPr>
                <w:rStyle w:val="Hipervnculo"/>
                <w:noProof/>
              </w:rPr>
              <w:delText>5.2 Vista teórica</w:delText>
            </w:r>
            <w:r w:rsidDel="006F75D9">
              <w:rPr>
                <w:noProof/>
                <w:webHidden/>
              </w:rPr>
              <w:tab/>
              <w:delText>28</w:delText>
            </w:r>
          </w:del>
        </w:p>
        <w:p w14:paraId="30348942" w14:textId="742D74B8" w:rsidR="009D032D" w:rsidDel="006F75D9" w:rsidRDefault="009D032D">
          <w:pPr>
            <w:pStyle w:val="TDC3"/>
            <w:rPr>
              <w:del w:id="208" w:author="Juan Carlos de Alfonso Juliá" w:date="2020-04-08T20:30:00Z"/>
              <w:rFonts w:cstheme="minorBidi"/>
              <w:noProof/>
              <w:sz w:val="24"/>
              <w:szCs w:val="24"/>
            </w:rPr>
          </w:pPr>
          <w:del w:id="209" w:author="Juan Carlos de Alfonso Juliá" w:date="2020-04-08T20:30:00Z">
            <w:r w:rsidRPr="006F75D9" w:rsidDel="006F75D9">
              <w:rPr>
                <w:rStyle w:val="Hipervnculo"/>
                <w:noProof/>
              </w:rPr>
              <w:delText>5.2.1 Clasificación vs detección</w:delText>
            </w:r>
            <w:r w:rsidDel="006F75D9">
              <w:rPr>
                <w:noProof/>
                <w:webHidden/>
              </w:rPr>
              <w:tab/>
              <w:delText>28</w:delText>
            </w:r>
          </w:del>
        </w:p>
        <w:p w14:paraId="6A8263A5" w14:textId="73A5B6F2" w:rsidR="009D032D" w:rsidDel="006F75D9" w:rsidRDefault="009D032D">
          <w:pPr>
            <w:pStyle w:val="TDC3"/>
            <w:rPr>
              <w:del w:id="210" w:author="Juan Carlos de Alfonso Juliá" w:date="2020-04-08T20:30:00Z"/>
              <w:rFonts w:cstheme="minorBidi"/>
              <w:noProof/>
              <w:sz w:val="24"/>
              <w:szCs w:val="24"/>
            </w:rPr>
          </w:pPr>
          <w:del w:id="211" w:author="Juan Carlos de Alfonso Juliá" w:date="2020-04-08T20:30:00Z">
            <w:r w:rsidRPr="006F75D9" w:rsidDel="006F75D9">
              <w:rPr>
                <w:rStyle w:val="Hipervnculo"/>
                <w:noProof/>
              </w:rPr>
              <w:delText>5.2.2 SSD – Single shot detector</w:delText>
            </w:r>
            <w:r w:rsidDel="006F75D9">
              <w:rPr>
                <w:noProof/>
                <w:webHidden/>
              </w:rPr>
              <w:tab/>
              <w:delText>29</w:delText>
            </w:r>
          </w:del>
        </w:p>
        <w:p w14:paraId="27359366" w14:textId="41AEFCBE" w:rsidR="009D032D" w:rsidDel="006F75D9" w:rsidRDefault="009D032D">
          <w:pPr>
            <w:pStyle w:val="TDC2"/>
            <w:rPr>
              <w:del w:id="212" w:author="Juan Carlos de Alfonso Juliá" w:date="2020-04-08T20:30:00Z"/>
              <w:rFonts w:cstheme="minorBidi"/>
              <w:b w:val="0"/>
              <w:bCs w:val="0"/>
              <w:noProof/>
              <w:sz w:val="24"/>
              <w:szCs w:val="24"/>
            </w:rPr>
          </w:pPr>
          <w:del w:id="213" w:author="Juan Carlos de Alfonso Juliá" w:date="2020-04-08T20:30:00Z">
            <w:r w:rsidRPr="006F75D9" w:rsidDel="006F75D9">
              <w:rPr>
                <w:rStyle w:val="Hipervnculo"/>
                <w:noProof/>
              </w:rPr>
              <w:delText>5.3 TensorFlow API</w:delText>
            </w:r>
            <w:r w:rsidDel="006F75D9">
              <w:rPr>
                <w:noProof/>
                <w:webHidden/>
              </w:rPr>
              <w:tab/>
              <w:delText>30</w:delText>
            </w:r>
          </w:del>
        </w:p>
        <w:p w14:paraId="4D647D75" w14:textId="1B524EA3" w:rsidR="009D032D" w:rsidDel="006F75D9" w:rsidRDefault="009D032D">
          <w:pPr>
            <w:pStyle w:val="TDC2"/>
            <w:rPr>
              <w:del w:id="214" w:author="Juan Carlos de Alfonso Juliá" w:date="2020-04-08T20:30:00Z"/>
              <w:rFonts w:cstheme="minorBidi"/>
              <w:b w:val="0"/>
              <w:bCs w:val="0"/>
              <w:noProof/>
              <w:sz w:val="24"/>
              <w:szCs w:val="24"/>
            </w:rPr>
          </w:pPr>
          <w:del w:id="215" w:author="Juan Carlos de Alfonso Juliá" w:date="2020-04-08T20:30:00Z">
            <w:r w:rsidRPr="006F75D9" w:rsidDel="006F75D9">
              <w:rPr>
                <w:rStyle w:val="Hipervnculo"/>
                <w:noProof/>
              </w:rPr>
              <w:delText>5.4 Comparación de modelos pre-entrenados</w:delText>
            </w:r>
            <w:r w:rsidDel="006F75D9">
              <w:rPr>
                <w:noProof/>
                <w:webHidden/>
              </w:rPr>
              <w:tab/>
              <w:delText>30</w:delText>
            </w:r>
          </w:del>
        </w:p>
        <w:p w14:paraId="232DBD55" w14:textId="61C069B2" w:rsidR="009D032D" w:rsidDel="006F75D9" w:rsidRDefault="009D032D">
          <w:pPr>
            <w:pStyle w:val="TDC2"/>
            <w:rPr>
              <w:del w:id="216" w:author="Juan Carlos de Alfonso Juliá" w:date="2020-04-08T20:30:00Z"/>
              <w:rFonts w:cstheme="minorBidi"/>
              <w:b w:val="0"/>
              <w:bCs w:val="0"/>
              <w:noProof/>
              <w:sz w:val="24"/>
              <w:szCs w:val="24"/>
            </w:rPr>
          </w:pPr>
          <w:del w:id="217" w:author="Juan Carlos de Alfonso Juliá" w:date="2020-04-08T20:30:00Z">
            <w:r w:rsidRPr="006F75D9" w:rsidDel="006F75D9">
              <w:rPr>
                <w:rStyle w:val="Hipervnculo"/>
                <w:noProof/>
              </w:rPr>
              <w:delText>5.5 Esquema de funcionamiento.</w:delText>
            </w:r>
            <w:r w:rsidDel="006F75D9">
              <w:rPr>
                <w:noProof/>
                <w:webHidden/>
              </w:rPr>
              <w:tab/>
              <w:delText>31</w:delText>
            </w:r>
          </w:del>
        </w:p>
        <w:p w14:paraId="2CC538D3" w14:textId="66421B48" w:rsidR="009D032D" w:rsidDel="006F75D9" w:rsidRDefault="009D032D">
          <w:pPr>
            <w:pStyle w:val="TDC2"/>
            <w:rPr>
              <w:del w:id="218" w:author="Juan Carlos de Alfonso Juliá" w:date="2020-04-08T20:30:00Z"/>
              <w:rFonts w:cstheme="minorBidi"/>
              <w:b w:val="0"/>
              <w:bCs w:val="0"/>
              <w:noProof/>
              <w:sz w:val="24"/>
              <w:szCs w:val="24"/>
            </w:rPr>
          </w:pPr>
          <w:del w:id="219" w:author="Juan Carlos de Alfonso Juliá" w:date="2020-04-08T20:30:00Z">
            <w:r w:rsidRPr="006F75D9" w:rsidDel="006F75D9">
              <w:rPr>
                <w:rStyle w:val="Hipervnculo"/>
                <w:noProof/>
              </w:rPr>
              <w:delText>5.6 Funcionamiento interno</w:delText>
            </w:r>
            <w:r w:rsidDel="006F75D9">
              <w:rPr>
                <w:noProof/>
                <w:webHidden/>
              </w:rPr>
              <w:tab/>
              <w:delText>32</w:delText>
            </w:r>
          </w:del>
        </w:p>
        <w:p w14:paraId="2521D36A" w14:textId="5515BD6F" w:rsidR="009D032D" w:rsidDel="006F75D9" w:rsidRDefault="009D032D">
          <w:pPr>
            <w:pStyle w:val="TDC1"/>
            <w:rPr>
              <w:del w:id="220" w:author="Juan Carlos de Alfonso Juliá" w:date="2020-04-08T20:30:00Z"/>
              <w:rFonts w:cstheme="minorBidi"/>
              <w:b w:val="0"/>
              <w:bCs w:val="0"/>
              <w:i w:val="0"/>
              <w:iCs w:val="0"/>
              <w:noProof/>
            </w:rPr>
          </w:pPr>
          <w:del w:id="221" w:author="Juan Carlos de Alfonso Juliá" w:date="2020-04-08T20:30:00Z">
            <w:r w:rsidRPr="006F75D9" w:rsidDel="006F75D9">
              <w:rPr>
                <w:rStyle w:val="Hipervnculo"/>
                <w:noProof/>
              </w:rPr>
              <w:delText>Etapa 6: Controlador y flujo de funcionamiento.</w:delText>
            </w:r>
            <w:r w:rsidDel="006F75D9">
              <w:rPr>
                <w:noProof/>
                <w:webHidden/>
              </w:rPr>
              <w:tab/>
              <w:delText>32</w:delText>
            </w:r>
          </w:del>
        </w:p>
        <w:p w14:paraId="1DB85E67" w14:textId="20878C3C" w:rsidR="009D032D" w:rsidDel="006F75D9" w:rsidRDefault="009D032D">
          <w:pPr>
            <w:pStyle w:val="TDC3"/>
            <w:rPr>
              <w:del w:id="222" w:author="Juan Carlos de Alfonso Juliá" w:date="2020-04-08T20:30:00Z"/>
              <w:rFonts w:cstheme="minorBidi"/>
              <w:noProof/>
              <w:sz w:val="24"/>
              <w:szCs w:val="24"/>
            </w:rPr>
          </w:pPr>
          <w:del w:id="223" w:author="Juan Carlos de Alfonso Juliá" w:date="2020-04-08T20:30:00Z">
            <w:r w:rsidRPr="006F75D9" w:rsidDel="006F75D9">
              <w:rPr>
                <w:rStyle w:val="Hipervnculo"/>
                <w:noProof/>
              </w:rPr>
              <w:delText>Ejecución del controlador</w:delText>
            </w:r>
            <w:r w:rsidDel="006F75D9">
              <w:rPr>
                <w:noProof/>
                <w:webHidden/>
              </w:rPr>
              <w:tab/>
              <w:delText>32</w:delText>
            </w:r>
          </w:del>
        </w:p>
        <w:p w14:paraId="450A678A" w14:textId="016D5C75" w:rsidR="009D032D" w:rsidDel="006F75D9" w:rsidRDefault="009D032D">
          <w:pPr>
            <w:pStyle w:val="TDC3"/>
            <w:rPr>
              <w:del w:id="224" w:author="Juan Carlos de Alfonso Juliá" w:date="2020-04-08T20:30:00Z"/>
              <w:rFonts w:cstheme="minorBidi"/>
              <w:noProof/>
              <w:sz w:val="24"/>
              <w:szCs w:val="24"/>
            </w:rPr>
          </w:pPr>
          <w:del w:id="225" w:author="Juan Carlos de Alfonso Juliá" w:date="2020-04-08T20:30:00Z">
            <w:r w:rsidRPr="006F75D9" w:rsidDel="006F75D9">
              <w:rPr>
                <w:rStyle w:val="Hipervnculo"/>
                <w:noProof/>
              </w:rPr>
              <w:delText>Estructura interna</w:delText>
            </w:r>
            <w:r w:rsidDel="006F75D9">
              <w:rPr>
                <w:noProof/>
                <w:webHidden/>
              </w:rPr>
              <w:tab/>
              <w:delText>33</w:delText>
            </w:r>
          </w:del>
        </w:p>
        <w:p w14:paraId="3B32F5F8" w14:textId="2DA9873D" w:rsidR="009D032D" w:rsidDel="006F75D9" w:rsidRDefault="009D032D">
          <w:pPr>
            <w:pStyle w:val="TDC1"/>
            <w:rPr>
              <w:del w:id="226" w:author="Juan Carlos de Alfonso Juliá" w:date="2020-04-08T20:30:00Z"/>
              <w:rFonts w:cstheme="minorBidi"/>
              <w:b w:val="0"/>
              <w:bCs w:val="0"/>
              <w:i w:val="0"/>
              <w:iCs w:val="0"/>
              <w:noProof/>
            </w:rPr>
          </w:pPr>
          <w:del w:id="227" w:author="Juan Carlos de Alfonso Juliá" w:date="2020-04-08T20:30:00Z">
            <w:r w:rsidRPr="006F75D9" w:rsidDel="006F75D9">
              <w:rPr>
                <w:rStyle w:val="Hipervnculo"/>
                <w:noProof/>
              </w:rPr>
              <w:delText>Etapa 7: Pruebas finales.</w:delText>
            </w:r>
            <w:r w:rsidDel="006F75D9">
              <w:rPr>
                <w:noProof/>
                <w:webHidden/>
              </w:rPr>
              <w:tab/>
              <w:delText>33</w:delText>
            </w:r>
          </w:del>
        </w:p>
        <w:p w14:paraId="2D1306F5" w14:textId="2E38CEC4" w:rsidR="009D032D" w:rsidDel="006F75D9" w:rsidRDefault="009D032D">
          <w:pPr>
            <w:pStyle w:val="TDC1"/>
            <w:rPr>
              <w:del w:id="228" w:author="Juan Carlos de Alfonso Juliá" w:date="2020-04-08T20:30:00Z"/>
              <w:rFonts w:cstheme="minorBidi"/>
              <w:b w:val="0"/>
              <w:bCs w:val="0"/>
              <w:i w:val="0"/>
              <w:iCs w:val="0"/>
              <w:noProof/>
            </w:rPr>
          </w:pPr>
          <w:del w:id="229" w:author="Juan Carlos de Alfonso Juliá" w:date="2020-04-08T20:30:00Z">
            <w:r w:rsidRPr="006F75D9" w:rsidDel="006F75D9">
              <w:rPr>
                <w:rStyle w:val="Hipervnculo"/>
                <w:noProof/>
              </w:rPr>
              <w:delText>Conclusiones.</w:delText>
            </w:r>
            <w:r w:rsidDel="006F75D9">
              <w:rPr>
                <w:noProof/>
                <w:webHidden/>
              </w:rPr>
              <w:tab/>
              <w:delText>33</w:delText>
            </w:r>
          </w:del>
        </w:p>
        <w:p w14:paraId="4DFEB301" w14:textId="521FCD9D" w:rsidR="009D032D" w:rsidDel="006F75D9" w:rsidRDefault="009D032D">
          <w:pPr>
            <w:pStyle w:val="TDC1"/>
            <w:rPr>
              <w:del w:id="230" w:author="Juan Carlos de Alfonso Juliá" w:date="2020-04-08T20:30:00Z"/>
              <w:rFonts w:cstheme="minorBidi"/>
              <w:b w:val="0"/>
              <w:bCs w:val="0"/>
              <w:i w:val="0"/>
              <w:iCs w:val="0"/>
              <w:noProof/>
            </w:rPr>
          </w:pPr>
          <w:del w:id="231" w:author="Juan Carlos de Alfonso Juliá" w:date="2020-04-08T20:30:00Z">
            <w:r w:rsidRPr="006F75D9" w:rsidDel="006F75D9">
              <w:rPr>
                <w:rStyle w:val="Hipervnculo"/>
                <w:noProof/>
              </w:rPr>
              <w:delText>Bibliografía.</w:delText>
            </w:r>
            <w:r w:rsidDel="006F75D9">
              <w:rPr>
                <w:noProof/>
                <w:webHidden/>
              </w:rPr>
              <w:tab/>
              <w:delText>33</w:delText>
            </w:r>
          </w:del>
        </w:p>
        <w:p w14:paraId="447FA949" w14:textId="3F260A93" w:rsidR="000C73DB" w:rsidDel="009D032D" w:rsidRDefault="000C73DB">
          <w:pPr>
            <w:pStyle w:val="TDC1"/>
            <w:rPr>
              <w:del w:id="232" w:author="Juan Carlos de Alfonso Juliá" w:date="2020-04-08T20:29:00Z"/>
              <w:rFonts w:cstheme="minorBidi"/>
              <w:b w:val="0"/>
              <w:bCs w:val="0"/>
              <w:i w:val="0"/>
              <w:iCs w:val="0"/>
              <w:noProof/>
            </w:rPr>
          </w:pPr>
          <w:del w:id="233" w:author="Juan Carlos de Alfonso Juliá" w:date="2020-04-08T20:29:00Z">
            <w:r w:rsidRPr="009D032D" w:rsidDel="009D032D">
              <w:rPr>
                <w:rStyle w:val="Hipervnculo"/>
                <w:noProof/>
              </w:rPr>
              <w:delText>Índice</w:delText>
            </w:r>
            <w:r w:rsidDel="009D032D">
              <w:rPr>
                <w:noProof/>
                <w:webHidden/>
              </w:rPr>
              <w:tab/>
              <w:delText>2</w:delText>
            </w:r>
          </w:del>
        </w:p>
        <w:p w14:paraId="708E37D3" w14:textId="00FAE87E" w:rsidR="000C73DB" w:rsidDel="009D032D" w:rsidRDefault="000C73DB">
          <w:pPr>
            <w:pStyle w:val="TDC1"/>
            <w:rPr>
              <w:del w:id="234" w:author="Juan Carlos de Alfonso Juliá" w:date="2020-04-08T20:29:00Z"/>
              <w:rFonts w:cstheme="minorBidi"/>
              <w:b w:val="0"/>
              <w:bCs w:val="0"/>
              <w:i w:val="0"/>
              <w:iCs w:val="0"/>
              <w:noProof/>
            </w:rPr>
          </w:pPr>
          <w:del w:id="235" w:author="Juan Carlos de Alfonso Juliá" w:date="2020-04-08T20:29:00Z">
            <w:r w:rsidRPr="009D032D" w:rsidDel="009D032D">
              <w:rPr>
                <w:rStyle w:val="Hipervnculo"/>
                <w:noProof/>
              </w:rPr>
              <w:delText>Resumen.</w:delText>
            </w:r>
            <w:r w:rsidDel="009D032D">
              <w:rPr>
                <w:noProof/>
                <w:webHidden/>
              </w:rPr>
              <w:tab/>
              <w:delText>4</w:delText>
            </w:r>
          </w:del>
        </w:p>
        <w:p w14:paraId="1B007F7C" w14:textId="0C8D4C1C" w:rsidR="000C73DB" w:rsidDel="009D032D" w:rsidRDefault="000C73DB">
          <w:pPr>
            <w:pStyle w:val="TDC1"/>
            <w:rPr>
              <w:del w:id="236" w:author="Juan Carlos de Alfonso Juliá" w:date="2020-04-08T20:29:00Z"/>
              <w:rFonts w:cstheme="minorBidi"/>
              <w:b w:val="0"/>
              <w:bCs w:val="0"/>
              <w:i w:val="0"/>
              <w:iCs w:val="0"/>
              <w:noProof/>
            </w:rPr>
          </w:pPr>
          <w:del w:id="237" w:author="Juan Carlos de Alfonso Juliá" w:date="2020-04-08T20:29:00Z">
            <w:r w:rsidRPr="009D032D" w:rsidDel="009D032D">
              <w:rPr>
                <w:rStyle w:val="Hipervnculo"/>
                <w:noProof/>
              </w:rPr>
              <w:delText>Palabras clave.</w:delText>
            </w:r>
            <w:r w:rsidDel="009D032D">
              <w:rPr>
                <w:noProof/>
                <w:webHidden/>
              </w:rPr>
              <w:tab/>
              <w:delText>4</w:delText>
            </w:r>
          </w:del>
        </w:p>
        <w:p w14:paraId="7D2765D3" w14:textId="33AC3167" w:rsidR="000C73DB" w:rsidDel="009D032D" w:rsidRDefault="000C73DB">
          <w:pPr>
            <w:pStyle w:val="TDC1"/>
            <w:rPr>
              <w:del w:id="238" w:author="Juan Carlos de Alfonso Juliá" w:date="2020-04-08T20:29:00Z"/>
              <w:rFonts w:cstheme="minorBidi"/>
              <w:b w:val="0"/>
              <w:bCs w:val="0"/>
              <w:i w:val="0"/>
              <w:iCs w:val="0"/>
              <w:noProof/>
            </w:rPr>
          </w:pPr>
          <w:del w:id="239" w:author="Juan Carlos de Alfonso Juliá" w:date="2020-04-08T20:29:00Z">
            <w:r w:rsidRPr="009D032D" w:rsidDel="009D032D">
              <w:rPr>
                <w:rStyle w:val="Hipervnculo"/>
                <w:noProof/>
              </w:rPr>
              <w:delText>1. Introducción.</w:delText>
            </w:r>
            <w:r w:rsidDel="009D032D">
              <w:rPr>
                <w:noProof/>
                <w:webHidden/>
              </w:rPr>
              <w:tab/>
              <w:delText>4</w:delText>
            </w:r>
          </w:del>
        </w:p>
        <w:p w14:paraId="6B7A4F2E" w14:textId="506A8ACA" w:rsidR="000C73DB" w:rsidDel="009D032D" w:rsidRDefault="000C73DB">
          <w:pPr>
            <w:pStyle w:val="TDC2"/>
            <w:rPr>
              <w:del w:id="240" w:author="Juan Carlos de Alfonso Juliá" w:date="2020-04-08T20:29:00Z"/>
              <w:rFonts w:cstheme="minorBidi"/>
              <w:b w:val="0"/>
              <w:bCs w:val="0"/>
              <w:noProof/>
              <w:sz w:val="24"/>
              <w:szCs w:val="24"/>
            </w:rPr>
          </w:pPr>
          <w:del w:id="241" w:author="Juan Carlos de Alfonso Juliá" w:date="2020-04-08T20:29:00Z">
            <w:r w:rsidRPr="009D032D" w:rsidDel="009D032D">
              <w:rPr>
                <w:rStyle w:val="Hipervnculo"/>
                <w:noProof/>
              </w:rPr>
              <w:delText>1.1 Estructura del repositorio</w:delText>
            </w:r>
            <w:r w:rsidDel="009D032D">
              <w:rPr>
                <w:noProof/>
                <w:webHidden/>
              </w:rPr>
              <w:tab/>
              <w:delText>4</w:delText>
            </w:r>
          </w:del>
        </w:p>
        <w:p w14:paraId="4E3C778B" w14:textId="71CC8388" w:rsidR="000C73DB" w:rsidDel="009D032D" w:rsidRDefault="000C73DB">
          <w:pPr>
            <w:pStyle w:val="TDC1"/>
            <w:rPr>
              <w:del w:id="242" w:author="Juan Carlos de Alfonso Juliá" w:date="2020-04-08T20:29:00Z"/>
              <w:rFonts w:cstheme="minorBidi"/>
              <w:b w:val="0"/>
              <w:bCs w:val="0"/>
              <w:i w:val="0"/>
              <w:iCs w:val="0"/>
              <w:noProof/>
            </w:rPr>
          </w:pPr>
          <w:del w:id="243" w:author="Juan Carlos de Alfonso Juliá" w:date="2020-04-08T20:29:00Z">
            <w:r w:rsidRPr="009D032D" w:rsidDel="009D032D">
              <w:rPr>
                <w:rStyle w:val="Hipervnculo"/>
                <w:noProof/>
              </w:rPr>
              <w:delText>2. Diseño y construcción.</w:delText>
            </w:r>
            <w:r w:rsidDel="009D032D">
              <w:rPr>
                <w:noProof/>
                <w:webHidden/>
              </w:rPr>
              <w:tab/>
              <w:delText>5</w:delText>
            </w:r>
          </w:del>
        </w:p>
        <w:p w14:paraId="00C2F5A1" w14:textId="1F7F4536" w:rsidR="000C73DB" w:rsidDel="009D032D" w:rsidRDefault="000C73DB">
          <w:pPr>
            <w:pStyle w:val="TDC2"/>
            <w:rPr>
              <w:del w:id="244" w:author="Juan Carlos de Alfonso Juliá" w:date="2020-04-08T20:29:00Z"/>
              <w:rFonts w:cstheme="minorBidi"/>
              <w:b w:val="0"/>
              <w:bCs w:val="0"/>
              <w:noProof/>
              <w:sz w:val="24"/>
              <w:szCs w:val="24"/>
            </w:rPr>
          </w:pPr>
          <w:del w:id="245" w:author="Juan Carlos de Alfonso Juliá" w:date="2020-04-08T20:29:00Z">
            <w:r w:rsidRPr="009D032D" w:rsidDel="009D032D">
              <w:rPr>
                <w:rStyle w:val="Hipervnculo"/>
                <w:noProof/>
              </w:rPr>
              <w:delText>2.1 Diseño hardware</w:delText>
            </w:r>
            <w:r w:rsidDel="009D032D">
              <w:rPr>
                <w:noProof/>
                <w:webHidden/>
              </w:rPr>
              <w:tab/>
              <w:delText>5</w:delText>
            </w:r>
          </w:del>
        </w:p>
        <w:p w14:paraId="5255C4B4" w14:textId="2DDE6D47" w:rsidR="000C73DB" w:rsidDel="009D032D" w:rsidRDefault="000C73DB">
          <w:pPr>
            <w:pStyle w:val="TDC3"/>
            <w:rPr>
              <w:del w:id="246" w:author="Juan Carlos de Alfonso Juliá" w:date="2020-04-08T20:29:00Z"/>
              <w:rFonts w:cstheme="minorBidi"/>
              <w:noProof/>
              <w:sz w:val="24"/>
              <w:szCs w:val="24"/>
            </w:rPr>
          </w:pPr>
          <w:del w:id="247" w:author="Juan Carlos de Alfonso Juliá" w:date="2020-04-08T20:29:00Z">
            <w:r w:rsidRPr="009D032D" w:rsidDel="009D032D">
              <w:rPr>
                <w:rStyle w:val="Hipervnculo"/>
                <w:noProof/>
              </w:rPr>
              <w:delText>2.1.1 Primer acercamiento: elementos que podemos necesitar.</w:delText>
            </w:r>
            <w:r w:rsidDel="009D032D">
              <w:rPr>
                <w:noProof/>
                <w:webHidden/>
              </w:rPr>
              <w:tab/>
              <w:delText>5</w:delText>
            </w:r>
          </w:del>
        </w:p>
        <w:p w14:paraId="3F681578" w14:textId="3371D96D" w:rsidR="000C73DB" w:rsidDel="009D032D" w:rsidRDefault="000C73DB">
          <w:pPr>
            <w:pStyle w:val="TDC3"/>
            <w:rPr>
              <w:del w:id="248" w:author="Juan Carlos de Alfonso Juliá" w:date="2020-04-08T20:29:00Z"/>
              <w:rFonts w:cstheme="minorBidi"/>
              <w:noProof/>
              <w:sz w:val="24"/>
              <w:szCs w:val="24"/>
            </w:rPr>
          </w:pPr>
          <w:del w:id="249" w:author="Juan Carlos de Alfonso Juliá" w:date="2020-04-08T20:29:00Z">
            <w:r w:rsidRPr="009D032D" w:rsidDel="009D032D">
              <w:rPr>
                <w:rStyle w:val="Hipervnculo"/>
                <w:noProof/>
              </w:rPr>
              <w:delText>2.1.2 Segundo acercamiento: Selección concreta de componentes.</w:delText>
            </w:r>
            <w:r w:rsidDel="009D032D">
              <w:rPr>
                <w:noProof/>
                <w:webHidden/>
              </w:rPr>
              <w:tab/>
              <w:delText>5</w:delText>
            </w:r>
          </w:del>
        </w:p>
        <w:p w14:paraId="170C6700" w14:textId="0FC15B34" w:rsidR="000C73DB" w:rsidDel="009D032D" w:rsidRDefault="000C73DB">
          <w:pPr>
            <w:pStyle w:val="TDC3"/>
            <w:rPr>
              <w:del w:id="250" w:author="Juan Carlos de Alfonso Juliá" w:date="2020-04-08T20:29:00Z"/>
              <w:rFonts w:cstheme="minorBidi"/>
              <w:noProof/>
              <w:sz w:val="24"/>
              <w:szCs w:val="24"/>
            </w:rPr>
          </w:pPr>
          <w:del w:id="251" w:author="Juan Carlos de Alfonso Juliá" w:date="2020-04-08T20:29:00Z">
            <w:r w:rsidRPr="009D032D" w:rsidDel="009D032D">
              <w:rPr>
                <w:rStyle w:val="Hipervnculo"/>
                <w:noProof/>
              </w:rPr>
              <w:delText>2.1.3 Estructura adicional impresa en 3d</w:delText>
            </w:r>
            <w:r w:rsidDel="009D032D">
              <w:rPr>
                <w:noProof/>
                <w:webHidden/>
              </w:rPr>
              <w:tab/>
              <w:delText>6</w:delText>
            </w:r>
          </w:del>
        </w:p>
        <w:p w14:paraId="51D82CA3" w14:textId="3D9CF6F4" w:rsidR="000C73DB" w:rsidDel="009D032D" w:rsidRDefault="000C73DB">
          <w:pPr>
            <w:pStyle w:val="TDC2"/>
            <w:rPr>
              <w:del w:id="252" w:author="Juan Carlos de Alfonso Juliá" w:date="2020-04-08T20:29:00Z"/>
              <w:rFonts w:cstheme="minorBidi"/>
              <w:b w:val="0"/>
              <w:bCs w:val="0"/>
              <w:noProof/>
              <w:sz w:val="24"/>
              <w:szCs w:val="24"/>
            </w:rPr>
          </w:pPr>
          <w:del w:id="253" w:author="Juan Carlos de Alfonso Juliá" w:date="2020-04-08T20:29:00Z">
            <w:r w:rsidRPr="009D032D" w:rsidDel="009D032D">
              <w:rPr>
                <w:rStyle w:val="Hipervnculo"/>
                <w:noProof/>
              </w:rPr>
              <w:delText>2.2 Construcción final del prototipo.</w:delText>
            </w:r>
            <w:r w:rsidDel="009D032D">
              <w:rPr>
                <w:noProof/>
                <w:webHidden/>
              </w:rPr>
              <w:tab/>
              <w:delText>7</w:delText>
            </w:r>
          </w:del>
        </w:p>
        <w:p w14:paraId="6D35478C" w14:textId="2AAAD9A7" w:rsidR="000C73DB" w:rsidDel="009D032D" w:rsidRDefault="000C73DB">
          <w:pPr>
            <w:pStyle w:val="TDC3"/>
            <w:rPr>
              <w:del w:id="254" w:author="Juan Carlos de Alfonso Juliá" w:date="2020-04-08T20:29:00Z"/>
              <w:rFonts w:cstheme="minorBidi"/>
              <w:noProof/>
              <w:sz w:val="24"/>
              <w:szCs w:val="24"/>
            </w:rPr>
          </w:pPr>
          <w:del w:id="255" w:author="Juan Carlos de Alfonso Juliá" w:date="2020-04-08T20:29:00Z">
            <w:r w:rsidRPr="009D032D" w:rsidDel="009D032D">
              <w:rPr>
                <w:rStyle w:val="Hipervnculo"/>
                <w:noProof/>
              </w:rPr>
              <w:delText>2.2.1 Conexión de los variadores</w:delText>
            </w:r>
            <w:r w:rsidDel="009D032D">
              <w:rPr>
                <w:noProof/>
                <w:webHidden/>
              </w:rPr>
              <w:tab/>
              <w:delText>7</w:delText>
            </w:r>
          </w:del>
        </w:p>
        <w:p w14:paraId="3006BA00" w14:textId="67497674" w:rsidR="000C73DB" w:rsidDel="009D032D" w:rsidRDefault="000C73DB">
          <w:pPr>
            <w:pStyle w:val="TDC3"/>
            <w:rPr>
              <w:del w:id="256" w:author="Juan Carlos de Alfonso Juliá" w:date="2020-04-08T20:29:00Z"/>
              <w:rFonts w:cstheme="minorBidi"/>
              <w:noProof/>
              <w:sz w:val="24"/>
              <w:szCs w:val="24"/>
            </w:rPr>
          </w:pPr>
          <w:del w:id="257" w:author="Juan Carlos de Alfonso Juliá" w:date="2020-04-08T20:29:00Z">
            <w:r w:rsidRPr="009D032D" w:rsidDel="009D032D">
              <w:rPr>
                <w:rStyle w:val="Hipervnculo"/>
                <w:noProof/>
              </w:rPr>
              <w:delText>2.2.2 Instalación de las hélices y motores</w:delText>
            </w:r>
            <w:r w:rsidDel="009D032D">
              <w:rPr>
                <w:noProof/>
                <w:webHidden/>
              </w:rPr>
              <w:tab/>
              <w:delText>9</w:delText>
            </w:r>
          </w:del>
        </w:p>
        <w:p w14:paraId="0D1A5A76" w14:textId="7277F0CE" w:rsidR="000C73DB" w:rsidDel="009D032D" w:rsidRDefault="000C73DB">
          <w:pPr>
            <w:pStyle w:val="TDC3"/>
            <w:rPr>
              <w:del w:id="258" w:author="Juan Carlos de Alfonso Juliá" w:date="2020-04-08T20:29:00Z"/>
              <w:rFonts w:cstheme="minorBidi"/>
              <w:noProof/>
              <w:sz w:val="24"/>
              <w:szCs w:val="24"/>
            </w:rPr>
          </w:pPr>
          <w:del w:id="259" w:author="Juan Carlos de Alfonso Juliá" w:date="2020-04-08T20:29:00Z">
            <w:r w:rsidRPr="009D032D" w:rsidDel="009D032D">
              <w:rPr>
                <w:rStyle w:val="Hipervnculo"/>
                <w:noProof/>
              </w:rPr>
              <w:delText>2.2.3 Colocación del resto de componentes</w:delText>
            </w:r>
            <w:r w:rsidDel="009D032D">
              <w:rPr>
                <w:noProof/>
                <w:webHidden/>
              </w:rPr>
              <w:tab/>
              <w:delText>10</w:delText>
            </w:r>
          </w:del>
        </w:p>
        <w:p w14:paraId="470D06C8" w14:textId="41E53D36" w:rsidR="000C73DB" w:rsidDel="009D032D" w:rsidRDefault="000C73DB">
          <w:pPr>
            <w:pStyle w:val="TDC1"/>
            <w:rPr>
              <w:del w:id="260" w:author="Juan Carlos de Alfonso Juliá" w:date="2020-04-08T20:29:00Z"/>
              <w:rFonts w:cstheme="minorBidi"/>
              <w:b w:val="0"/>
              <w:bCs w:val="0"/>
              <w:i w:val="0"/>
              <w:iCs w:val="0"/>
              <w:noProof/>
            </w:rPr>
          </w:pPr>
          <w:del w:id="261" w:author="Juan Carlos de Alfonso Juliá" w:date="2020-04-08T20:29:00Z">
            <w:r w:rsidRPr="009D032D" w:rsidDel="009D032D">
              <w:rPr>
                <w:rStyle w:val="Hipervnculo"/>
                <w:noProof/>
              </w:rPr>
              <w:delText>3. software del prototipo</w:delText>
            </w:r>
            <w:r w:rsidDel="009D032D">
              <w:rPr>
                <w:noProof/>
                <w:webHidden/>
              </w:rPr>
              <w:tab/>
              <w:delText>12</w:delText>
            </w:r>
          </w:del>
        </w:p>
        <w:p w14:paraId="59C9FD0C" w14:textId="25B215E4" w:rsidR="000C73DB" w:rsidDel="009D032D" w:rsidRDefault="000C73DB">
          <w:pPr>
            <w:pStyle w:val="TDC2"/>
            <w:rPr>
              <w:del w:id="262" w:author="Juan Carlos de Alfonso Juliá" w:date="2020-04-08T20:29:00Z"/>
              <w:rFonts w:cstheme="minorBidi"/>
              <w:b w:val="0"/>
              <w:bCs w:val="0"/>
              <w:noProof/>
              <w:sz w:val="24"/>
              <w:szCs w:val="24"/>
            </w:rPr>
          </w:pPr>
          <w:del w:id="263" w:author="Juan Carlos de Alfonso Juliá" w:date="2020-04-08T20:29:00Z">
            <w:r w:rsidRPr="009D032D" w:rsidDel="009D032D">
              <w:rPr>
                <w:rStyle w:val="Hipervnculo"/>
                <w:noProof/>
              </w:rPr>
              <w:delText>3.1 Sistema operativo</w:delText>
            </w:r>
            <w:r w:rsidDel="009D032D">
              <w:rPr>
                <w:noProof/>
                <w:webHidden/>
              </w:rPr>
              <w:tab/>
              <w:delText>12</w:delText>
            </w:r>
          </w:del>
        </w:p>
        <w:p w14:paraId="34FD9FC2" w14:textId="359BAF84" w:rsidR="000C73DB" w:rsidDel="009D032D" w:rsidRDefault="000C73DB">
          <w:pPr>
            <w:pStyle w:val="TDC2"/>
            <w:rPr>
              <w:del w:id="264" w:author="Juan Carlos de Alfonso Juliá" w:date="2020-04-08T20:29:00Z"/>
              <w:rFonts w:cstheme="minorBidi"/>
              <w:b w:val="0"/>
              <w:bCs w:val="0"/>
              <w:noProof/>
              <w:sz w:val="24"/>
              <w:szCs w:val="24"/>
            </w:rPr>
          </w:pPr>
          <w:del w:id="265" w:author="Juan Carlos de Alfonso Juliá" w:date="2020-04-08T20:29:00Z">
            <w:r w:rsidRPr="009D032D" w:rsidDel="009D032D">
              <w:rPr>
                <w:rStyle w:val="Hipervnculo"/>
                <w:noProof/>
              </w:rPr>
              <w:delText>3.2 Sistema de navegación inercial</w:delText>
            </w:r>
            <w:r w:rsidDel="009D032D">
              <w:rPr>
                <w:noProof/>
                <w:webHidden/>
              </w:rPr>
              <w:tab/>
              <w:delText>12</w:delText>
            </w:r>
          </w:del>
        </w:p>
        <w:p w14:paraId="00E6AC9F" w14:textId="1CC60F29" w:rsidR="000C73DB" w:rsidDel="009D032D" w:rsidRDefault="000C73DB">
          <w:pPr>
            <w:pStyle w:val="TDC3"/>
            <w:rPr>
              <w:del w:id="266" w:author="Juan Carlos de Alfonso Juliá" w:date="2020-04-08T20:29:00Z"/>
              <w:rFonts w:cstheme="minorBidi"/>
              <w:noProof/>
              <w:sz w:val="24"/>
              <w:szCs w:val="24"/>
            </w:rPr>
          </w:pPr>
          <w:del w:id="267" w:author="Juan Carlos de Alfonso Juliá" w:date="2020-04-08T20:29:00Z">
            <w:r w:rsidRPr="009D032D" w:rsidDel="009D032D">
              <w:rPr>
                <w:rStyle w:val="Hipervnculo"/>
                <w:noProof/>
              </w:rPr>
              <w:delText>3.2.1 Vista teórica</w:delText>
            </w:r>
            <w:r w:rsidDel="009D032D">
              <w:rPr>
                <w:noProof/>
                <w:webHidden/>
              </w:rPr>
              <w:tab/>
              <w:delText>12</w:delText>
            </w:r>
          </w:del>
        </w:p>
        <w:p w14:paraId="2C790CC1" w14:textId="258FB4E1" w:rsidR="000C73DB" w:rsidDel="009D032D" w:rsidRDefault="000C73DB">
          <w:pPr>
            <w:pStyle w:val="TDC3"/>
            <w:rPr>
              <w:del w:id="268" w:author="Juan Carlos de Alfonso Juliá" w:date="2020-04-08T20:29:00Z"/>
              <w:rFonts w:cstheme="minorBidi"/>
              <w:noProof/>
              <w:sz w:val="24"/>
              <w:szCs w:val="24"/>
            </w:rPr>
          </w:pPr>
          <w:del w:id="269" w:author="Juan Carlos de Alfonso Juliá" w:date="2020-04-08T20:29:00Z">
            <w:r w:rsidRPr="009D032D" w:rsidDel="009D032D">
              <w:rPr>
                <w:rStyle w:val="Hipervnculo"/>
                <w:noProof/>
              </w:rPr>
              <w:delText>3.2.2 Calibración del magnetómetro</w:delText>
            </w:r>
            <w:r w:rsidDel="009D032D">
              <w:rPr>
                <w:noProof/>
                <w:webHidden/>
              </w:rPr>
              <w:tab/>
              <w:delText>13</w:delText>
            </w:r>
          </w:del>
        </w:p>
        <w:p w14:paraId="3AEB1C69" w14:textId="5FDD054B" w:rsidR="000C73DB" w:rsidDel="009D032D" w:rsidRDefault="000C73DB">
          <w:pPr>
            <w:pStyle w:val="TDC3"/>
            <w:rPr>
              <w:del w:id="270" w:author="Juan Carlos de Alfonso Juliá" w:date="2020-04-08T20:29:00Z"/>
              <w:rFonts w:cstheme="minorBidi"/>
              <w:noProof/>
              <w:sz w:val="24"/>
              <w:szCs w:val="24"/>
            </w:rPr>
          </w:pPr>
          <w:del w:id="271" w:author="Juan Carlos de Alfonso Juliá" w:date="2020-04-08T20:29:00Z">
            <w:r w:rsidRPr="009D032D" w:rsidDel="009D032D">
              <w:rPr>
                <w:rStyle w:val="Hipervnculo"/>
                <w:noProof/>
              </w:rPr>
              <w:delText>3.2.3 Aplicación práctica</w:delText>
            </w:r>
            <w:r w:rsidDel="009D032D">
              <w:rPr>
                <w:noProof/>
                <w:webHidden/>
              </w:rPr>
              <w:tab/>
              <w:delText>15</w:delText>
            </w:r>
          </w:del>
        </w:p>
        <w:p w14:paraId="68ADB462" w14:textId="4E7A2813" w:rsidR="000C73DB" w:rsidDel="009D032D" w:rsidRDefault="000C73DB">
          <w:pPr>
            <w:pStyle w:val="TDC2"/>
            <w:rPr>
              <w:del w:id="272" w:author="Juan Carlos de Alfonso Juliá" w:date="2020-04-08T20:29:00Z"/>
              <w:rFonts w:cstheme="minorBidi"/>
              <w:b w:val="0"/>
              <w:bCs w:val="0"/>
              <w:noProof/>
              <w:sz w:val="24"/>
              <w:szCs w:val="24"/>
            </w:rPr>
          </w:pPr>
          <w:del w:id="273" w:author="Juan Carlos de Alfonso Juliá" w:date="2020-04-08T20:29:00Z">
            <w:r w:rsidRPr="009D032D" w:rsidDel="009D032D">
              <w:rPr>
                <w:rStyle w:val="Hipervnculo"/>
                <w:noProof/>
              </w:rPr>
              <w:delText>3.3 Sensor barométrico</w:delText>
            </w:r>
            <w:r w:rsidDel="009D032D">
              <w:rPr>
                <w:noProof/>
                <w:webHidden/>
              </w:rPr>
              <w:tab/>
              <w:delText>15</w:delText>
            </w:r>
          </w:del>
        </w:p>
        <w:p w14:paraId="6AEDF9A7" w14:textId="248556CF" w:rsidR="000C73DB" w:rsidDel="009D032D" w:rsidRDefault="000C73DB">
          <w:pPr>
            <w:pStyle w:val="TDC3"/>
            <w:rPr>
              <w:del w:id="274" w:author="Juan Carlos de Alfonso Juliá" w:date="2020-04-08T20:29:00Z"/>
              <w:rFonts w:cstheme="minorBidi"/>
              <w:noProof/>
              <w:sz w:val="24"/>
              <w:szCs w:val="24"/>
            </w:rPr>
          </w:pPr>
          <w:del w:id="275" w:author="Juan Carlos de Alfonso Juliá" w:date="2020-04-08T20:29:00Z">
            <w:r w:rsidRPr="009D032D" w:rsidDel="009D032D">
              <w:rPr>
                <w:rStyle w:val="Hipervnculo"/>
                <w:noProof/>
              </w:rPr>
              <w:delText>3.3.1 Vista teórica</w:delText>
            </w:r>
            <w:r w:rsidDel="009D032D">
              <w:rPr>
                <w:noProof/>
                <w:webHidden/>
              </w:rPr>
              <w:tab/>
              <w:delText>15</w:delText>
            </w:r>
          </w:del>
        </w:p>
        <w:p w14:paraId="468F64A4" w14:textId="1B52B20A" w:rsidR="000C73DB" w:rsidDel="009D032D" w:rsidRDefault="000C73DB">
          <w:pPr>
            <w:pStyle w:val="TDC3"/>
            <w:rPr>
              <w:del w:id="276" w:author="Juan Carlos de Alfonso Juliá" w:date="2020-04-08T20:29:00Z"/>
              <w:rFonts w:cstheme="minorBidi"/>
              <w:noProof/>
              <w:sz w:val="24"/>
              <w:szCs w:val="24"/>
            </w:rPr>
          </w:pPr>
          <w:del w:id="277" w:author="Juan Carlos de Alfonso Juliá" w:date="2020-04-08T20:29:00Z">
            <w:r w:rsidRPr="009D032D" w:rsidDel="009D032D">
              <w:rPr>
                <w:rStyle w:val="Hipervnculo"/>
                <w:noProof/>
              </w:rPr>
              <w:delText>3.3.2 Aplicación práctica</w:delText>
            </w:r>
            <w:r w:rsidDel="009D032D">
              <w:rPr>
                <w:noProof/>
                <w:webHidden/>
              </w:rPr>
              <w:tab/>
              <w:delText>16</w:delText>
            </w:r>
          </w:del>
        </w:p>
        <w:p w14:paraId="0614D3DA" w14:textId="5FCE1E81" w:rsidR="000C73DB" w:rsidDel="009D032D" w:rsidRDefault="000C73DB">
          <w:pPr>
            <w:pStyle w:val="TDC2"/>
            <w:rPr>
              <w:del w:id="278" w:author="Juan Carlos de Alfonso Juliá" w:date="2020-04-08T20:29:00Z"/>
              <w:rFonts w:cstheme="minorBidi"/>
              <w:b w:val="0"/>
              <w:bCs w:val="0"/>
              <w:noProof/>
              <w:sz w:val="24"/>
              <w:szCs w:val="24"/>
            </w:rPr>
          </w:pPr>
          <w:del w:id="279" w:author="Juan Carlos de Alfonso Juliá" w:date="2020-04-08T20:29:00Z">
            <w:r w:rsidRPr="009D032D" w:rsidDel="009D032D">
              <w:rPr>
                <w:rStyle w:val="Hipervnculo"/>
                <w:noProof/>
              </w:rPr>
              <w:delText>3.4 RGB LED</w:delText>
            </w:r>
            <w:r w:rsidDel="009D032D">
              <w:rPr>
                <w:noProof/>
                <w:webHidden/>
              </w:rPr>
              <w:tab/>
              <w:delText>16</w:delText>
            </w:r>
          </w:del>
        </w:p>
        <w:p w14:paraId="681017BA" w14:textId="2AB1EECC" w:rsidR="000C73DB" w:rsidDel="009D032D" w:rsidRDefault="000C73DB">
          <w:pPr>
            <w:pStyle w:val="TDC2"/>
            <w:rPr>
              <w:del w:id="280" w:author="Juan Carlos de Alfonso Juliá" w:date="2020-04-08T20:29:00Z"/>
              <w:rFonts w:cstheme="minorBidi"/>
              <w:b w:val="0"/>
              <w:bCs w:val="0"/>
              <w:noProof/>
              <w:sz w:val="24"/>
              <w:szCs w:val="24"/>
            </w:rPr>
          </w:pPr>
          <w:del w:id="281" w:author="Juan Carlos de Alfonso Juliá" w:date="2020-04-08T20:29:00Z">
            <w:r w:rsidRPr="009D032D" w:rsidDel="009D032D">
              <w:rPr>
                <w:rStyle w:val="Hipervnculo"/>
                <w:noProof/>
              </w:rPr>
              <w:delText>3.5 Módulo GPS</w:delText>
            </w:r>
            <w:r w:rsidDel="009D032D">
              <w:rPr>
                <w:noProof/>
                <w:webHidden/>
              </w:rPr>
              <w:tab/>
              <w:delText>16</w:delText>
            </w:r>
          </w:del>
        </w:p>
        <w:p w14:paraId="4C6B29FD" w14:textId="729D508E" w:rsidR="000C73DB" w:rsidDel="009D032D" w:rsidRDefault="000C73DB">
          <w:pPr>
            <w:pStyle w:val="TDC3"/>
            <w:rPr>
              <w:del w:id="282" w:author="Juan Carlos de Alfonso Juliá" w:date="2020-04-08T20:29:00Z"/>
              <w:rFonts w:cstheme="minorBidi"/>
              <w:noProof/>
              <w:sz w:val="24"/>
              <w:szCs w:val="24"/>
            </w:rPr>
          </w:pPr>
          <w:del w:id="283" w:author="Juan Carlos de Alfonso Juliá" w:date="2020-04-08T20:29:00Z">
            <w:r w:rsidRPr="009D032D" w:rsidDel="009D032D">
              <w:rPr>
                <w:rStyle w:val="Hipervnculo"/>
                <w:noProof/>
              </w:rPr>
              <w:delText>3.5.1 Vista teórica.</w:delText>
            </w:r>
            <w:r w:rsidDel="009D032D">
              <w:rPr>
                <w:noProof/>
                <w:webHidden/>
              </w:rPr>
              <w:tab/>
              <w:delText>16</w:delText>
            </w:r>
          </w:del>
        </w:p>
        <w:p w14:paraId="4636AC92" w14:textId="4B67B1BD" w:rsidR="000C73DB" w:rsidDel="009D032D" w:rsidRDefault="000C73DB">
          <w:pPr>
            <w:pStyle w:val="TDC3"/>
            <w:rPr>
              <w:del w:id="284" w:author="Juan Carlos de Alfonso Juliá" w:date="2020-04-08T20:29:00Z"/>
              <w:rFonts w:cstheme="minorBidi"/>
              <w:noProof/>
              <w:sz w:val="24"/>
              <w:szCs w:val="24"/>
            </w:rPr>
          </w:pPr>
          <w:del w:id="285" w:author="Juan Carlos de Alfonso Juliá" w:date="2020-04-08T20:29:00Z">
            <w:r w:rsidRPr="009D032D" w:rsidDel="009D032D">
              <w:rPr>
                <w:rStyle w:val="Hipervnculo"/>
                <w:noProof/>
              </w:rPr>
              <w:delText>3.5.2 Aplicación práctica.</w:delText>
            </w:r>
            <w:r w:rsidDel="009D032D">
              <w:rPr>
                <w:noProof/>
                <w:webHidden/>
              </w:rPr>
              <w:tab/>
              <w:delText>16</w:delText>
            </w:r>
          </w:del>
        </w:p>
        <w:p w14:paraId="3A8738D4" w14:textId="5A89EE0A" w:rsidR="000C73DB" w:rsidDel="009D032D" w:rsidRDefault="000C73DB">
          <w:pPr>
            <w:pStyle w:val="TDC2"/>
            <w:rPr>
              <w:del w:id="286" w:author="Juan Carlos de Alfonso Juliá" w:date="2020-04-08T20:29:00Z"/>
              <w:rFonts w:cstheme="minorBidi"/>
              <w:b w:val="0"/>
              <w:bCs w:val="0"/>
              <w:noProof/>
              <w:sz w:val="24"/>
              <w:szCs w:val="24"/>
            </w:rPr>
          </w:pPr>
          <w:del w:id="287" w:author="Juan Carlos de Alfonso Juliá" w:date="2020-04-08T20:29:00Z">
            <w:r w:rsidRPr="009D032D" w:rsidDel="009D032D">
              <w:rPr>
                <w:rStyle w:val="Hipervnculo"/>
                <w:noProof/>
              </w:rPr>
              <w:delText>3.6 Controlador PWM</w:delText>
            </w:r>
            <w:r w:rsidDel="009D032D">
              <w:rPr>
                <w:noProof/>
                <w:webHidden/>
              </w:rPr>
              <w:tab/>
              <w:delText>17</w:delText>
            </w:r>
          </w:del>
        </w:p>
        <w:p w14:paraId="709BE40C" w14:textId="55DACF42" w:rsidR="000C73DB" w:rsidDel="009D032D" w:rsidRDefault="000C73DB">
          <w:pPr>
            <w:pStyle w:val="TDC3"/>
            <w:rPr>
              <w:del w:id="288" w:author="Juan Carlos de Alfonso Juliá" w:date="2020-04-08T20:29:00Z"/>
              <w:rFonts w:cstheme="minorBidi"/>
              <w:noProof/>
              <w:sz w:val="24"/>
              <w:szCs w:val="24"/>
            </w:rPr>
          </w:pPr>
          <w:del w:id="289" w:author="Juan Carlos de Alfonso Juliá" w:date="2020-04-08T20:29:00Z">
            <w:r w:rsidRPr="009D032D" w:rsidDel="009D032D">
              <w:rPr>
                <w:rStyle w:val="Hipervnculo"/>
                <w:noProof/>
              </w:rPr>
              <w:delText>3.6.1 Vista teórica.</w:delText>
            </w:r>
            <w:r w:rsidDel="009D032D">
              <w:rPr>
                <w:noProof/>
                <w:webHidden/>
              </w:rPr>
              <w:tab/>
              <w:delText>17</w:delText>
            </w:r>
          </w:del>
        </w:p>
        <w:p w14:paraId="278881B1" w14:textId="59264CBB" w:rsidR="000C73DB" w:rsidDel="009D032D" w:rsidRDefault="000C73DB">
          <w:pPr>
            <w:pStyle w:val="TDC3"/>
            <w:rPr>
              <w:del w:id="290" w:author="Juan Carlos de Alfonso Juliá" w:date="2020-04-08T20:29:00Z"/>
              <w:rFonts w:cstheme="minorBidi"/>
              <w:noProof/>
              <w:sz w:val="24"/>
              <w:szCs w:val="24"/>
            </w:rPr>
          </w:pPr>
          <w:del w:id="291" w:author="Juan Carlos de Alfonso Juliá" w:date="2020-04-08T20:29:00Z">
            <w:r w:rsidRPr="009D032D" w:rsidDel="009D032D">
              <w:rPr>
                <w:rStyle w:val="Hipervnculo"/>
                <w:noProof/>
              </w:rPr>
              <w:delText>3.6.2 Aplicación práctica 1. Calibración de los variadores</w:delText>
            </w:r>
            <w:r w:rsidDel="009D032D">
              <w:rPr>
                <w:noProof/>
                <w:webHidden/>
              </w:rPr>
              <w:tab/>
              <w:delText>18</w:delText>
            </w:r>
          </w:del>
        </w:p>
        <w:p w14:paraId="3AE43B58" w14:textId="360871FD" w:rsidR="000C73DB" w:rsidDel="009D032D" w:rsidRDefault="000C73DB">
          <w:pPr>
            <w:pStyle w:val="TDC1"/>
            <w:rPr>
              <w:del w:id="292" w:author="Juan Carlos de Alfonso Juliá" w:date="2020-04-08T20:29:00Z"/>
              <w:rFonts w:cstheme="minorBidi"/>
              <w:b w:val="0"/>
              <w:bCs w:val="0"/>
              <w:i w:val="0"/>
              <w:iCs w:val="0"/>
              <w:noProof/>
            </w:rPr>
          </w:pPr>
          <w:del w:id="293" w:author="Juan Carlos de Alfonso Juliá" w:date="2020-04-08T20:29:00Z">
            <w:r w:rsidRPr="009D032D" w:rsidDel="009D032D">
              <w:rPr>
                <w:rStyle w:val="Hipervnculo"/>
                <w:noProof/>
              </w:rPr>
              <w:delText>4. Diseño de una aplicación de control.</w:delText>
            </w:r>
            <w:r w:rsidDel="009D032D">
              <w:rPr>
                <w:noProof/>
                <w:webHidden/>
              </w:rPr>
              <w:tab/>
              <w:delText>18</w:delText>
            </w:r>
          </w:del>
        </w:p>
        <w:p w14:paraId="60C562DA" w14:textId="71CD4BB3" w:rsidR="000C73DB" w:rsidDel="009D032D" w:rsidRDefault="000C73DB">
          <w:pPr>
            <w:pStyle w:val="TDC2"/>
            <w:rPr>
              <w:del w:id="294" w:author="Juan Carlos de Alfonso Juliá" w:date="2020-04-08T20:29:00Z"/>
              <w:rFonts w:cstheme="minorBidi"/>
              <w:b w:val="0"/>
              <w:bCs w:val="0"/>
              <w:noProof/>
              <w:sz w:val="24"/>
              <w:szCs w:val="24"/>
            </w:rPr>
          </w:pPr>
          <w:del w:id="295" w:author="Juan Carlos de Alfonso Juliá" w:date="2020-04-08T20:29:00Z">
            <w:r w:rsidRPr="009D032D" w:rsidDel="009D032D">
              <w:rPr>
                <w:rStyle w:val="Hipervnculo"/>
                <w:noProof/>
              </w:rPr>
              <w:delText>4.1 Introducción.</w:delText>
            </w:r>
            <w:r w:rsidDel="009D032D">
              <w:rPr>
                <w:noProof/>
                <w:webHidden/>
              </w:rPr>
              <w:tab/>
              <w:delText>18</w:delText>
            </w:r>
          </w:del>
        </w:p>
        <w:p w14:paraId="0F6E34C4" w14:textId="2152A870" w:rsidR="000C73DB" w:rsidDel="009D032D" w:rsidRDefault="000C73DB">
          <w:pPr>
            <w:pStyle w:val="TDC2"/>
            <w:rPr>
              <w:del w:id="296" w:author="Juan Carlos de Alfonso Juliá" w:date="2020-04-08T20:29:00Z"/>
              <w:rFonts w:cstheme="minorBidi"/>
              <w:b w:val="0"/>
              <w:bCs w:val="0"/>
              <w:noProof/>
              <w:sz w:val="24"/>
              <w:szCs w:val="24"/>
            </w:rPr>
          </w:pPr>
          <w:del w:id="297" w:author="Juan Carlos de Alfonso Juliá" w:date="2020-04-08T20:29:00Z">
            <w:r w:rsidRPr="009D032D" w:rsidDel="009D032D">
              <w:rPr>
                <w:rStyle w:val="Hipervnculo"/>
                <w:noProof/>
              </w:rPr>
              <w:delText>4.2 Protocolo de comunicación.</w:delText>
            </w:r>
            <w:r w:rsidDel="009D032D">
              <w:rPr>
                <w:noProof/>
                <w:webHidden/>
              </w:rPr>
              <w:tab/>
              <w:delText>19</w:delText>
            </w:r>
          </w:del>
        </w:p>
        <w:p w14:paraId="11EB0871" w14:textId="0E4BA0E7" w:rsidR="000C73DB" w:rsidDel="009D032D" w:rsidRDefault="000C73DB">
          <w:pPr>
            <w:pStyle w:val="TDC3"/>
            <w:rPr>
              <w:del w:id="298" w:author="Juan Carlos de Alfonso Juliá" w:date="2020-04-08T20:29:00Z"/>
              <w:rFonts w:cstheme="minorBidi"/>
              <w:noProof/>
              <w:sz w:val="24"/>
              <w:szCs w:val="24"/>
            </w:rPr>
          </w:pPr>
          <w:del w:id="299" w:author="Juan Carlos de Alfonso Juliá" w:date="2020-04-08T20:29:00Z">
            <w:r w:rsidRPr="009D032D" w:rsidDel="009D032D">
              <w:rPr>
                <w:rStyle w:val="Hipervnculo"/>
                <w:noProof/>
              </w:rPr>
              <w:delText>4.2.1 Modelo cliente servidor.</w:delText>
            </w:r>
            <w:r w:rsidDel="009D032D">
              <w:rPr>
                <w:noProof/>
                <w:webHidden/>
              </w:rPr>
              <w:tab/>
              <w:delText>19</w:delText>
            </w:r>
          </w:del>
        </w:p>
        <w:p w14:paraId="00AF843D" w14:textId="31F20262" w:rsidR="000C73DB" w:rsidDel="009D032D" w:rsidRDefault="000C73DB">
          <w:pPr>
            <w:pStyle w:val="TDC3"/>
            <w:rPr>
              <w:del w:id="300" w:author="Juan Carlos de Alfonso Juliá" w:date="2020-04-08T20:29:00Z"/>
              <w:rFonts w:cstheme="minorBidi"/>
              <w:noProof/>
              <w:sz w:val="24"/>
              <w:szCs w:val="24"/>
            </w:rPr>
          </w:pPr>
          <w:del w:id="301" w:author="Juan Carlos de Alfonso Juliá" w:date="2020-04-08T20:29:00Z">
            <w:r w:rsidRPr="009D032D" w:rsidDel="009D032D">
              <w:rPr>
                <w:rStyle w:val="Hipervnculo"/>
                <w:noProof/>
              </w:rPr>
              <w:delText>4.2.2 Protocolo TCP. (explicar)</w:delText>
            </w:r>
            <w:r w:rsidDel="009D032D">
              <w:rPr>
                <w:noProof/>
                <w:webHidden/>
              </w:rPr>
              <w:tab/>
              <w:delText>19</w:delText>
            </w:r>
          </w:del>
        </w:p>
        <w:p w14:paraId="6870B993" w14:textId="2B410702" w:rsidR="000C73DB" w:rsidDel="009D032D" w:rsidRDefault="000C73DB">
          <w:pPr>
            <w:pStyle w:val="TDC3"/>
            <w:rPr>
              <w:del w:id="302" w:author="Juan Carlos de Alfonso Juliá" w:date="2020-04-08T20:29:00Z"/>
              <w:rFonts w:cstheme="minorBidi"/>
              <w:noProof/>
              <w:sz w:val="24"/>
              <w:szCs w:val="24"/>
            </w:rPr>
          </w:pPr>
          <w:del w:id="303" w:author="Juan Carlos de Alfonso Juliá" w:date="2020-04-08T20:29:00Z">
            <w:r w:rsidRPr="009D032D" w:rsidDel="009D032D">
              <w:rPr>
                <w:rStyle w:val="Hipervnculo"/>
                <w:noProof/>
              </w:rPr>
              <w:delText>4.2.3 Funcionamiento interno.</w:delText>
            </w:r>
            <w:r w:rsidDel="009D032D">
              <w:rPr>
                <w:noProof/>
                <w:webHidden/>
              </w:rPr>
              <w:tab/>
              <w:delText>19</w:delText>
            </w:r>
          </w:del>
        </w:p>
        <w:p w14:paraId="478C3D0E" w14:textId="053FEDA3" w:rsidR="000C73DB" w:rsidDel="009D032D" w:rsidRDefault="000C73DB">
          <w:pPr>
            <w:pStyle w:val="TDC2"/>
            <w:rPr>
              <w:del w:id="304" w:author="Juan Carlos de Alfonso Juliá" w:date="2020-04-08T20:29:00Z"/>
              <w:rFonts w:cstheme="minorBidi"/>
              <w:b w:val="0"/>
              <w:bCs w:val="0"/>
              <w:noProof/>
              <w:sz w:val="24"/>
              <w:szCs w:val="24"/>
            </w:rPr>
          </w:pPr>
          <w:del w:id="305" w:author="Juan Carlos de Alfonso Juliá" w:date="2020-04-08T20:29:00Z">
            <w:r w:rsidRPr="009D032D" w:rsidDel="009D032D">
              <w:rPr>
                <w:rStyle w:val="Hipervnculo"/>
                <w:noProof/>
              </w:rPr>
              <w:delText>4.3 Estructura del servidor.</w:delText>
            </w:r>
            <w:r w:rsidDel="009D032D">
              <w:rPr>
                <w:noProof/>
                <w:webHidden/>
              </w:rPr>
              <w:tab/>
              <w:delText>19</w:delText>
            </w:r>
          </w:del>
        </w:p>
        <w:p w14:paraId="6A0F22AB" w14:textId="4EA871DE" w:rsidR="000C73DB" w:rsidDel="009D032D" w:rsidRDefault="000C73DB">
          <w:pPr>
            <w:pStyle w:val="TDC3"/>
            <w:rPr>
              <w:del w:id="306" w:author="Juan Carlos de Alfonso Juliá" w:date="2020-04-08T20:29:00Z"/>
              <w:rFonts w:cstheme="minorBidi"/>
              <w:noProof/>
              <w:sz w:val="24"/>
              <w:szCs w:val="24"/>
            </w:rPr>
          </w:pPr>
          <w:del w:id="307" w:author="Juan Carlos de Alfonso Juliá" w:date="2020-04-08T20:29:00Z">
            <w:r w:rsidRPr="009D032D" w:rsidDel="009D032D">
              <w:rPr>
                <w:rStyle w:val="Hipervnculo"/>
                <w:noProof/>
              </w:rPr>
              <w:delText>4.3.1 Estructura interna</w:delText>
            </w:r>
            <w:r w:rsidDel="009D032D">
              <w:rPr>
                <w:noProof/>
                <w:webHidden/>
              </w:rPr>
              <w:tab/>
              <w:delText>19</w:delText>
            </w:r>
          </w:del>
        </w:p>
        <w:p w14:paraId="61B1D921" w14:textId="5A04E878" w:rsidR="000C73DB" w:rsidDel="009D032D" w:rsidRDefault="000C73DB">
          <w:pPr>
            <w:pStyle w:val="TDC2"/>
            <w:rPr>
              <w:del w:id="308" w:author="Juan Carlos de Alfonso Juliá" w:date="2020-04-08T20:29:00Z"/>
              <w:rFonts w:cstheme="minorBidi"/>
              <w:b w:val="0"/>
              <w:bCs w:val="0"/>
              <w:noProof/>
              <w:sz w:val="24"/>
              <w:szCs w:val="24"/>
            </w:rPr>
          </w:pPr>
          <w:del w:id="309" w:author="Juan Carlos de Alfonso Juliá" w:date="2020-04-08T20:29:00Z">
            <w:r w:rsidRPr="009D032D" w:rsidDel="009D032D">
              <w:rPr>
                <w:rStyle w:val="Hipervnculo"/>
                <w:noProof/>
              </w:rPr>
              <w:delText>4.4 Estructura de la aplicación del cliente.</w:delText>
            </w:r>
            <w:r w:rsidDel="009D032D">
              <w:rPr>
                <w:noProof/>
                <w:webHidden/>
              </w:rPr>
              <w:tab/>
              <w:delText>20</w:delText>
            </w:r>
          </w:del>
        </w:p>
        <w:p w14:paraId="7EE3AD1D" w14:textId="385CDC38" w:rsidR="000C73DB" w:rsidDel="009D032D" w:rsidRDefault="000C73DB">
          <w:pPr>
            <w:pStyle w:val="TDC3"/>
            <w:rPr>
              <w:del w:id="310" w:author="Juan Carlos de Alfonso Juliá" w:date="2020-04-08T20:29:00Z"/>
              <w:rFonts w:cstheme="minorBidi"/>
              <w:noProof/>
              <w:sz w:val="24"/>
              <w:szCs w:val="24"/>
            </w:rPr>
          </w:pPr>
          <w:del w:id="311" w:author="Juan Carlos de Alfonso Juliá" w:date="2020-04-08T20:29:00Z">
            <w:r w:rsidRPr="009D032D" w:rsidDel="009D032D">
              <w:rPr>
                <w:rStyle w:val="Hipervnculo"/>
                <w:noProof/>
              </w:rPr>
              <w:delText>4.4.1 Logo de la aplicación.</w:delText>
            </w:r>
            <w:r w:rsidDel="009D032D">
              <w:rPr>
                <w:noProof/>
                <w:webHidden/>
              </w:rPr>
              <w:tab/>
              <w:delText>20</w:delText>
            </w:r>
          </w:del>
        </w:p>
        <w:p w14:paraId="7F752179" w14:textId="333BE2C5" w:rsidR="000C73DB" w:rsidDel="009D032D" w:rsidRDefault="000C73DB">
          <w:pPr>
            <w:pStyle w:val="TDC3"/>
            <w:rPr>
              <w:del w:id="312" w:author="Juan Carlos de Alfonso Juliá" w:date="2020-04-08T20:29:00Z"/>
              <w:rFonts w:cstheme="minorBidi"/>
              <w:noProof/>
              <w:sz w:val="24"/>
              <w:szCs w:val="24"/>
            </w:rPr>
          </w:pPr>
          <w:del w:id="313" w:author="Juan Carlos de Alfonso Juliá" w:date="2020-04-08T20:29:00Z">
            <w:r w:rsidRPr="009D032D" w:rsidDel="009D032D">
              <w:rPr>
                <w:rStyle w:val="Hipervnculo"/>
                <w:noProof/>
              </w:rPr>
              <w:delText>4.4.2 Ventanas de la aplicación.</w:delText>
            </w:r>
            <w:r w:rsidDel="009D032D">
              <w:rPr>
                <w:noProof/>
                <w:webHidden/>
              </w:rPr>
              <w:tab/>
              <w:delText>20</w:delText>
            </w:r>
          </w:del>
        </w:p>
        <w:p w14:paraId="4B922D8C" w14:textId="07F4C380" w:rsidR="000C73DB" w:rsidDel="009D032D" w:rsidRDefault="000C73DB">
          <w:pPr>
            <w:pStyle w:val="TDC3"/>
            <w:rPr>
              <w:del w:id="314" w:author="Juan Carlos de Alfonso Juliá" w:date="2020-04-08T20:29:00Z"/>
              <w:rFonts w:cstheme="minorBidi"/>
              <w:noProof/>
              <w:sz w:val="24"/>
              <w:szCs w:val="24"/>
            </w:rPr>
          </w:pPr>
          <w:del w:id="315" w:author="Juan Carlos de Alfonso Juliá" w:date="2020-04-08T20:29:00Z">
            <w:r w:rsidRPr="009D032D" w:rsidDel="009D032D">
              <w:rPr>
                <w:rStyle w:val="Hipervnculo"/>
                <w:noProof/>
              </w:rPr>
              <w:delText>4.4.3 Estructura interna.</w:delText>
            </w:r>
            <w:r w:rsidDel="009D032D">
              <w:rPr>
                <w:noProof/>
                <w:webHidden/>
              </w:rPr>
              <w:tab/>
              <w:delText>23</w:delText>
            </w:r>
          </w:del>
        </w:p>
        <w:p w14:paraId="41EA20D0" w14:textId="588E6563" w:rsidR="000C73DB" w:rsidDel="009D032D" w:rsidRDefault="000C73DB">
          <w:pPr>
            <w:pStyle w:val="TDC1"/>
            <w:tabs>
              <w:tab w:val="left" w:pos="480"/>
            </w:tabs>
            <w:rPr>
              <w:del w:id="316" w:author="Juan Carlos de Alfonso Juliá" w:date="2020-04-08T20:29:00Z"/>
              <w:rFonts w:cstheme="minorBidi"/>
              <w:b w:val="0"/>
              <w:bCs w:val="0"/>
              <w:i w:val="0"/>
              <w:iCs w:val="0"/>
              <w:noProof/>
            </w:rPr>
          </w:pPr>
          <w:del w:id="317" w:author="Juan Carlos de Alfonso Juliá" w:date="2020-04-08T20:29:00Z">
            <w:r w:rsidRPr="009D032D" w:rsidDel="009D032D">
              <w:rPr>
                <w:rStyle w:val="Hipervnculo"/>
                <w:noProof/>
              </w:rPr>
              <w:delText>5.</w:delText>
            </w:r>
            <w:r w:rsidDel="009D032D">
              <w:rPr>
                <w:rFonts w:cstheme="minorBidi"/>
                <w:b w:val="0"/>
                <w:bCs w:val="0"/>
                <w:i w:val="0"/>
                <w:iCs w:val="0"/>
                <w:noProof/>
              </w:rPr>
              <w:tab/>
            </w:r>
            <w:r w:rsidRPr="009D032D" w:rsidDel="009D032D">
              <w:rPr>
                <w:rStyle w:val="Hipervnculo"/>
                <w:noProof/>
              </w:rPr>
              <w:delText>Diseño del reconocedor basado en IA.</w:delText>
            </w:r>
            <w:r w:rsidDel="009D032D">
              <w:rPr>
                <w:noProof/>
                <w:webHidden/>
              </w:rPr>
              <w:tab/>
              <w:delText>24</w:delText>
            </w:r>
          </w:del>
        </w:p>
        <w:p w14:paraId="4DF993F1" w14:textId="0A6B5D11" w:rsidR="000C73DB" w:rsidDel="009D032D" w:rsidRDefault="000C73DB">
          <w:pPr>
            <w:pStyle w:val="TDC2"/>
            <w:rPr>
              <w:del w:id="318" w:author="Juan Carlos de Alfonso Juliá" w:date="2020-04-08T20:29:00Z"/>
              <w:rFonts w:cstheme="minorBidi"/>
              <w:b w:val="0"/>
              <w:bCs w:val="0"/>
              <w:noProof/>
              <w:sz w:val="24"/>
              <w:szCs w:val="24"/>
            </w:rPr>
          </w:pPr>
          <w:del w:id="319" w:author="Juan Carlos de Alfonso Juliá" w:date="2020-04-08T20:29:00Z">
            <w:r w:rsidRPr="009D032D" w:rsidDel="009D032D">
              <w:rPr>
                <w:rStyle w:val="Hipervnculo"/>
                <w:noProof/>
              </w:rPr>
              <w:delText>5.1 Introducción</w:delText>
            </w:r>
            <w:r w:rsidDel="009D032D">
              <w:rPr>
                <w:noProof/>
                <w:webHidden/>
              </w:rPr>
              <w:tab/>
              <w:delText>24</w:delText>
            </w:r>
          </w:del>
        </w:p>
        <w:p w14:paraId="7AAD7038" w14:textId="6182FFD7" w:rsidR="000C73DB" w:rsidDel="009D032D" w:rsidRDefault="000C73DB">
          <w:pPr>
            <w:pStyle w:val="TDC2"/>
            <w:rPr>
              <w:del w:id="320" w:author="Juan Carlos de Alfonso Juliá" w:date="2020-04-08T20:29:00Z"/>
              <w:rFonts w:cstheme="minorBidi"/>
              <w:b w:val="0"/>
              <w:bCs w:val="0"/>
              <w:noProof/>
              <w:sz w:val="24"/>
              <w:szCs w:val="24"/>
            </w:rPr>
          </w:pPr>
          <w:del w:id="321" w:author="Juan Carlos de Alfonso Juliá" w:date="2020-04-08T20:29:00Z">
            <w:r w:rsidRPr="009D032D" w:rsidDel="009D032D">
              <w:rPr>
                <w:rStyle w:val="Hipervnculo"/>
                <w:noProof/>
              </w:rPr>
              <w:delText>5.2 Vista teórica</w:delText>
            </w:r>
            <w:r w:rsidDel="009D032D">
              <w:rPr>
                <w:noProof/>
                <w:webHidden/>
              </w:rPr>
              <w:tab/>
              <w:delText>24</w:delText>
            </w:r>
          </w:del>
        </w:p>
        <w:p w14:paraId="6AB71538" w14:textId="5C98C65A" w:rsidR="000C73DB" w:rsidDel="009D032D" w:rsidRDefault="000C73DB">
          <w:pPr>
            <w:pStyle w:val="TDC3"/>
            <w:rPr>
              <w:del w:id="322" w:author="Juan Carlos de Alfonso Juliá" w:date="2020-04-08T20:29:00Z"/>
              <w:rFonts w:cstheme="minorBidi"/>
              <w:noProof/>
              <w:sz w:val="24"/>
              <w:szCs w:val="24"/>
            </w:rPr>
          </w:pPr>
          <w:del w:id="323" w:author="Juan Carlos de Alfonso Juliá" w:date="2020-04-08T20:29:00Z">
            <w:r w:rsidRPr="009D032D" w:rsidDel="009D032D">
              <w:rPr>
                <w:rStyle w:val="Hipervnculo"/>
                <w:noProof/>
              </w:rPr>
              <w:delText>5.2.1 Clasificación vs detección</w:delText>
            </w:r>
            <w:r w:rsidDel="009D032D">
              <w:rPr>
                <w:noProof/>
                <w:webHidden/>
              </w:rPr>
              <w:tab/>
              <w:delText>24</w:delText>
            </w:r>
          </w:del>
        </w:p>
        <w:p w14:paraId="0CB5EF5F" w14:textId="037FA246" w:rsidR="000C73DB" w:rsidDel="009D032D" w:rsidRDefault="000C73DB">
          <w:pPr>
            <w:pStyle w:val="TDC3"/>
            <w:rPr>
              <w:del w:id="324" w:author="Juan Carlos de Alfonso Juliá" w:date="2020-04-08T20:29:00Z"/>
              <w:rFonts w:cstheme="minorBidi"/>
              <w:noProof/>
              <w:sz w:val="24"/>
              <w:szCs w:val="24"/>
            </w:rPr>
          </w:pPr>
          <w:del w:id="325" w:author="Juan Carlos de Alfonso Juliá" w:date="2020-04-08T20:29:00Z">
            <w:r w:rsidRPr="009D032D" w:rsidDel="009D032D">
              <w:rPr>
                <w:rStyle w:val="Hipervnculo"/>
                <w:noProof/>
              </w:rPr>
              <w:delText>5.2.2 SSD – Single shot detector</w:delText>
            </w:r>
            <w:r w:rsidDel="009D032D">
              <w:rPr>
                <w:noProof/>
                <w:webHidden/>
              </w:rPr>
              <w:tab/>
              <w:delText>25</w:delText>
            </w:r>
          </w:del>
        </w:p>
        <w:p w14:paraId="3AACC3D0" w14:textId="76844DDA" w:rsidR="000C73DB" w:rsidDel="009D032D" w:rsidRDefault="000C73DB">
          <w:pPr>
            <w:pStyle w:val="TDC2"/>
            <w:rPr>
              <w:del w:id="326" w:author="Juan Carlos de Alfonso Juliá" w:date="2020-04-08T20:29:00Z"/>
              <w:rFonts w:cstheme="minorBidi"/>
              <w:b w:val="0"/>
              <w:bCs w:val="0"/>
              <w:noProof/>
              <w:sz w:val="24"/>
              <w:szCs w:val="24"/>
            </w:rPr>
          </w:pPr>
          <w:del w:id="327" w:author="Juan Carlos de Alfonso Juliá" w:date="2020-04-08T20:29:00Z">
            <w:r w:rsidRPr="009D032D" w:rsidDel="009D032D">
              <w:rPr>
                <w:rStyle w:val="Hipervnculo"/>
                <w:noProof/>
              </w:rPr>
              <w:delText>TensorFlow API</w:delText>
            </w:r>
            <w:r w:rsidDel="009D032D">
              <w:rPr>
                <w:noProof/>
                <w:webHidden/>
              </w:rPr>
              <w:tab/>
              <w:delText>26</w:delText>
            </w:r>
          </w:del>
        </w:p>
        <w:p w14:paraId="10E0D42A" w14:textId="46D9DF24" w:rsidR="000C73DB" w:rsidDel="009D032D" w:rsidRDefault="000C73DB">
          <w:pPr>
            <w:pStyle w:val="TDC2"/>
            <w:rPr>
              <w:del w:id="328" w:author="Juan Carlos de Alfonso Juliá" w:date="2020-04-08T20:29:00Z"/>
              <w:rFonts w:cstheme="minorBidi"/>
              <w:b w:val="0"/>
              <w:bCs w:val="0"/>
              <w:noProof/>
              <w:sz w:val="24"/>
              <w:szCs w:val="24"/>
            </w:rPr>
          </w:pPr>
          <w:del w:id="329" w:author="Juan Carlos de Alfonso Juliá" w:date="2020-04-08T20:29:00Z">
            <w:r w:rsidRPr="009D032D" w:rsidDel="009D032D">
              <w:rPr>
                <w:rStyle w:val="Hipervnculo"/>
                <w:noProof/>
              </w:rPr>
              <w:delText>Comparación de modelos pre-entrenados</w:delText>
            </w:r>
            <w:r w:rsidDel="009D032D">
              <w:rPr>
                <w:noProof/>
                <w:webHidden/>
              </w:rPr>
              <w:tab/>
              <w:delText>26</w:delText>
            </w:r>
          </w:del>
        </w:p>
        <w:p w14:paraId="1C37FB51" w14:textId="65EEA785" w:rsidR="000C73DB" w:rsidDel="009D032D" w:rsidRDefault="000C73DB">
          <w:pPr>
            <w:pStyle w:val="TDC2"/>
            <w:rPr>
              <w:del w:id="330" w:author="Juan Carlos de Alfonso Juliá" w:date="2020-04-08T20:29:00Z"/>
              <w:rFonts w:cstheme="minorBidi"/>
              <w:b w:val="0"/>
              <w:bCs w:val="0"/>
              <w:noProof/>
              <w:sz w:val="24"/>
              <w:szCs w:val="24"/>
            </w:rPr>
          </w:pPr>
          <w:del w:id="331" w:author="Juan Carlos de Alfonso Juliá" w:date="2020-04-08T20:29:00Z">
            <w:r w:rsidRPr="009D032D" w:rsidDel="009D032D">
              <w:rPr>
                <w:rStyle w:val="Hipervnculo"/>
                <w:noProof/>
              </w:rPr>
              <w:delText>Funcionamiento interno.</w:delText>
            </w:r>
            <w:r w:rsidDel="009D032D">
              <w:rPr>
                <w:noProof/>
                <w:webHidden/>
              </w:rPr>
              <w:tab/>
              <w:delText>27</w:delText>
            </w:r>
          </w:del>
        </w:p>
        <w:p w14:paraId="2AB124C6" w14:textId="5C8EC796" w:rsidR="000C73DB" w:rsidDel="009D032D" w:rsidRDefault="000C73DB">
          <w:pPr>
            <w:pStyle w:val="TDC1"/>
            <w:rPr>
              <w:del w:id="332" w:author="Juan Carlos de Alfonso Juliá" w:date="2020-04-08T20:29:00Z"/>
              <w:rFonts w:cstheme="minorBidi"/>
              <w:b w:val="0"/>
              <w:bCs w:val="0"/>
              <w:i w:val="0"/>
              <w:iCs w:val="0"/>
              <w:noProof/>
            </w:rPr>
          </w:pPr>
          <w:del w:id="333" w:author="Juan Carlos de Alfonso Juliá" w:date="2020-04-08T20:29:00Z">
            <w:r w:rsidRPr="009D032D" w:rsidDel="009D032D">
              <w:rPr>
                <w:rStyle w:val="Hipervnculo"/>
                <w:noProof/>
              </w:rPr>
              <w:delText>Etapa 6: Controlador y flujo de funcionamiento.</w:delText>
            </w:r>
            <w:r w:rsidDel="009D032D">
              <w:rPr>
                <w:noProof/>
                <w:webHidden/>
              </w:rPr>
              <w:tab/>
              <w:delText>28</w:delText>
            </w:r>
          </w:del>
        </w:p>
        <w:p w14:paraId="68DC8B4E" w14:textId="6A51F421" w:rsidR="000C73DB" w:rsidDel="009D032D" w:rsidRDefault="000C73DB">
          <w:pPr>
            <w:pStyle w:val="TDC3"/>
            <w:rPr>
              <w:del w:id="334" w:author="Juan Carlos de Alfonso Juliá" w:date="2020-04-08T20:29:00Z"/>
              <w:rFonts w:cstheme="minorBidi"/>
              <w:noProof/>
              <w:sz w:val="24"/>
              <w:szCs w:val="24"/>
            </w:rPr>
          </w:pPr>
          <w:del w:id="335" w:author="Juan Carlos de Alfonso Juliá" w:date="2020-04-08T20:29:00Z">
            <w:r w:rsidRPr="009D032D" w:rsidDel="009D032D">
              <w:rPr>
                <w:rStyle w:val="Hipervnculo"/>
                <w:noProof/>
              </w:rPr>
              <w:delText>Ejecución del controlador</w:delText>
            </w:r>
            <w:r w:rsidDel="009D032D">
              <w:rPr>
                <w:noProof/>
                <w:webHidden/>
              </w:rPr>
              <w:tab/>
              <w:delText>28</w:delText>
            </w:r>
          </w:del>
        </w:p>
        <w:p w14:paraId="6FD92532" w14:textId="544C1F7E" w:rsidR="000C73DB" w:rsidDel="009D032D" w:rsidRDefault="000C73DB">
          <w:pPr>
            <w:pStyle w:val="TDC3"/>
            <w:rPr>
              <w:del w:id="336" w:author="Juan Carlos de Alfonso Juliá" w:date="2020-04-08T20:29:00Z"/>
              <w:rFonts w:cstheme="minorBidi"/>
              <w:noProof/>
              <w:sz w:val="24"/>
              <w:szCs w:val="24"/>
            </w:rPr>
          </w:pPr>
          <w:del w:id="337" w:author="Juan Carlos de Alfonso Juliá" w:date="2020-04-08T20:29:00Z">
            <w:r w:rsidRPr="009D032D" w:rsidDel="009D032D">
              <w:rPr>
                <w:rStyle w:val="Hipervnculo"/>
                <w:noProof/>
              </w:rPr>
              <w:delText>Estructura interna</w:delText>
            </w:r>
            <w:r w:rsidDel="009D032D">
              <w:rPr>
                <w:noProof/>
                <w:webHidden/>
              </w:rPr>
              <w:tab/>
              <w:delText>29</w:delText>
            </w:r>
          </w:del>
        </w:p>
        <w:p w14:paraId="7874E4A6" w14:textId="39009C01" w:rsidR="000C73DB" w:rsidDel="009D032D" w:rsidRDefault="000C73DB">
          <w:pPr>
            <w:pStyle w:val="TDC1"/>
            <w:rPr>
              <w:del w:id="338" w:author="Juan Carlos de Alfonso Juliá" w:date="2020-04-08T20:29:00Z"/>
              <w:rFonts w:cstheme="minorBidi"/>
              <w:b w:val="0"/>
              <w:bCs w:val="0"/>
              <w:i w:val="0"/>
              <w:iCs w:val="0"/>
              <w:noProof/>
            </w:rPr>
          </w:pPr>
          <w:del w:id="339" w:author="Juan Carlos de Alfonso Juliá" w:date="2020-04-08T20:29:00Z">
            <w:r w:rsidRPr="009D032D" w:rsidDel="009D032D">
              <w:rPr>
                <w:rStyle w:val="Hipervnculo"/>
                <w:noProof/>
              </w:rPr>
              <w:delText>Etapa 7: Pruebas finales.</w:delText>
            </w:r>
            <w:r w:rsidDel="009D032D">
              <w:rPr>
                <w:noProof/>
                <w:webHidden/>
              </w:rPr>
              <w:tab/>
              <w:delText>29</w:delText>
            </w:r>
          </w:del>
        </w:p>
        <w:p w14:paraId="3774AD51" w14:textId="49A16221" w:rsidR="000C73DB" w:rsidDel="009D032D" w:rsidRDefault="000C73DB">
          <w:pPr>
            <w:pStyle w:val="TDC1"/>
            <w:rPr>
              <w:del w:id="340" w:author="Juan Carlos de Alfonso Juliá" w:date="2020-04-08T20:29:00Z"/>
              <w:rFonts w:cstheme="minorBidi"/>
              <w:b w:val="0"/>
              <w:bCs w:val="0"/>
              <w:i w:val="0"/>
              <w:iCs w:val="0"/>
              <w:noProof/>
            </w:rPr>
          </w:pPr>
          <w:del w:id="341" w:author="Juan Carlos de Alfonso Juliá" w:date="2020-04-08T20:29:00Z">
            <w:r w:rsidRPr="009D032D" w:rsidDel="009D032D">
              <w:rPr>
                <w:rStyle w:val="Hipervnculo"/>
                <w:noProof/>
              </w:rPr>
              <w:delText>Conclusiones.</w:delText>
            </w:r>
            <w:r w:rsidDel="009D032D">
              <w:rPr>
                <w:noProof/>
                <w:webHidden/>
              </w:rPr>
              <w:tab/>
              <w:delText>29</w:delText>
            </w:r>
          </w:del>
        </w:p>
        <w:p w14:paraId="1229BD64" w14:textId="1FBE5675" w:rsidR="000C73DB" w:rsidDel="009D032D" w:rsidRDefault="000C73DB">
          <w:pPr>
            <w:pStyle w:val="TDC1"/>
            <w:rPr>
              <w:del w:id="342" w:author="Juan Carlos de Alfonso Juliá" w:date="2020-04-08T20:29:00Z"/>
              <w:rFonts w:cstheme="minorBidi"/>
              <w:b w:val="0"/>
              <w:bCs w:val="0"/>
              <w:i w:val="0"/>
              <w:iCs w:val="0"/>
              <w:noProof/>
            </w:rPr>
          </w:pPr>
          <w:del w:id="343" w:author="Juan Carlos de Alfonso Juliá" w:date="2020-04-08T20:29:00Z">
            <w:r w:rsidRPr="009D032D" w:rsidDel="009D032D">
              <w:rPr>
                <w:rStyle w:val="Hipervnculo"/>
                <w:noProof/>
              </w:rPr>
              <w:delText>Bibliografía.</w:delText>
            </w:r>
            <w:r w:rsidDel="009D032D">
              <w:rPr>
                <w:noProof/>
                <w:webHidden/>
              </w:rPr>
              <w:tab/>
              <w:delText>29</w:delText>
            </w:r>
          </w:del>
        </w:p>
        <w:p w14:paraId="54AAD56F" w14:textId="7B683EF2"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6C3AE9D4" w14:textId="019C7A7F" w:rsidR="00544F48" w:rsidRDefault="00544F48" w:rsidP="00BC1E65">
      <w:pPr>
        <w:pStyle w:val="TtuloTDC"/>
      </w:pPr>
    </w:p>
    <w:p w14:paraId="6B140D3C" w14:textId="7B4CB25A" w:rsidR="00676158" w:rsidRDefault="00676158" w:rsidP="00676158"/>
    <w:p w14:paraId="4863204E" w14:textId="5A1D8623" w:rsidR="00676158" w:rsidRDefault="00676158" w:rsidP="00676158"/>
    <w:p w14:paraId="39AFE247" w14:textId="77777777" w:rsidR="00676158" w:rsidRPr="00676158" w:rsidRDefault="00676158" w:rsidP="00676158"/>
    <w:p w14:paraId="6ECB8FCB" w14:textId="589BAACA" w:rsidR="00D82430" w:rsidRPr="00D82430" w:rsidRDefault="00544F48" w:rsidP="002C0076">
      <w:pPr>
        <w:pStyle w:val="TtuloTDC"/>
      </w:pPr>
      <w:bookmarkStart w:id="344" w:name="_Toc37271259"/>
      <w:r>
        <w:lastRenderedPageBreak/>
        <w:t>Resumen.</w:t>
      </w:r>
      <w:bookmarkEnd w:id="344"/>
    </w:p>
    <w:p w14:paraId="125847CC" w14:textId="77777777" w:rsidR="00441A9A" w:rsidRDefault="00544F48" w:rsidP="00441A9A">
      <w:pPr>
        <w:pStyle w:val="TtuloTDC"/>
      </w:pPr>
      <w:bookmarkStart w:id="345" w:name="_Toc37271260"/>
      <w:r>
        <w:t>Palabras clave.</w:t>
      </w:r>
      <w:bookmarkEnd w:id="345"/>
    </w:p>
    <w:p w14:paraId="76A57031" w14:textId="44022098" w:rsidR="008A7D0A" w:rsidRDefault="008E1C4C" w:rsidP="008A7D0A">
      <w:pPr>
        <w:pStyle w:val="TtuloTDC"/>
      </w:pPr>
      <w:bookmarkStart w:id="346" w:name="_Toc37271261"/>
      <w:r>
        <w:t xml:space="preserve">1. </w:t>
      </w:r>
      <w:r w:rsidR="00544F48">
        <w:t>Introducción.</w:t>
      </w:r>
      <w:bookmarkEnd w:id="346"/>
    </w:p>
    <w:p w14:paraId="43CDF379" w14:textId="4C4F38E4" w:rsidR="00200F1F" w:rsidRDefault="008E1C4C" w:rsidP="00200F1F">
      <w:pPr>
        <w:pStyle w:val="Ttulo1"/>
      </w:pPr>
      <w:bookmarkStart w:id="347" w:name="_Toc37271262"/>
      <w:r>
        <w:t xml:space="preserve">1.1 </w:t>
      </w:r>
      <w:r w:rsidR="00200F1F">
        <w:t>Estructura del repositorio</w:t>
      </w:r>
      <w:bookmarkEnd w:id="347"/>
    </w:p>
    <w:p w14:paraId="2A7B6702" w14:textId="77777777" w:rsidR="00EF0685" w:rsidRPr="00EF0685" w:rsidRDefault="00EF0685" w:rsidP="00EF0685"/>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w:t>
      </w:r>
      <w:proofErr w:type="spellStart"/>
      <w:r w:rsidR="00D82430">
        <w:t>juancalf</w:t>
      </w:r>
      <w:proofErr w:type="spellEnd"/>
      <w:r w:rsidR="00D82430">
        <w:t>/TFG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C5D0C54" w:rsidR="009E7E54" w:rsidRDefault="009E7E54" w:rsidP="001C6523">
      <w:proofErr w:type="spellStart"/>
      <w:r w:rsidRPr="00DF5A7C">
        <w:rPr>
          <w:b/>
          <w:bCs/>
        </w:rPr>
        <w:t>Android_</w:t>
      </w:r>
      <w:proofErr w:type="gramStart"/>
      <w:r w:rsidRPr="00DF5A7C">
        <w:rPr>
          <w:b/>
          <w:bCs/>
        </w:rPr>
        <w:t>app</w:t>
      </w:r>
      <w:proofErr w:type="spellEnd"/>
      <w:proofErr w:type="gramEnd"/>
      <w:r>
        <w:t>: Dentro de esta carpeta se encuentran todos los códigos referentes a la aplicación de control, en concreto est</w:t>
      </w:r>
      <w:r w:rsidR="009345EB">
        <w:t>á</w:t>
      </w:r>
      <w:r>
        <w:t xml:space="preserve">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33056918" w:rsidR="009E7E54" w:rsidRDefault="009E7E54" w:rsidP="001C6523"/>
    <w:p w14:paraId="719D9874" w14:textId="2D58B5A0" w:rsidR="0092036C" w:rsidRDefault="0092036C" w:rsidP="001C6523">
      <w:r w:rsidRPr="00DF5A7C">
        <w:rPr>
          <w:b/>
          <w:bCs/>
        </w:rPr>
        <w:t>Archivos 3d</w:t>
      </w:r>
      <w:r>
        <w:t xml:space="preserve">: Contiene los distintos archivos </w:t>
      </w:r>
      <w:proofErr w:type="spellStart"/>
      <w:r>
        <w:t>stl</w:t>
      </w:r>
      <w:proofErr w:type="spellEnd"/>
      <w:r>
        <w:t xml:space="preserve"> </w:t>
      </w:r>
      <w:r>
        <w:rPr>
          <w:rStyle w:val="Refdenotaalpie"/>
        </w:rPr>
        <w:footnoteReference w:id="1"/>
      </w:r>
      <w:r>
        <w:t>usados en el proyecto.</w:t>
      </w:r>
    </w:p>
    <w:p w14:paraId="3F3C75CB" w14:textId="2DE20F8E" w:rsidR="00082AB2" w:rsidRDefault="00082AB2" w:rsidP="001C6523"/>
    <w:p w14:paraId="39ED8CCB" w14:textId="77777777" w:rsidR="00082AB2" w:rsidRDefault="00082AB2" w:rsidP="00082AB2">
      <w:r w:rsidRPr="00DF5A7C">
        <w:rPr>
          <w:b/>
          <w:bCs/>
        </w:rPr>
        <w:t>Control</w:t>
      </w:r>
      <w:r>
        <w:t>: contiene el archivo “controlador.py” que se encarga de controlar y gestionar todo el funcionamiento del aparato.</w:t>
      </w:r>
    </w:p>
    <w:p w14:paraId="04364343" w14:textId="30BF1830" w:rsidR="00082AB2" w:rsidRDefault="00082AB2" w:rsidP="001C6523"/>
    <w:p w14:paraId="2E0FC1C8" w14:textId="14ED4F28" w:rsidR="00082AB2" w:rsidRDefault="00082AB2" w:rsidP="001C6523">
      <w:r w:rsidRPr="00DF5A7C">
        <w:rPr>
          <w:b/>
          <w:bCs/>
        </w:rPr>
        <w:t>Memoria</w:t>
      </w:r>
      <w:r>
        <w:t xml:space="preserve">: Contiene una copia de la memoria en formato Word y </w:t>
      </w:r>
      <w:proofErr w:type="spellStart"/>
      <w:r>
        <w:t>pdf</w:t>
      </w:r>
      <w:proofErr w:type="spellEnd"/>
      <w:r>
        <w:t>.</w:t>
      </w:r>
    </w:p>
    <w:p w14:paraId="150A75E4" w14:textId="77777777" w:rsidR="0092036C" w:rsidRDefault="0092036C" w:rsidP="001C6523"/>
    <w:p w14:paraId="4C1CCFB6" w14:textId="77777777" w:rsidR="0061306F" w:rsidRDefault="009E7E54" w:rsidP="001C6523">
      <w:r w:rsidRPr="00DF5A7C">
        <w:rPr>
          <w:b/>
          <w:bCs/>
        </w:rPr>
        <w:t>Reconocimiento</w:t>
      </w:r>
      <w:r>
        <w:t xml:space="preserve">: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41167B14" w:rsidR="0061306F" w:rsidRDefault="0061306F" w:rsidP="0061306F">
      <w:pPr>
        <w:pStyle w:val="Prrafodelista"/>
        <w:numPr>
          <w:ilvl w:val="0"/>
          <w:numId w:val="3"/>
        </w:numPr>
      </w:pPr>
      <w:proofErr w:type="spellStart"/>
      <w:r>
        <w:t>Labels</w:t>
      </w:r>
      <w:proofErr w:type="spellEnd"/>
      <w:r>
        <w:t xml:space="preserve">: contiene el </w:t>
      </w:r>
      <w:proofErr w:type="spellStart"/>
      <w:proofErr w:type="gramStart"/>
      <w:r>
        <w:t>archivo.pbtxt</w:t>
      </w:r>
      <w:proofErr w:type="spellEnd"/>
      <w:proofErr w:type="gramEnd"/>
      <w:r>
        <w:t xml:space="preserve"> con la información del id y el nombre usado para identificar a l</w:t>
      </w:r>
      <w:r w:rsidR="00082AB2">
        <w:t>os objetivos</w:t>
      </w:r>
      <w:r>
        <w:t>.</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4F6D0ECF" w14:textId="77777777" w:rsidR="0020313B" w:rsidRDefault="0020313B" w:rsidP="0020313B"/>
    <w:p w14:paraId="512AB9FE" w14:textId="1FADD099" w:rsidR="009E7E54" w:rsidRPr="001C6523" w:rsidRDefault="00151F70" w:rsidP="001C6523">
      <w:r w:rsidRPr="00DF5A7C">
        <w:rPr>
          <w:b/>
          <w:bCs/>
        </w:rPr>
        <w:t>Sensores</w:t>
      </w:r>
      <w:r w:rsidR="0020313B">
        <w:t>:</w:t>
      </w:r>
      <w:r>
        <w:t xml:space="preserve"> En ella están los drivers del dispositivo (subcarpeta </w:t>
      </w:r>
      <w:proofErr w:type="spellStart"/>
      <w:r>
        <w:t>Navio</w:t>
      </w:r>
      <w:proofErr w:type="spellEnd"/>
      <w:r>
        <w:t xml:space="preserve">) y todos los archivos </w:t>
      </w:r>
      <w:r w:rsidR="00DF5A7C">
        <w:t>P</w:t>
      </w:r>
      <w:r>
        <w:t>ython que interactúan con el exterior (barómetro, controlador de leds, servidor, etc.).</w:t>
      </w:r>
    </w:p>
    <w:p w14:paraId="6F2E172B" w14:textId="0CE53D2E" w:rsidR="00890A7E" w:rsidRDefault="00DC23A6" w:rsidP="00BC1E65">
      <w:pPr>
        <w:pStyle w:val="TtuloTDC"/>
      </w:pPr>
      <w:bookmarkStart w:id="348" w:name="_Toc37271263"/>
      <w:r>
        <w:lastRenderedPageBreak/>
        <w:t xml:space="preserve">2. </w:t>
      </w:r>
      <w:r w:rsidR="00FB0F7E">
        <w:t>Diseño y construcción.</w:t>
      </w:r>
      <w:bookmarkEnd w:id="348"/>
    </w:p>
    <w:p w14:paraId="563BBAEA" w14:textId="691CC490" w:rsidR="007A4459" w:rsidRDefault="00DC23A6" w:rsidP="007A4459">
      <w:pPr>
        <w:pStyle w:val="Ttulo1"/>
      </w:pPr>
      <w:bookmarkStart w:id="349" w:name="_Toc37271264"/>
      <w:r>
        <w:t xml:space="preserve">2.1 </w:t>
      </w:r>
      <w:r w:rsidR="007A4459">
        <w:t>Diseño hardware</w:t>
      </w:r>
      <w:bookmarkEnd w:id="349"/>
    </w:p>
    <w:p w14:paraId="0BB6422E" w14:textId="77777777" w:rsidR="009345EB" w:rsidRPr="009345EB" w:rsidRDefault="009345EB" w:rsidP="009345EB"/>
    <w:p w14:paraId="4C7E8B3C" w14:textId="321B8C56" w:rsidR="008A7D0A" w:rsidRDefault="00F7316E" w:rsidP="007A4459">
      <w:pPr>
        <w:pStyle w:val="Ttulo2"/>
      </w:pPr>
      <w:bookmarkStart w:id="350" w:name="_Toc37271265"/>
      <w:r>
        <w:t xml:space="preserve">2.1.1 </w:t>
      </w:r>
      <w:r w:rsidR="008A7D0A">
        <w:t>Primer acercamiento: elementos que podemos necesitar.</w:t>
      </w:r>
      <w:bookmarkEnd w:id="350"/>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3D5D595C" w:rsidR="00EB7DB4" w:rsidRDefault="00EB7DB4" w:rsidP="00EB7DB4">
      <w:pPr>
        <w:pStyle w:val="Prrafodelista"/>
        <w:numPr>
          <w:ilvl w:val="0"/>
          <w:numId w:val="2"/>
        </w:numPr>
      </w:pPr>
      <w:r>
        <w:t>Ordenador que actúe como “cerebro” y sea capaz de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2FB7A838"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r w:rsidR="004810D1">
        <w:rPr>
          <w:rStyle w:val="Refdenotaalpie"/>
        </w:rPr>
        <w:footnoteReference w:id="2"/>
      </w:r>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6363E097" w:rsidR="00F41EA4" w:rsidRDefault="00F7316E" w:rsidP="00F41EA4">
      <w:pPr>
        <w:pStyle w:val="Ttulo2"/>
      </w:pPr>
      <w:bookmarkStart w:id="351" w:name="_Toc37271266"/>
      <w:r>
        <w:t xml:space="preserve">2.1.2 </w:t>
      </w:r>
      <w:r w:rsidR="00F41EA4">
        <w:t>Segundo acercamiento: Selección concreta de componentes.</w:t>
      </w:r>
      <w:bookmarkEnd w:id="351"/>
    </w:p>
    <w:p w14:paraId="4289EC83" w14:textId="77777777" w:rsidR="00F41EA4" w:rsidRDefault="00F41EA4" w:rsidP="00F41EA4"/>
    <w:p w14:paraId="404330B0" w14:textId="1A7EE502" w:rsidR="00F41EA4" w:rsidRPr="00F41EA4" w:rsidRDefault="00F41EA4" w:rsidP="00F41EA4">
      <w:r>
        <w:t>Para el chasis se ha elegido el modelo F450 de la marca DJI dado que al tener una superficie amplía la colocación de</w:t>
      </w:r>
      <w:r w:rsidR="005610A9">
        <w:t xml:space="preserve"> los </w:t>
      </w:r>
      <w:r>
        <w:t xml:space="preserve">componentes </w:t>
      </w:r>
      <w:r w:rsidR="00D93C07">
        <w:t>es</w:t>
      </w:r>
      <w:r>
        <w:t xml:space="preserve">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3"/>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r>
        <w:t xml:space="preserve">Arduino o Raspberry) en concreto dado que vamos a </w:t>
      </w:r>
      <w:proofErr w:type="gramStart"/>
      <w:r>
        <w:t>necesitar poder ejecutar</w:t>
      </w:r>
      <w:proofErr w:type="gramEnd"/>
      <w:r>
        <w:t xml:space="preserve"> un algoritmo de machine </w:t>
      </w:r>
      <w:proofErr w:type="spellStart"/>
      <w:r>
        <w:t>learning</w:t>
      </w:r>
      <w:proofErr w:type="spellEnd"/>
      <w:r>
        <w:t xml:space="preserve"> y alguna forma de conectarnos al ordenador lo más sencillo es usar una Raspberry, en concreto el modelo 3B+ que cuenta con bluetooth y wifi de serie.</w:t>
      </w:r>
    </w:p>
    <w:p w14:paraId="49A10E93" w14:textId="77777777" w:rsidR="005C3D78" w:rsidRDefault="005C3D78" w:rsidP="00B0707E"/>
    <w:p w14:paraId="42B8FA2A" w14:textId="5C3A2247" w:rsidR="005C3D78" w:rsidRDefault="000E772D" w:rsidP="00B0707E">
      <w:r>
        <w:rPr>
          <w:noProof/>
        </w:rPr>
        <mc:AlternateContent>
          <mc:Choice Requires="wps">
            <w:drawing>
              <wp:anchor distT="0" distB="0" distL="114300" distR="114300" simplePos="0" relativeHeight="251669504" behindDoc="0" locked="0" layoutInCell="1" allowOverlap="1" wp14:anchorId="50C0842A" wp14:editId="049B3127">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2CB63870" w:rsidR="006F75D9" w:rsidRDefault="006F75D9"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2CB63870" w:rsidR="006F75D9" w:rsidRDefault="006F75D9"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0" wp14:anchorId="50B95C3D" wp14:editId="72147D67">
            <wp:simplePos x="0" y="0"/>
            <wp:positionH relativeFrom="column">
              <wp:posOffset>1988185</wp:posOffset>
            </wp:positionH>
            <wp:positionV relativeFrom="paragraph">
              <wp:posOffset>492760</wp:posOffset>
            </wp:positionV>
            <wp:extent cx="1547495" cy="2278380"/>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547495" cy="2278380"/>
                    </a:xfrm>
                    <a:prstGeom prst="rect">
                      <a:avLst/>
                    </a:prstGeom>
                  </pic:spPr>
                </pic:pic>
              </a:graphicData>
            </a:graphic>
            <wp14:sizeRelH relativeFrom="margin">
              <wp14:pctWidth>0</wp14:pctWidth>
            </wp14:sizeRelH>
            <wp14:sizeRelV relativeFrom="margin">
              <wp14:pctHeight>0</wp14:pctHeight>
            </wp14:sizeRelV>
          </wp:anchor>
        </w:drawing>
      </w:r>
      <w:r w:rsidR="005C3D78">
        <w:t xml:space="preserve">Los sensores </w:t>
      </w:r>
      <w:r w:rsidR="00DF0F4A">
        <w:t>son</w:t>
      </w:r>
      <w:r w:rsidR="005C3D78">
        <w:t xml:space="preserve"> quizá la parte más importante pues deben estar colocados de manera correcta en el aparato para poder funcionar</w:t>
      </w:r>
      <w:r w:rsidR="00216CEA">
        <w:t xml:space="preserve"> adecuadamente</w:t>
      </w:r>
      <w:r w:rsidR="005C3D78">
        <w:t xml:space="preserve">, por la cantidad de sensores necesarios se decidió comprar un </w:t>
      </w:r>
      <w:proofErr w:type="spellStart"/>
      <w:r w:rsidR="00B91A8E">
        <w:t>hat</w:t>
      </w:r>
      <w:proofErr w:type="spellEnd"/>
      <w:r w:rsidR="005C3D78">
        <w:t xml:space="preserve"> para la </w:t>
      </w:r>
      <w:r w:rsidR="00B91A8E">
        <w:t>R</w:t>
      </w:r>
      <w:r w:rsidR="005C3D78">
        <w:t>aspberry</w:t>
      </w:r>
      <w:r w:rsidR="00216CEA">
        <w:t>,</w:t>
      </w:r>
      <w:r w:rsidR="005C3D78">
        <w:t xml:space="preserve"> llamado NAVIO2</w:t>
      </w:r>
      <w:r w:rsidR="00216CEA">
        <w:t>,</w:t>
      </w:r>
      <w:r w:rsidR="005C3D78">
        <w:t xml:space="preserve"> compatible con nuestro modelo.</w:t>
      </w:r>
    </w:p>
    <w:p w14:paraId="4D61F227" w14:textId="77777777" w:rsidR="005C3D78" w:rsidRDefault="005C3D78" w:rsidP="00B0707E"/>
    <w:p w14:paraId="4193944A" w14:textId="77777777" w:rsidR="0027462E" w:rsidRDefault="0027462E" w:rsidP="00B0707E"/>
    <w:p w14:paraId="11F96CB0" w14:textId="493233F0" w:rsidR="0091685A" w:rsidRDefault="00410E42" w:rsidP="00ED79F5">
      <w:r>
        <w:t>Est</w:t>
      </w:r>
      <w:r w:rsidR="00B91A8E">
        <w:t>e</w:t>
      </w:r>
      <w:r w:rsidR="005C3D78">
        <w:t xml:space="preserve"> </w:t>
      </w:r>
      <w:proofErr w:type="spellStart"/>
      <w:r w:rsidR="00B91A8E">
        <w:t>hat</w:t>
      </w:r>
      <w:proofErr w:type="spellEnd"/>
      <w:r w:rsidR="005C3D78">
        <w:t xml:space="preserve"> cuenta con un barómetro de alta resolución (</w:t>
      </w:r>
      <w:r w:rsidR="007A5C3B">
        <w:t>MS5611</w:t>
      </w:r>
      <w:r w:rsidR="005C3D78">
        <w:t>), dos sensores IMU (</w:t>
      </w:r>
      <w:r w:rsidR="007A5C3B">
        <w:t>MPU9250 y LSM9DS1</w:t>
      </w:r>
      <w:r w:rsidR="005C3D78">
        <w:t xml:space="preserve">), la </w:t>
      </w:r>
      <w:r w:rsidR="00216CEA">
        <w:t>posibilidad de ser alimentado desde una batería LIPO mediante un adaptador</w:t>
      </w:r>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75B60811" w:rsidR="0091685A" w:rsidRDefault="00F7316E" w:rsidP="0091685A">
      <w:pPr>
        <w:pStyle w:val="Ttulo2"/>
      </w:pPr>
      <w:bookmarkStart w:id="352" w:name="_Toc37271267"/>
      <w:r>
        <w:t xml:space="preserve">2.1.3 </w:t>
      </w:r>
      <w:r w:rsidR="0091685A">
        <w:t>Estructura adicional impresa en 3d</w:t>
      </w:r>
      <w:bookmarkEnd w:id="352"/>
    </w:p>
    <w:p w14:paraId="67AFB035" w14:textId="77777777"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w:t>
      </w:r>
      <w:proofErr w:type="spellStart"/>
      <w:r w:rsidR="00EB7A7D">
        <w:t>Prusa</w:t>
      </w:r>
      <w:proofErr w:type="spellEnd"/>
      <w:r w:rsidR="00EB7A7D">
        <w:t xml:space="preserve">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4C6576">
        <w:t>2)</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7C25EE">
        <w:t>3)</w:t>
      </w:r>
      <w:r w:rsidR="007C25EE">
        <w:fldChar w:fldCharType="end"/>
      </w:r>
      <w:r w:rsidR="00F12C18">
        <w:t>.</w:t>
      </w:r>
      <w:r w:rsidR="004A0867">
        <w:t xml:space="preserve"> </w:t>
      </w:r>
    </w:p>
    <w:p w14:paraId="5A07D731" w14:textId="77777777" w:rsidR="0091685A" w:rsidRDefault="0091685A" w:rsidP="00EB7A7D"/>
    <w:p w14:paraId="79D748E4" w14:textId="659FEA44"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7C25EE">
        <w:t>4</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ins w:id="353" w:author="Juan Carlos de Alfonso Juliá" w:date="2020-04-08T12:58:00Z">
        <w:r w:rsidR="00F77496">
          <w:t>2</w:t>
        </w:r>
      </w:ins>
      <w:del w:id="354" w:author="Juan Carlos de Alfonso Juliá" w:date="2020-04-08T12:58:00Z">
        <w:r w:rsidR="00AD03DC" w:rsidDel="00F77496">
          <w:delText>x.x</w:delText>
        </w:r>
      </w:del>
      <w:r w:rsidR="00AD03DC">
        <w:t>)</w:t>
      </w:r>
      <w:r w:rsidR="00FB7FDE">
        <w:t>.</w:t>
      </w:r>
    </w:p>
    <w:p w14:paraId="531447B7" w14:textId="77777777" w:rsidR="00BF4399" w:rsidRDefault="00BF4399" w:rsidP="00EB7A7D"/>
    <w:p w14:paraId="4C101F1B" w14:textId="42EB1AC7"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8314E">
        <w:t>4)</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ins w:id="355" w:author="Juan Carlos de Alfonso Juliá" w:date="2020-04-08T12:58:00Z">
        <w:r w:rsidR="00F77496">
          <w:t>3</w:t>
        </w:r>
      </w:ins>
      <w:del w:id="356" w:author="Juan Carlos de Alfonso Juliá" w:date="2020-04-08T12:58:00Z">
        <w:r w:rsidR="00AD03DC" w:rsidDel="00F77496">
          <w:delText>x.x</w:delText>
        </w:r>
      </w:del>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7777777" w:rsidR="00067BDA" w:rsidRDefault="00067BDA" w:rsidP="00EB7A7D"/>
    <w:p w14:paraId="75FB75D2" w14:textId="77777777" w:rsidR="00067BDA" w:rsidRDefault="00067BDA" w:rsidP="00067BDA">
      <w:pPr>
        <w:keepNext/>
      </w:pPr>
    </w:p>
    <w:p w14:paraId="4AE3F0B9" w14:textId="77777777" w:rsidR="00067BDA" w:rsidRDefault="00130978" w:rsidP="00067BDA">
      <w:pPr>
        <w:keepNext/>
      </w:pPr>
      <w:r>
        <w:rPr>
          <w:noProof/>
        </w:rPr>
        <mc:AlternateContent>
          <mc:Choice Requires="wps">
            <w:drawing>
              <wp:anchor distT="0" distB="0" distL="114300" distR="114300" simplePos="0" relativeHeight="251687936" behindDoc="0" locked="0" layoutInCell="1" allowOverlap="1" wp14:anchorId="379B51FD" wp14:editId="5CA52728">
                <wp:simplePos x="0" y="0"/>
                <wp:positionH relativeFrom="column">
                  <wp:posOffset>3808095</wp:posOffset>
                </wp:positionH>
                <wp:positionV relativeFrom="paragraph">
                  <wp:posOffset>2191776</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539B9C3C" w:rsidR="006F75D9" w:rsidRDefault="006F75D9" w:rsidP="00067BDA">
                            <w:pPr>
                              <w:pStyle w:val="Descripcin"/>
                              <w:rPr>
                                <w:noProof/>
                              </w:rPr>
                            </w:pPr>
                            <w:proofErr w:type="spellStart"/>
                            <w:r>
                              <w:t>Fig</w:t>
                            </w:r>
                            <w:proofErr w:type="spellEnd"/>
                            <w:r>
                              <w:t xml:space="preserve"> </w:t>
                            </w:r>
                            <w:ins w:id="357" w:author="Juan Carlos de Alfonso Juliá" w:date="2020-04-08T12:58:00Z">
                              <w:r>
                                <w:t>3</w:t>
                              </w:r>
                            </w:ins>
                            <w:del w:id="358" w:author="Juan Carlos de Alfonso Juliá" w:date="2020-04-08T12:58:00Z">
                              <w:r w:rsidDel="00F77496">
                                <w:delText>x.x</w:delText>
                              </w:r>
                            </w:del>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9.85pt;margin-top:172.6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" stroked="f">
                <v:textbox style="mso-fit-shape-to-text:t" inset="0,0,0,0">
                  <w:txbxContent>
                    <w:p w14:paraId="1FF581F6" w14:textId="539B9C3C" w:rsidR="006F75D9" w:rsidRDefault="006F75D9" w:rsidP="00067BDA">
                      <w:pPr>
                        <w:pStyle w:val="Descripcin"/>
                        <w:rPr>
                          <w:noProof/>
                        </w:rPr>
                      </w:pPr>
                      <w:proofErr w:type="spellStart"/>
                      <w:r>
                        <w:t>Fig</w:t>
                      </w:r>
                      <w:proofErr w:type="spellEnd"/>
                      <w:r>
                        <w:t xml:space="preserve"> </w:t>
                      </w:r>
                      <w:ins w:id="359" w:author="Juan Carlos de Alfonso Juliá" w:date="2020-04-08T12:58:00Z">
                        <w:r>
                          <w:t>3</w:t>
                        </w:r>
                      </w:ins>
                      <w:del w:id="360" w:author="Juan Carlos de Alfonso Juliá" w:date="2020-04-08T12:58:00Z">
                        <w:r w:rsidDel="00F77496">
                          <w:delText>x.x</w:delText>
                        </w:r>
                      </w:del>
                      <w:r>
                        <w:t xml:space="preserve">. Diseño 3d de la funda para la cámara </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0490A19F">
            <wp:simplePos x="0" y="0"/>
            <wp:positionH relativeFrom="column">
              <wp:posOffset>3808730</wp:posOffset>
            </wp:positionH>
            <wp:positionV relativeFrom="paragraph">
              <wp:posOffset>342520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5465502A" w14:textId="68D485F7" w:rsidR="00130978" w:rsidRDefault="00130978" w:rsidP="009D7EAC">
      <w:pPr>
        <w:keepNext/>
      </w:pPr>
      <w:r>
        <w:rPr>
          <w:noProof/>
        </w:rPr>
        <mc:AlternateContent>
          <mc:Choice Requires="wps">
            <w:drawing>
              <wp:anchor distT="0" distB="0" distL="114300" distR="114300" simplePos="0" relativeHeight="251691008" behindDoc="0" locked="0" layoutInCell="1" allowOverlap="1" wp14:anchorId="3B951566" wp14:editId="6162AC37">
                <wp:simplePos x="0" y="0"/>
                <wp:positionH relativeFrom="column">
                  <wp:posOffset>-28624</wp:posOffset>
                </wp:positionH>
                <wp:positionV relativeFrom="paragraph">
                  <wp:posOffset>2003425</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506F2998" w:rsidR="006F75D9" w:rsidRDefault="006F75D9" w:rsidP="00BF4399">
                            <w:pPr>
                              <w:pStyle w:val="Descripcin"/>
                              <w:rPr>
                                <w:noProof/>
                              </w:rPr>
                            </w:pPr>
                            <w:proofErr w:type="spellStart"/>
                            <w:r>
                              <w:t>Fig</w:t>
                            </w:r>
                            <w:proofErr w:type="spellEnd"/>
                            <w:r>
                              <w:t xml:space="preserve"> </w:t>
                            </w:r>
                            <w:ins w:id="361" w:author="Juan Carlos de Alfonso Juliá" w:date="2020-04-08T12:58:00Z">
                              <w:r>
                                <w:t>2</w:t>
                              </w:r>
                            </w:ins>
                            <w:del w:id="362" w:author="Juan Carlos de Alfonso Juliá" w:date="2020-04-08T12:58:00Z">
                              <w:r w:rsidDel="00F77496">
                                <w:delText>x.x</w:delText>
                              </w:r>
                            </w:del>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2.25pt;margin-top:157.7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" stroked="f">
                <v:textbox style="mso-fit-shape-to-text:t" inset="0,0,0,0">
                  <w:txbxContent>
                    <w:p w14:paraId="6F00C3F7" w14:textId="506F2998" w:rsidR="006F75D9" w:rsidRDefault="006F75D9" w:rsidP="00BF4399">
                      <w:pPr>
                        <w:pStyle w:val="Descripcin"/>
                        <w:rPr>
                          <w:noProof/>
                        </w:rPr>
                      </w:pPr>
                      <w:proofErr w:type="spellStart"/>
                      <w:r>
                        <w:t>Fig</w:t>
                      </w:r>
                      <w:proofErr w:type="spellEnd"/>
                      <w:r>
                        <w:t xml:space="preserve"> </w:t>
                      </w:r>
                      <w:ins w:id="363" w:author="Juan Carlos de Alfonso Juliá" w:date="2020-04-08T12:58:00Z">
                        <w:r>
                          <w:t>2</w:t>
                        </w:r>
                      </w:ins>
                      <w:del w:id="364" w:author="Juan Carlos de Alfonso Juliá" w:date="2020-04-08T12:58:00Z">
                        <w:r w:rsidDel="00F77496">
                          <w:delText>x.x</w:delText>
                        </w:r>
                      </w:del>
                      <w:r>
                        <w:t>. Diseño 3d del armazón de la Raspberry.</w:t>
                      </w:r>
                    </w:p>
                  </w:txbxContent>
                </v:textbox>
                <w10:wrap type="square"/>
              </v:shape>
            </w:pict>
          </mc:Fallback>
        </mc:AlternateContent>
      </w:r>
    </w:p>
    <w:p w14:paraId="4DC14F2C" w14:textId="77777777" w:rsidR="00130978" w:rsidRDefault="00130978" w:rsidP="00445B5D">
      <w:pPr>
        <w:pStyle w:val="Ttulo2"/>
      </w:pPr>
    </w:p>
    <w:p w14:paraId="0BC95C86" w14:textId="58ABED2C" w:rsidR="004F52B9" w:rsidRDefault="00456515" w:rsidP="004F52B9">
      <w:pPr>
        <w:pStyle w:val="Ttulo1"/>
      </w:pPr>
      <w:bookmarkStart w:id="365" w:name="_Toc37271268"/>
      <w:ins w:id="366" w:author="Juan Carlos de Alfonso Juliá" w:date="2020-04-08T11:46:00Z">
        <w:r>
          <w:t xml:space="preserve">2.2 </w:t>
        </w:r>
      </w:ins>
      <w:r w:rsidR="004F52B9">
        <w:t>Construcción final del prototipo.</w:t>
      </w:r>
      <w:bookmarkEnd w:id="365"/>
    </w:p>
    <w:p w14:paraId="765189CE" w14:textId="15993DDA" w:rsidR="00F20896" w:rsidRDefault="00F20896" w:rsidP="00F20896">
      <w:pPr>
        <w:pStyle w:val="Ttulo2"/>
      </w:pPr>
    </w:p>
    <w:p w14:paraId="32E68161" w14:textId="4056E10C" w:rsidR="00BF13A1" w:rsidRDefault="00456515" w:rsidP="00BF13A1">
      <w:pPr>
        <w:pStyle w:val="Ttulo2"/>
      </w:pPr>
      <w:bookmarkStart w:id="367" w:name="_Toc37271269"/>
      <w:ins w:id="368" w:author="Juan Carlos de Alfonso Juliá" w:date="2020-04-08T11:47:00Z">
        <w:r>
          <w:t xml:space="preserve">2.2.1 </w:t>
        </w:r>
      </w:ins>
      <w:r w:rsidR="00BF13A1">
        <w:t>Conexión de los variadores</w:t>
      </w:r>
      <w:bookmarkEnd w:id="367"/>
    </w:p>
    <w:p w14:paraId="1457CC84" w14:textId="494A2043" w:rsidR="00BF13A1" w:rsidRDefault="00BF13A1" w:rsidP="00BF13A1"/>
    <w:p w14:paraId="3BC47618" w14:textId="58AAC535" w:rsidR="00410DE3" w:rsidDel="00497E78" w:rsidRDefault="00117E62" w:rsidP="00BF13A1">
      <w:pPr>
        <w:rPr>
          <w:del w:id="369" w:author="JUAN FRANCISCO JIMENEZ CASTELLANOS" w:date="2020-03-21T11:13:00Z"/>
        </w:rPr>
      </w:pPr>
      <w:r>
        <w:lastRenderedPageBreak/>
        <w:t xml:space="preserve">La conexión de un variador con el motor es </w:t>
      </w:r>
      <w:r w:rsidR="0077067B">
        <w:t xml:space="preserve">un proceso simple </w:t>
      </w:r>
      <w:ins w:id="370" w:author="JUAN FRANCISCO JIMENEZ CASTELLANOS" w:date="2020-03-21T11:13:00Z">
        <w:r w:rsidR="00497E78">
          <w:t>Si no me equivoco, en</w:t>
        </w:r>
      </w:ins>
      <w:ins w:id="371" w:author="JUAN FRANCISCO JIMENEZ CASTELLANOS" w:date="2020-03-21T11:14:00Z">
        <w:r w:rsidR="00497E78">
          <w:t xml:space="preserve"> la mayoría de los motores </w:t>
        </w:r>
        <w:proofErr w:type="spellStart"/>
        <w:r w:rsidR="00497E78">
          <w:t>brushless</w:t>
        </w:r>
        <w:proofErr w:type="spellEnd"/>
        <w:r w:rsidR="00497E78">
          <w:t xml:space="preserve"> los tres cables portan el mismo voltaje alterno, desfasados entre sí en 120º</w:t>
        </w:r>
      </w:ins>
      <w:ins w:id="372" w:author="JUAN FRANCISCO JIMENEZ CASTELLANOS" w:date="2020-03-21T11:15:00Z">
        <w:r w:rsidR="00497E78">
          <w:t xml:space="preserve">. Se trata de un voltaje trifásico. El orden de conexión de los cables al motor solo afecta al sentido de giro </w:t>
        </w:r>
      </w:ins>
      <w:ins w:id="373" w:author="JUAN FRANCISCO JIMENEZ CASTELLANOS" w:date="2020-03-21T11:16:00Z">
        <w:r w:rsidR="00497E78">
          <w:t xml:space="preserve">(Si cambias dos cables entre sí, el motor invierte su sentido de giro). Te comento esto porque no tengo muy claro </w:t>
        </w:r>
      </w:ins>
      <w:ins w:id="374" w:author="JUAN FRANCISCO JIMENEZ CASTELLANOS" w:date="2020-03-21T11:17:00Z">
        <w:r w:rsidR="00497E78">
          <w:t xml:space="preserve">que los tres cables del variador al motor los puedas designar como </w:t>
        </w:r>
        <w:proofErr w:type="spellStart"/>
        <w:r w:rsidR="00497E78">
          <w:t>Vcc</w:t>
        </w:r>
        <w:proofErr w:type="spellEnd"/>
        <w:r w:rsidR="00497E78">
          <w:t xml:space="preserve">, </w:t>
        </w:r>
        <w:proofErr w:type="spellStart"/>
        <w:r w:rsidR="00497E78">
          <w:t>gnd</w:t>
        </w:r>
        <w:proofErr w:type="spellEnd"/>
        <w:r w:rsidR="00497E78">
          <w:t xml:space="preserve"> y </w:t>
        </w:r>
      </w:ins>
      <w:ins w:id="375" w:author="JUAN FRANCISCO JIMENEZ CASTELLANOS" w:date="2020-03-21T11:18:00Z">
        <w:r w:rsidR="00497E78">
          <w:t xml:space="preserve">PWM, como aparece en la figura. </w:t>
        </w:r>
      </w:ins>
    </w:p>
    <w:p w14:paraId="44BC555C" w14:textId="2992D465" w:rsidR="0077067B" w:rsidRDefault="0077067B" w:rsidP="00BF13A1"/>
    <w:p w14:paraId="46BFCCD1" w14:textId="69F0FBA0" w:rsidR="0077067B" w:rsidRDefault="0077067B" w:rsidP="00BF13A1">
      <w:r>
        <w:t xml:space="preserve">Respecto a la otra parte del variador hay 4 cables, dos de ellos (normalmente rojo y negro) son los cables de alimentación que irán conectados a la </w:t>
      </w:r>
      <w:proofErr w:type="spellStart"/>
      <w:r>
        <w:t>pdb</w:t>
      </w:r>
      <w:proofErr w:type="spellEnd"/>
      <w:r>
        <w:t xml:space="preserve"> y posteriormente a la batería. Los otros dos cables que normalmente vienen con un conector </w:t>
      </w:r>
      <w:proofErr w:type="spellStart"/>
      <w:r>
        <w:t>gpio</w:t>
      </w:r>
      <w:proofErr w:type="spellEnd"/>
      <w:r>
        <w:t xml:space="preserve"> hembra van conectados al controlador (en este caso a los puertos </w:t>
      </w:r>
      <w:proofErr w:type="spellStart"/>
      <w:r>
        <w:t>pwm</w:t>
      </w:r>
      <w:proofErr w:type="spellEnd"/>
      <w:r>
        <w:t xml:space="preserve"> de la Navio2) son de color negro y blanco siendo el </w:t>
      </w:r>
      <w:proofErr w:type="gramStart"/>
      <w:r>
        <w:t>primer</w:t>
      </w:r>
      <w:ins w:id="376" w:author="JUAN FRANCISCO JIMENEZ CASTELLANOS" w:date="2020-03-16T16:39:00Z">
        <w:r w:rsidR="003740AE">
          <w:t>o</w:t>
        </w:r>
      </w:ins>
      <w:r>
        <w:t xml:space="preserve"> tierra</w:t>
      </w:r>
      <w:proofErr w:type="gramEnd"/>
      <w:r>
        <w:t xml:space="preserve"> (GND) y el segundo la señal </w:t>
      </w:r>
      <w:proofErr w:type="spellStart"/>
      <w:r>
        <w:t>pwm</w:t>
      </w:r>
      <w:proofErr w:type="spellEnd"/>
      <w:r>
        <w:t xml:space="preserve">. </w:t>
      </w:r>
    </w:p>
    <w:p w14:paraId="01E3B61E" w14:textId="33B5847D" w:rsidR="0091575F" w:rsidRDefault="0091575F" w:rsidP="00BF13A1"/>
    <w:p w14:paraId="55A87731" w14:textId="68BA5C05" w:rsidR="0091575F" w:rsidRDefault="0091575F" w:rsidP="00BF13A1"/>
    <w:p w14:paraId="63607526" w14:textId="63BCB91D" w:rsidR="0077067B" w:rsidRDefault="002317CF" w:rsidP="00BF13A1">
      <w:r>
        <w:rPr>
          <w:noProof/>
        </w:rPr>
        <mc:AlternateContent>
          <mc:Choice Requires="wps">
            <w:drawing>
              <wp:anchor distT="0" distB="0" distL="114300" distR="114300" simplePos="0" relativeHeight="251768832" behindDoc="0" locked="0" layoutInCell="1" allowOverlap="1" wp14:anchorId="5ECB01CE" wp14:editId="49A34E2C">
                <wp:simplePos x="0" y="0"/>
                <wp:positionH relativeFrom="column">
                  <wp:posOffset>2359354</wp:posOffset>
                </wp:positionH>
                <wp:positionV relativeFrom="paragraph">
                  <wp:posOffset>86016</wp:posOffset>
                </wp:positionV>
                <wp:extent cx="523240" cy="278765"/>
                <wp:effectExtent l="0" t="0" r="10160" b="13335"/>
                <wp:wrapNone/>
                <wp:docPr id="46" name="Cuadro de texto 46"/>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40669DA9" w14:textId="2E8C2862" w:rsidR="006F75D9" w:rsidRDefault="006F75D9" w:rsidP="002317CF">
                            <w:proofErr w:type="spellStart"/>
                            <w:r>
                              <w:t>Pwm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B01CE" id="Cuadro de texto 46" o:spid="_x0000_s1029" type="#_x0000_t202" style="position:absolute;margin-left:185.8pt;margin-top:6.75pt;width:41.2pt;height:2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" fillcolor="white [3201]" strokeweight=".5pt">
                <v:textbox>
                  <w:txbxContent>
                    <w:p w14:paraId="40669DA9" w14:textId="2E8C2862" w:rsidR="006F75D9" w:rsidRDefault="006F75D9" w:rsidP="002317CF">
                      <w:proofErr w:type="spellStart"/>
                      <w:r>
                        <w:t>Pwm</w:t>
                      </w:r>
                      <w:proofErr w:type="spellEnd"/>
                    </w:p>
                  </w:txbxContent>
                </v:textbox>
              </v:shape>
            </w:pict>
          </mc:Fallback>
        </mc:AlternateContent>
      </w:r>
      <w:r w:rsidR="00743206">
        <w:rPr>
          <w:noProof/>
        </w:rPr>
        <mc:AlternateContent>
          <mc:Choice Requires="wps">
            <w:drawing>
              <wp:anchor distT="0" distB="0" distL="114300" distR="114300" simplePos="0" relativeHeight="251760640" behindDoc="0" locked="0" layoutInCell="1" allowOverlap="1" wp14:anchorId="03D2FA64" wp14:editId="02EE1474">
                <wp:simplePos x="0" y="0"/>
                <wp:positionH relativeFrom="column">
                  <wp:posOffset>1098550</wp:posOffset>
                </wp:positionH>
                <wp:positionV relativeFrom="paragraph">
                  <wp:posOffset>3111500</wp:posOffset>
                </wp:positionV>
                <wp:extent cx="3021330" cy="635"/>
                <wp:effectExtent l="0" t="0" r="1270" b="12065"/>
                <wp:wrapSquare wrapText="bothSides"/>
                <wp:docPr id="42" name="Cuadro de texto 42"/>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9462C00" w14:textId="13C598D8" w:rsidR="006F75D9" w:rsidRPr="002E157E" w:rsidRDefault="006F75D9" w:rsidP="00743206">
                            <w:pPr>
                              <w:pStyle w:val="Descripcin"/>
                              <w:rPr>
                                <w:rFonts w:ascii="Times New Roman" w:eastAsia="Times New Roman" w:hAnsi="Times New Roman" w:cs="Times New Roman"/>
                                <w:noProof/>
                              </w:rPr>
                            </w:pPr>
                            <w:proofErr w:type="spellStart"/>
                            <w:r>
                              <w:t>Fig</w:t>
                            </w:r>
                            <w:proofErr w:type="spellEnd"/>
                            <w:r>
                              <w:t xml:space="preserve"> </w:t>
                            </w:r>
                            <w:ins w:id="377" w:author="Juan Carlos de Alfonso Juliá" w:date="2020-04-08T12:59:00Z">
                              <w:r>
                                <w:t>4</w:t>
                              </w:r>
                            </w:ins>
                            <w:del w:id="378" w:author="Juan Carlos de Alfonso Juliá" w:date="2020-04-08T12:59:00Z">
                              <w:r w:rsidDel="00F77496">
                                <w:delText>x.x</w:delText>
                              </w:r>
                            </w:del>
                            <w:r>
                              <w:t>. Cableado de un variador.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2FA64" id="Cuadro de texto 42" o:spid="_x0000_s1030" type="#_x0000_t202" style="position:absolute;margin-left:86.5pt;margin-top:245pt;width:237.9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" stroked="f">
                <v:textbox style="mso-fit-shape-to-text:t" inset="0,0,0,0">
                  <w:txbxContent>
                    <w:p w14:paraId="69462C00" w14:textId="13C598D8" w:rsidR="006F75D9" w:rsidRPr="002E157E" w:rsidRDefault="006F75D9" w:rsidP="00743206">
                      <w:pPr>
                        <w:pStyle w:val="Descripcin"/>
                        <w:rPr>
                          <w:rFonts w:ascii="Times New Roman" w:eastAsia="Times New Roman" w:hAnsi="Times New Roman" w:cs="Times New Roman"/>
                          <w:noProof/>
                        </w:rPr>
                      </w:pPr>
                      <w:proofErr w:type="spellStart"/>
                      <w:r>
                        <w:t>Fig</w:t>
                      </w:r>
                      <w:proofErr w:type="spellEnd"/>
                      <w:r>
                        <w:t xml:space="preserve"> </w:t>
                      </w:r>
                      <w:ins w:id="379" w:author="Juan Carlos de Alfonso Juliá" w:date="2020-04-08T12:59:00Z">
                        <w:r>
                          <w:t>4</w:t>
                        </w:r>
                      </w:ins>
                      <w:del w:id="380" w:author="Juan Carlos de Alfonso Juliá" w:date="2020-04-08T12:59:00Z">
                        <w:r w:rsidDel="00F77496">
                          <w:delText>x.x</w:delText>
                        </w:r>
                      </w:del>
                      <w:r>
                        <w:t>. Cableado de un variador.</w:t>
                      </w:r>
                    </w:p>
                  </w:txbxContent>
                </v:textbox>
                <w10:wrap type="square"/>
              </v:shape>
            </w:pict>
          </mc:Fallback>
        </mc:AlternateContent>
      </w:r>
      <w:r w:rsidR="0077067B" w:rsidRPr="0077067B">
        <w:rPr>
          <w:noProof/>
        </w:rPr>
        <w:drawing>
          <wp:anchor distT="0" distB="0" distL="114300" distR="114300" simplePos="0" relativeHeight="251730944" behindDoc="0" locked="0" layoutInCell="1" allowOverlap="1" wp14:anchorId="18BCBF76" wp14:editId="2E8713BC">
            <wp:simplePos x="0" y="0"/>
            <wp:positionH relativeFrom="column">
              <wp:posOffset>1151255</wp:posOffset>
            </wp:positionH>
            <wp:positionV relativeFrom="paragraph">
              <wp:posOffset>85725</wp:posOffset>
            </wp:positionV>
            <wp:extent cx="2916555" cy="3021330"/>
            <wp:effectExtent l="0" t="1587" r="2857" b="2858"/>
            <wp:wrapSquare wrapText="bothSides"/>
            <wp:docPr id="53" name="Imagen 53" descr="Resultado de imagen de ESC 30 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SC 30 amps"/>
                    <pic:cNvPicPr>
                      <a:picLocks noChangeAspect="1" noChangeArrowheads="1"/>
                    </pic:cNvPicPr>
                  </pic:nvPicPr>
                  <pic:blipFill rotWithShape="1">
                    <a:blip r:embed="rId12">
                      <a:extLst>
                        <a:ext uri="{28A0092B-C50C-407E-A947-70E740481C1C}">
                          <a14:useLocalDpi xmlns:a14="http://schemas.microsoft.com/office/drawing/2010/main" val="0"/>
                        </a:ext>
                      </a:extLst>
                    </a:blip>
                    <a:srcRect l="20335" t="16413" r="13829" b="15394"/>
                    <a:stretch/>
                  </pic:blipFill>
                  <pic:spPr bwMode="auto">
                    <a:xfrm rot="5400000">
                      <a:off x="0" y="0"/>
                      <a:ext cx="2916555"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594737" w14:textId="6280AD4E" w:rsidR="0077067B" w:rsidRDefault="002317CF" w:rsidP="00BF13A1">
      <w:r>
        <w:rPr>
          <w:noProof/>
        </w:rPr>
        <mc:AlternateContent>
          <mc:Choice Requires="wps">
            <w:drawing>
              <wp:anchor distT="0" distB="0" distL="114300" distR="114300" simplePos="0" relativeHeight="251762688" behindDoc="0" locked="0" layoutInCell="1" allowOverlap="1" wp14:anchorId="7E4BC54C" wp14:editId="5EFC3288">
                <wp:simplePos x="0" y="0"/>
                <wp:positionH relativeFrom="column">
                  <wp:posOffset>1466820</wp:posOffset>
                </wp:positionH>
                <wp:positionV relativeFrom="paragraph">
                  <wp:posOffset>106343</wp:posOffset>
                </wp:positionV>
                <wp:extent cx="900017" cy="226810"/>
                <wp:effectExtent l="25400" t="0" r="14605" b="52705"/>
                <wp:wrapNone/>
                <wp:docPr id="43" name="Conector recto de flecha 43"/>
                <wp:cNvGraphicFramePr/>
                <a:graphic xmlns:a="http://schemas.openxmlformats.org/drawingml/2006/main">
                  <a:graphicData uri="http://schemas.microsoft.com/office/word/2010/wordprocessingShape">
                    <wps:wsp>
                      <wps:cNvCnPr/>
                      <wps:spPr>
                        <a:xfrm flipH="1">
                          <a:off x="0" y="0"/>
                          <a:ext cx="900017" cy="226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F28C00" id="_x0000_t32" coordsize="21600,21600" o:spt="32" o:oned="t" path="m,l21600,21600e" filled="f">
                <v:path arrowok="t" fillok="f" o:connecttype="none"/>
                <o:lock v:ext="edit" shapetype="t"/>
              </v:shapetype>
              <v:shape id="Conector recto de flecha 43" o:spid="_x0000_s1026" type="#_x0000_t32" style="position:absolute;margin-left:115.5pt;margin-top:8.35pt;width:70.85pt;height:17.8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4F6AB942" wp14:editId="5205684F">
                <wp:simplePos x="0" y="0"/>
                <wp:positionH relativeFrom="column">
                  <wp:posOffset>1288492</wp:posOffset>
                </wp:positionH>
                <wp:positionV relativeFrom="paragraph">
                  <wp:posOffset>110444</wp:posOffset>
                </wp:positionV>
                <wp:extent cx="179636" cy="985046"/>
                <wp:effectExtent l="0" t="25400" r="49530" b="18415"/>
                <wp:wrapNone/>
                <wp:docPr id="44" name="Conector recto de flecha 44"/>
                <wp:cNvGraphicFramePr/>
                <a:graphic xmlns:a="http://schemas.openxmlformats.org/drawingml/2006/main">
                  <a:graphicData uri="http://schemas.microsoft.com/office/word/2010/wordprocessingShape">
                    <wps:wsp>
                      <wps:cNvCnPr/>
                      <wps:spPr>
                        <a:xfrm flipV="1">
                          <a:off x="0" y="0"/>
                          <a:ext cx="179636" cy="985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E9087" id="Conector recto de flecha 44" o:spid="_x0000_s1026" type="#_x0000_t32" style="position:absolute;margin-left:101.45pt;margin-top:8.7pt;width:14.15pt;height:77.5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" strokecolor="#4472c4 [3204]" strokeweight=".5pt">
                <v:stroke endarrow="block" joinstyle="miter"/>
              </v:shape>
            </w:pict>
          </mc:Fallback>
        </mc:AlternateContent>
      </w:r>
      <w:r w:rsidR="0077067B">
        <w:t xml:space="preserve"> </w:t>
      </w:r>
    </w:p>
    <w:p w14:paraId="2C039252" w14:textId="10FB4BA2" w:rsidR="0077067B" w:rsidRPr="0077067B" w:rsidRDefault="002317CF" w:rsidP="0077067B">
      <w:r>
        <w:rPr>
          <w:noProof/>
        </w:rPr>
        <mc:AlternateContent>
          <mc:Choice Requires="wps">
            <w:drawing>
              <wp:anchor distT="0" distB="0" distL="114300" distR="114300" simplePos="0" relativeHeight="251766784" behindDoc="0" locked="0" layoutInCell="1" allowOverlap="1" wp14:anchorId="4098DD1B" wp14:editId="27214155">
                <wp:simplePos x="0" y="0"/>
                <wp:positionH relativeFrom="column">
                  <wp:posOffset>1273168</wp:posOffset>
                </wp:positionH>
                <wp:positionV relativeFrom="paragraph">
                  <wp:posOffset>92044</wp:posOffset>
                </wp:positionV>
                <wp:extent cx="45719" cy="814124"/>
                <wp:effectExtent l="25400" t="25400" r="43815" b="11430"/>
                <wp:wrapNone/>
                <wp:docPr id="45" name="Conector recto de flecha 45"/>
                <wp:cNvGraphicFramePr/>
                <a:graphic xmlns:a="http://schemas.openxmlformats.org/drawingml/2006/main">
                  <a:graphicData uri="http://schemas.microsoft.com/office/word/2010/wordprocessingShape">
                    <wps:wsp>
                      <wps:cNvCnPr/>
                      <wps:spPr>
                        <a:xfrm flipV="1">
                          <a:off x="0" y="0"/>
                          <a:ext cx="45719" cy="8141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9C5B8" id="Conector recto de flecha 45" o:spid="_x0000_s1026" type="#_x0000_t32" style="position:absolute;margin-left:100.25pt;margin-top:7.25pt;width:3.6pt;height:64.1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" strokecolor="#4472c4 [3204]" strokeweight=".5pt">
                <v:stroke endarrow="block" joinstyle="miter"/>
              </v:shape>
            </w:pict>
          </mc:Fallback>
        </mc:AlternateContent>
      </w:r>
      <w:r w:rsidR="0077067B" w:rsidRPr="0077067B">
        <w:fldChar w:fldCharType="begin"/>
      </w:r>
      <w:r w:rsidR="00216CEA">
        <w:instrText xml:space="preserve"> INCLUDEPICTURE "C:\\var\\folders\\f9\\g2h78njx30sdg7mmyn9f5cm80000gn\\T\\com.microsoft.Word\\WebArchiveCopyPasteTempFiles\\esc-30-amp-bangladesh.jpg" \* MERGEFORMAT </w:instrText>
      </w:r>
      <w:r w:rsidR="0077067B" w:rsidRPr="0077067B">
        <w:fldChar w:fldCharType="end"/>
      </w:r>
    </w:p>
    <w:p w14:paraId="298B80E7" w14:textId="1019263B" w:rsidR="0077067B" w:rsidRDefault="0091575F" w:rsidP="00BF13A1">
      <w:r>
        <w:rPr>
          <w:noProof/>
        </w:rPr>
        <mc:AlternateContent>
          <mc:Choice Requires="wps">
            <w:drawing>
              <wp:anchor distT="0" distB="0" distL="114300" distR="114300" simplePos="0" relativeHeight="251736064" behindDoc="0" locked="0" layoutInCell="1" allowOverlap="1" wp14:anchorId="73F6A816" wp14:editId="335A13AC">
                <wp:simplePos x="0" y="0"/>
                <wp:positionH relativeFrom="column">
                  <wp:posOffset>3750131</wp:posOffset>
                </wp:positionH>
                <wp:positionV relativeFrom="paragraph">
                  <wp:posOffset>81488</wp:posOffset>
                </wp:positionV>
                <wp:extent cx="1570534" cy="279207"/>
                <wp:effectExtent l="0" t="0" r="17145" b="13335"/>
                <wp:wrapNone/>
                <wp:docPr id="58" name="Cuadro de texto 58"/>
                <wp:cNvGraphicFramePr/>
                <a:graphic xmlns:a="http://schemas.openxmlformats.org/drawingml/2006/main">
                  <a:graphicData uri="http://schemas.microsoft.com/office/word/2010/wordprocessingShape">
                    <wps:wsp>
                      <wps:cNvSpPr txBox="1"/>
                      <wps:spPr>
                        <a:xfrm>
                          <a:off x="0" y="0"/>
                          <a:ext cx="1570534" cy="279207"/>
                        </a:xfrm>
                        <a:prstGeom prst="rect">
                          <a:avLst/>
                        </a:prstGeom>
                        <a:solidFill>
                          <a:schemeClr val="lt1"/>
                        </a:solidFill>
                        <a:ln w="6350">
                          <a:solidFill>
                            <a:prstClr val="black"/>
                          </a:solidFill>
                        </a:ln>
                      </wps:spPr>
                      <wps:txbx>
                        <w:txbxContent>
                          <w:p w14:paraId="5A221219" w14:textId="2688131F" w:rsidR="006F75D9" w:rsidRDefault="006F75D9">
                            <w:r>
                              <w:t xml:space="preserve">Señal </w:t>
                            </w:r>
                            <w:proofErr w:type="spellStart"/>
                            <w:r>
                              <w:t>pwm</w:t>
                            </w:r>
                            <w:proofErr w:type="spellEnd"/>
                            <w:r>
                              <w:t>, +5V,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6A816" id="Cuadro de texto 58" o:spid="_x0000_s1031" type="#_x0000_t202" style="position:absolute;margin-left:295.3pt;margin-top:6.4pt;width:123.65pt;height:2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" fillcolor="white [3201]" strokeweight=".5pt">
                <v:textbox>
                  <w:txbxContent>
                    <w:p w14:paraId="5A221219" w14:textId="2688131F" w:rsidR="006F75D9" w:rsidRDefault="006F75D9">
                      <w:r>
                        <w:t xml:space="preserve">Señal </w:t>
                      </w:r>
                      <w:proofErr w:type="spellStart"/>
                      <w:r>
                        <w:t>pwm</w:t>
                      </w:r>
                      <w:proofErr w:type="spellEnd"/>
                      <w:r>
                        <w:t>, +5V, GND</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66BBDA5A" wp14:editId="4AA8F716">
                <wp:simplePos x="0" y="0"/>
                <wp:positionH relativeFrom="column">
                  <wp:posOffset>2882070</wp:posOffset>
                </wp:positionH>
                <wp:positionV relativeFrom="paragraph">
                  <wp:posOffset>81138</wp:posOffset>
                </wp:positionV>
                <wp:extent cx="867759" cy="160893"/>
                <wp:effectExtent l="12700" t="50800" r="8890" b="17145"/>
                <wp:wrapNone/>
                <wp:docPr id="57" name="Conector recto de flecha 57"/>
                <wp:cNvGraphicFramePr/>
                <a:graphic xmlns:a="http://schemas.openxmlformats.org/drawingml/2006/main">
                  <a:graphicData uri="http://schemas.microsoft.com/office/word/2010/wordprocessingShape">
                    <wps:wsp>
                      <wps:cNvCnPr/>
                      <wps:spPr>
                        <a:xfrm flipH="1" flipV="1">
                          <a:off x="0" y="0"/>
                          <a:ext cx="867759" cy="160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17BBA" id="Conector recto de flecha 57" o:spid="_x0000_s1026" type="#_x0000_t32" style="position:absolute;margin-left:226.95pt;margin-top:6.4pt;width:68.35pt;height:12.6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" strokecolor="#4472c4 [3204]" strokeweight=".5pt">
                <v:stroke endarrow="block" joinstyle="miter"/>
              </v:shape>
            </w:pict>
          </mc:Fallback>
        </mc:AlternateContent>
      </w:r>
    </w:p>
    <w:p w14:paraId="216D526C" w14:textId="2509C7C6" w:rsidR="0077067B" w:rsidRDefault="0077067B" w:rsidP="00BF13A1"/>
    <w:p w14:paraId="6088F42D" w14:textId="22C14866" w:rsidR="0077067B" w:rsidRPr="00BF13A1" w:rsidRDefault="0077067B" w:rsidP="00BF13A1"/>
    <w:p w14:paraId="6538501A" w14:textId="51F43DE1" w:rsidR="00BF13A1" w:rsidRDefault="002317CF" w:rsidP="00BF13A1">
      <w:r>
        <w:rPr>
          <w:noProof/>
        </w:rPr>
        <mc:AlternateContent>
          <mc:Choice Requires="wps">
            <w:drawing>
              <wp:anchor distT="0" distB="0" distL="114300" distR="114300" simplePos="0" relativeHeight="251770880" behindDoc="0" locked="0" layoutInCell="1" allowOverlap="1" wp14:anchorId="7623FE0C" wp14:editId="782E4493">
                <wp:simplePos x="0" y="0"/>
                <wp:positionH relativeFrom="column">
                  <wp:posOffset>382905</wp:posOffset>
                </wp:positionH>
                <wp:positionV relativeFrom="paragraph">
                  <wp:posOffset>172085</wp:posOffset>
                </wp:positionV>
                <wp:extent cx="1487170" cy="253365"/>
                <wp:effectExtent l="0" t="0" r="11430" b="13335"/>
                <wp:wrapNone/>
                <wp:docPr id="54" name="Cuadro de texto 54"/>
                <wp:cNvGraphicFramePr/>
                <a:graphic xmlns:a="http://schemas.openxmlformats.org/drawingml/2006/main">
                  <a:graphicData uri="http://schemas.microsoft.com/office/word/2010/wordprocessingShape">
                    <wps:wsp>
                      <wps:cNvSpPr txBox="1"/>
                      <wps:spPr>
                        <a:xfrm>
                          <a:off x="0" y="0"/>
                          <a:ext cx="1487170" cy="253365"/>
                        </a:xfrm>
                        <a:prstGeom prst="rect">
                          <a:avLst/>
                        </a:prstGeom>
                        <a:solidFill>
                          <a:schemeClr val="lt1"/>
                        </a:solidFill>
                        <a:ln w="6350">
                          <a:solidFill>
                            <a:prstClr val="black"/>
                          </a:solidFill>
                        </a:ln>
                      </wps:spPr>
                      <wps:txbx>
                        <w:txbxContent>
                          <w:p w14:paraId="3B12AA60" w14:textId="56CD198D" w:rsidR="006F75D9" w:rsidRDefault="006F75D9" w:rsidP="002317CF">
                            <w:proofErr w:type="spellStart"/>
                            <w:r>
                              <w:t>Vcc</w:t>
                            </w:r>
                            <w:proofErr w:type="spellEnd"/>
                            <w:r>
                              <w:t>/</w:t>
                            </w:r>
                            <w:proofErr w:type="spellStart"/>
                            <w:r>
                              <w:t>Gnd</w:t>
                            </w:r>
                            <w:proofErr w:type="spellEnd"/>
                            <w:r>
                              <w:t xml:space="preserve"> o </w:t>
                            </w:r>
                            <w:proofErr w:type="spellStart"/>
                            <w:r>
                              <w:t>Gnd</w:t>
                            </w:r>
                            <w:proofErr w:type="spellEnd"/>
                            <w:r>
                              <w:t>/</w:t>
                            </w:r>
                            <w:proofErr w:type="spellStart"/>
                            <w:r>
                              <w:t>Vcc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3FE0C" id="Cuadro de texto 54" o:spid="_x0000_s1032" type="#_x0000_t202" style="position:absolute;margin-left:30.15pt;margin-top:13.55pt;width:117.1pt;height:19.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" fillcolor="white [3201]" strokeweight=".5pt">
                <v:textbox>
                  <w:txbxContent>
                    <w:p w14:paraId="3B12AA60" w14:textId="56CD198D" w:rsidR="006F75D9" w:rsidRDefault="006F75D9" w:rsidP="002317CF">
                      <w:proofErr w:type="spellStart"/>
                      <w:r>
                        <w:t>Vcc</w:t>
                      </w:r>
                      <w:proofErr w:type="spellEnd"/>
                      <w:r>
                        <w:t>/</w:t>
                      </w:r>
                      <w:proofErr w:type="spellStart"/>
                      <w:r>
                        <w:t>Gnd</w:t>
                      </w:r>
                      <w:proofErr w:type="spellEnd"/>
                      <w:r>
                        <w:t xml:space="preserve"> o </w:t>
                      </w:r>
                      <w:proofErr w:type="spellStart"/>
                      <w:r>
                        <w:t>Gnd</w:t>
                      </w:r>
                      <w:proofErr w:type="spellEnd"/>
                      <w:r>
                        <w:t>/</w:t>
                      </w:r>
                      <w:proofErr w:type="spellStart"/>
                      <w:r>
                        <w:t>Vcc</w:t>
                      </w:r>
                      <w:proofErr w:type="spellEnd"/>
                    </w:p>
                  </w:txbxContent>
                </v:textbox>
              </v:shape>
            </w:pict>
          </mc:Fallback>
        </mc:AlternateContent>
      </w:r>
    </w:p>
    <w:p w14:paraId="0A4C1A55" w14:textId="5C7A113D" w:rsidR="0077067B" w:rsidRDefault="0077067B" w:rsidP="00BF13A1"/>
    <w:p w14:paraId="66FB76EF" w14:textId="4C0C34BF" w:rsidR="0077067B" w:rsidRDefault="0077067B" w:rsidP="00BF13A1"/>
    <w:p w14:paraId="41E564B0" w14:textId="0AE94645" w:rsidR="0077067B" w:rsidRDefault="0077067B" w:rsidP="00BF13A1"/>
    <w:p w14:paraId="7D546E08" w14:textId="3DAB2A0B" w:rsidR="0077067B" w:rsidRDefault="0091575F" w:rsidP="00BF13A1">
      <w:r>
        <w:rPr>
          <w:noProof/>
        </w:rPr>
        <mc:AlternateContent>
          <mc:Choice Requires="wps">
            <w:drawing>
              <wp:anchor distT="0" distB="0" distL="114300" distR="114300" simplePos="0" relativeHeight="251738112" behindDoc="0" locked="0" layoutInCell="1" allowOverlap="1" wp14:anchorId="30DADDB7" wp14:editId="398CEFA7">
                <wp:simplePos x="0" y="0"/>
                <wp:positionH relativeFrom="column">
                  <wp:posOffset>4196051</wp:posOffset>
                </wp:positionH>
                <wp:positionV relativeFrom="paragraph">
                  <wp:posOffset>174654</wp:posOffset>
                </wp:positionV>
                <wp:extent cx="523240" cy="278765"/>
                <wp:effectExtent l="0" t="0" r="10160" b="13335"/>
                <wp:wrapNone/>
                <wp:docPr id="59" name="Cuadro de texto 59"/>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7810B354" w14:textId="6E0B756A" w:rsidR="006F75D9" w:rsidRDefault="006F75D9" w:rsidP="0091575F">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ADDB7" id="Cuadro de texto 59" o:spid="_x0000_s1033" type="#_x0000_t202" style="position:absolute;margin-left:330.4pt;margin-top:13.75pt;width:41.2pt;height:21.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" fillcolor="white [3201]" strokeweight=".5pt">
                <v:textbox>
                  <w:txbxContent>
                    <w:p w14:paraId="7810B354" w14:textId="6E0B756A" w:rsidR="006F75D9" w:rsidRDefault="006F75D9" w:rsidP="0091575F">
                      <w:r>
                        <w:t>GND</w:t>
                      </w:r>
                    </w:p>
                  </w:txbxContent>
                </v:textbox>
              </v:shape>
            </w:pict>
          </mc:Fallback>
        </mc:AlternateContent>
      </w:r>
    </w:p>
    <w:p w14:paraId="5A431DCC" w14:textId="17519F58" w:rsidR="0077067B" w:rsidRDefault="0077067B" w:rsidP="00BF13A1"/>
    <w:p w14:paraId="427BC5F0" w14:textId="6BDC7430" w:rsidR="0077067B" w:rsidRDefault="0077067B" w:rsidP="00BF13A1">
      <w:r>
        <w:rPr>
          <w:noProof/>
        </w:rPr>
        <mc:AlternateContent>
          <mc:Choice Requires="wps">
            <w:drawing>
              <wp:anchor distT="0" distB="0" distL="114300" distR="114300" simplePos="0" relativeHeight="251731968" behindDoc="0" locked="0" layoutInCell="1" allowOverlap="1" wp14:anchorId="65744765" wp14:editId="6AD6106E">
                <wp:simplePos x="0" y="0"/>
                <wp:positionH relativeFrom="column">
                  <wp:posOffset>3805972</wp:posOffset>
                </wp:positionH>
                <wp:positionV relativeFrom="paragraph">
                  <wp:posOffset>122002</wp:posOffset>
                </wp:positionV>
                <wp:extent cx="579353" cy="411829"/>
                <wp:effectExtent l="25400" t="0" r="17780" b="33020"/>
                <wp:wrapNone/>
                <wp:docPr id="55" name="Conector recto de flecha 55"/>
                <wp:cNvGraphicFramePr/>
                <a:graphic xmlns:a="http://schemas.openxmlformats.org/drawingml/2006/main">
                  <a:graphicData uri="http://schemas.microsoft.com/office/word/2010/wordprocessingShape">
                    <wps:wsp>
                      <wps:cNvCnPr/>
                      <wps:spPr>
                        <a:xfrm flipH="1">
                          <a:off x="0" y="0"/>
                          <a:ext cx="579353" cy="411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D4023" id="Conector recto de flecha 55" o:spid="_x0000_s1026" type="#_x0000_t32" style="position:absolute;margin-left:299.7pt;margin-top:9.6pt;width:45.6pt;height:32.4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" strokecolor="#4472c4 [3204]" strokeweight=".5pt">
                <v:stroke endarrow="block" joinstyle="miter"/>
              </v:shape>
            </w:pict>
          </mc:Fallback>
        </mc:AlternateContent>
      </w:r>
    </w:p>
    <w:p w14:paraId="7051DD99" w14:textId="492C8B5A" w:rsidR="0077067B" w:rsidRDefault="0077067B" w:rsidP="00BF13A1"/>
    <w:p w14:paraId="6CBBB84E" w14:textId="1011636F" w:rsidR="0077067B" w:rsidRDefault="0091575F" w:rsidP="00BF13A1">
      <w:r>
        <w:rPr>
          <w:noProof/>
        </w:rPr>
        <mc:AlternateContent>
          <mc:Choice Requires="wps">
            <w:drawing>
              <wp:anchor distT="0" distB="0" distL="114300" distR="114300" simplePos="0" relativeHeight="251740160" behindDoc="0" locked="0" layoutInCell="1" allowOverlap="1" wp14:anchorId="1D01D88B" wp14:editId="0F8D3E22">
                <wp:simplePos x="0" y="0"/>
                <wp:positionH relativeFrom="column">
                  <wp:posOffset>1792605</wp:posOffset>
                </wp:positionH>
                <wp:positionV relativeFrom="paragraph">
                  <wp:posOffset>160020</wp:posOffset>
                </wp:positionV>
                <wp:extent cx="523240" cy="278765"/>
                <wp:effectExtent l="0" t="0" r="10160" b="13335"/>
                <wp:wrapNone/>
                <wp:docPr id="60" name="Cuadro de texto 60"/>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020C110A" w14:textId="1E647AC3" w:rsidR="006F75D9" w:rsidRDefault="006F75D9" w:rsidP="0091575F">
                            <w:r>
                              <w:t>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1D88B" id="Cuadro de texto 60" o:spid="_x0000_s1034" type="#_x0000_t202" style="position:absolute;margin-left:141.15pt;margin-top:12.6pt;width:41.2pt;height:2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" fillcolor="white [3201]" strokeweight=".5pt">
                <v:textbox>
                  <w:txbxContent>
                    <w:p w14:paraId="020C110A" w14:textId="1E647AC3" w:rsidR="006F75D9" w:rsidRDefault="006F75D9" w:rsidP="0091575F">
                      <w:r>
                        <w:t>VCC</w:t>
                      </w:r>
                    </w:p>
                  </w:txbxContent>
                </v:textbox>
              </v:shape>
            </w:pict>
          </mc:Fallback>
        </mc:AlternateContent>
      </w:r>
    </w:p>
    <w:p w14:paraId="4BD4980C" w14:textId="3F6576A1" w:rsidR="0077067B" w:rsidRDefault="00C14D8C" w:rsidP="00BF13A1">
      <w:r>
        <w:rPr>
          <w:noProof/>
        </w:rPr>
        <mc:AlternateContent>
          <mc:Choice Requires="wps">
            <w:drawing>
              <wp:anchor distT="0" distB="0" distL="114300" distR="114300" simplePos="0" relativeHeight="251732992" behindDoc="0" locked="0" layoutInCell="1" allowOverlap="1" wp14:anchorId="3284C260" wp14:editId="503C3829">
                <wp:simplePos x="0" y="0"/>
                <wp:positionH relativeFrom="column">
                  <wp:posOffset>2354099</wp:posOffset>
                </wp:positionH>
                <wp:positionV relativeFrom="paragraph">
                  <wp:posOffset>31508</wp:posOffset>
                </wp:positionV>
                <wp:extent cx="1396031" cy="55841"/>
                <wp:effectExtent l="0" t="63500" r="0" b="33655"/>
                <wp:wrapNone/>
                <wp:docPr id="56" name="Conector recto de flecha 56"/>
                <wp:cNvGraphicFramePr/>
                <a:graphic xmlns:a="http://schemas.openxmlformats.org/drawingml/2006/main">
                  <a:graphicData uri="http://schemas.microsoft.com/office/word/2010/wordprocessingShape">
                    <wps:wsp>
                      <wps:cNvCnPr/>
                      <wps:spPr>
                        <a:xfrm flipV="1">
                          <a:off x="0" y="0"/>
                          <a:ext cx="1396031" cy="558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87199" id="Conector recto de flecha 56" o:spid="_x0000_s1026" type="#_x0000_t32" style="position:absolute;margin-left:185.35pt;margin-top:2.5pt;width:109.9pt;height:4.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" strokecolor="#4472c4 [3204]" strokeweight=".5pt">
                <v:stroke endarrow="block" joinstyle="miter"/>
              </v:shape>
            </w:pict>
          </mc:Fallback>
        </mc:AlternateContent>
      </w:r>
    </w:p>
    <w:p w14:paraId="058F5547" w14:textId="389559FF" w:rsidR="0077067B" w:rsidRDefault="0077067B" w:rsidP="00BF13A1"/>
    <w:p w14:paraId="54AA5597" w14:textId="25A26669" w:rsidR="0091575F" w:rsidRDefault="0091575F" w:rsidP="00BF13A1"/>
    <w:p w14:paraId="623F9AD7" w14:textId="3D241BFF" w:rsidR="0091575F" w:rsidRDefault="0091575F" w:rsidP="00BF13A1"/>
    <w:p w14:paraId="2D52E313" w14:textId="5FDE16C8" w:rsidR="0091575F" w:rsidRDefault="0091575F" w:rsidP="00BF13A1"/>
    <w:p w14:paraId="661CF06A" w14:textId="7C5317D1" w:rsidR="0091575F" w:rsidRDefault="002317CF" w:rsidP="00BF13A1">
      <w:r>
        <w:t xml:space="preserve">Una vez que tenemos claro que cables deben ir a la batería hay que soldarlos a la </w:t>
      </w:r>
      <w:proofErr w:type="spellStart"/>
      <w:r>
        <w:t>pdb</w:t>
      </w:r>
      <w:proofErr w:type="spellEnd"/>
      <w:r>
        <w:t xml:space="preserve"> integrada junto con el módulo de corriente siguiendo el esquema de la figura </w:t>
      </w:r>
      <w:proofErr w:type="spellStart"/>
      <w:r>
        <w:t>x.x</w:t>
      </w:r>
      <w:proofErr w:type="spellEnd"/>
      <w:r>
        <w:t>.</w:t>
      </w:r>
    </w:p>
    <w:p w14:paraId="1AC594EE" w14:textId="28EF266F" w:rsidR="002317CF" w:rsidRDefault="002317CF" w:rsidP="00BF13A1"/>
    <w:p w14:paraId="79A23E19" w14:textId="595D4F61" w:rsidR="002317CF" w:rsidRDefault="002317CF" w:rsidP="00BF13A1"/>
    <w:p w14:paraId="740F3187" w14:textId="200E22E4" w:rsidR="002317CF" w:rsidRDefault="002317CF" w:rsidP="00BF13A1"/>
    <w:p w14:paraId="4708B878" w14:textId="0D9D3425" w:rsidR="002317CF" w:rsidRDefault="002317CF" w:rsidP="00BF13A1"/>
    <w:p w14:paraId="075464DA" w14:textId="3885B8A0" w:rsidR="002317CF" w:rsidRDefault="002C3BDD" w:rsidP="00BF13A1">
      <w:r>
        <w:rPr>
          <w:noProof/>
        </w:rPr>
        <w:lastRenderedPageBreak/>
        <mc:AlternateContent>
          <mc:Choice Requires="wps">
            <w:drawing>
              <wp:anchor distT="0" distB="0" distL="114300" distR="114300" simplePos="0" relativeHeight="251773952" behindDoc="0" locked="0" layoutInCell="1" allowOverlap="1" wp14:anchorId="7D08A7EA" wp14:editId="4FFC6FB9">
                <wp:simplePos x="0" y="0"/>
                <wp:positionH relativeFrom="column">
                  <wp:posOffset>0</wp:posOffset>
                </wp:positionH>
                <wp:positionV relativeFrom="paragraph">
                  <wp:posOffset>1696720</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537CB79" w14:textId="1E85514A" w:rsidR="006F75D9" w:rsidRDefault="006F75D9" w:rsidP="002C3BDD">
                            <w:pPr>
                              <w:pStyle w:val="Descripcin"/>
                              <w:rPr>
                                <w:noProof/>
                              </w:rPr>
                            </w:pPr>
                            <w:proofErr w:type="spellStart"/>
                            <w:r>
                              <w:t>Fig</w:t>
                            </w:r>
                            <w:proofErr w:type="spellEnd"/>
                            <w:r>
                              <w:t xml:space="preserve"> </w:t>
                            </w:r>
                            <w:ins w:id="381" w:author="Juan Carlos de Alfonso Juliá" w:date="2020-04-08T12:59:00Z">
                              <w:r>
                                <w:t>5</w:t>
                              </w:r>
                            </w:ins>
                            <w:del w:id="382" w:author="Juan Carlos de Alfonso Juliá" w:date="2020-04-08T12:59:00Z">
                              <w:r w:rsidDel="00F77496">
                                <w:delText>x.x</w:delText>
                              </w:r>
                            </w:del>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8A7EA" id="Cuadro de texto 77" o:spid="_x0000_s1035" type="#_x0000_t202" style="position:absolute;margin-left:0;margin-top:133.6pt;width:424.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" stroked="f">
                <v:textbox style="mso-fit-shape-to-text:t" inset="0,0,0,0">
                  <w:txbxContent>
                    <w:p w14:paraId="3537CB79" w14:textId="1E85514A" w:rsidR="006F75D9" w:rsidRDefault="006F75D9" w:rsidP="002C3BDD">
                      <w:pPr>
                        <w:pStyle w:val="Descripcin"/>
                        <w:rPr>
                          <w:noProof/>
                        </w:rPr>
                      </w:pPr>
                      <w:proofErr w:type="spellStart"/>
                      <w:r>
                        <w:t>Fig</w:t>
                      </w:r>
                      <w:proofErr w:type="spellEnd"/>
                      <w:r>
                        <w:t xml:space="preserve"> </w:t>
                      </w:r>
                      <w:ins w:id="383" w:author="Juan Carlos de Alfonso Juliá" w:date="2020-04-08T12:59:00Z">
                        <w:r>
                          <w:t>5</w:t>
                        </w:r>
                      </w:ins>
                      <w:del w:id="384" w:author="Juan Carlos de Alfonso Juliá" w:date="2020-04-08T12:59:00Z">
                        <w:r w:rsidDel="00F77496">
                          <w:delText>x.x</w:delText>
                        </w:r>
                      </w:del>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r>
        <w:rPr>
          <w:noProof/>
        </w:rPr>
        <w:drawing>
          <wp:anchor distT="0" distB="0" distL="114300" distR="114300" simplePos="0" relativeHeight="251771904" behindDoc="0" locked="0" layoutInCell="1" allowOverlap="1" wp14:anchorId="247667A4" wp14:editId="64E840B6">
            <wp:simplePos x="0" y="0"/>
            <wp:positionH relativeFrom="column">
              <wp:posOffset>0</wp:posOffset>
            </wp:positionH>
            <wp:positionV relativeFrom="paragraph">
              <wp:posOffset>0</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62F1138A" w14:textId="56E33DF4" w:rsidR="002317CF" w:rsidRDefault="002317CF" w:rsidP="00BF13A1"/>
    <w:p w14:paraId="69FEEA8D" w14:textId="0AAE1DC1" w:rsidR="002317CF" w:rsidRDefault="002317CF" w:rsidP="00BF13A1"/>
    <w:p w14:paraId="534F3903" w14:textId="03E1E79A" w:rsidR="0091575F" w:rsidRDefault="0091575F" w:rsidP="00BF13A1"/>
    <w:p w14:paraId="54C6E271" w14:textId="6BBB322C" w:rsidR="0091575F" w:rsidRDefault="0091575F" w:rsidP="00BF13A1"/>
    <w:p w14:paraId="7FA2C04C" w14:textId="21B81E7E" w:rsidR="002317CF" w:rsidRDefault="002317CF" w:rsidP="00BF13A1"/>
    <w:p w14:paraId="2F769D6B" w14:textId="7481DCF2" w:rsidR="002317CF" w:rsidRDefault="002317CF" w:rsidP="00BF13A1"/>
    <w:p w14:paraId="35063044" w14:textId="49768063" w:rsidR="002317CF" w:rsidRDefault="002317CF" w:rsidP="00BF13A1"/>
    <w:p w14:paraId="62282E14" w14:textId="3A7CA67C" w:rsidR="002317CF" w:rsidRDefault="002317CF" w:rsidP="00BF13A1"/>
    <w:p w14:paraId="5B0BA821" w14:textId="693DE5F5" w:rsidR="002317CF" w:rsidRDefault="002317CF" w:rsidP="00BF13A1"/>
    <w:p w14:paraId="06ABDE65" w14:textId="77777777" w:rsidR="002317CF" w:rsidRDefault="002317CF" w:rsidP="00BF13A1"/>
    <w:p w14:paraId="67D9A6A6" w14:textId="23DB1170" w:rsidR="0091575F" w:rsidRDefault="0091575F" w:rsidP="00BF13A1"/>
    <w:p w14:paraId="2638B514" w14:textId="68878D5D" w:rsidR="0091575F" w:rsidRDefault="0091575F" w:rsidP="00BF13A1"/>
    <w:p w14:paraId="33472578" w14:textId="77777777" w:rsidR="0091575F" w:rsidRPr="00BF13A1" w:rsidRDefault="0091575F" w:rsidP="00BF13A1"/>
    <w:p w14:paraId="41E11D4B" w14:textId="49E4114D" w:rsidR="00BF13A1" w:rsidRDefault="00456515" w:rsidP="00BF13A1">
      <w:pPr>
        <w:pStyle w:val="Ttulo2"/>
      </w:pPr>
      <w:bookmarkStart w:id="385" w:name="_Toc37271270"/>
      <w:ins w:id="386" w:author="Juan Carlos de Alfonso Juliá" w:date="2020-04-08T11:47:00Z">
        <w:r>
          <w:t xml:space="preserve">2.2.2 </w:t>
        </w:r>
      </w:ins>
      <w:r w:rsidR="00BF13A1">
        <w:t>Instalación de las hélices</w:t>
      </w:r>
      <w:r w:rsidR="002068C8">
        <w:t xml:space="preserve"> y motores</w:t>
      </w:r>
      <w:bookmarkEnd w:id="385"/>
    </w:p>
    <w:p w14:paraId="55F0AB2C" w14:textId="3708444E" w:rsidR="00C8027B" w:rsidRDefault="00C8027B" w:rsidP="00BF13A1"/>
    <w:p w14:paraId="2CB42DA5" w14:textId="2FC0D00E" w:rsidR="00BF13A1" w:rsidRDefault="00BF13A1" w:rsidP="00BF13A1">
      <w:r>
        <w:t>Durante la instalación de las hélices hay que tener en cuenta que su colocación no es trivial y que las cuatro hélices no deben ser iguales. El motivo es la fuerza que estas generan, una hélice colocada en horizontal al girar generará dos fuerzas, la primera un empuje hacia arriba que es la que se busca para elevar el dron, sin embargo</w:t>
      </w:r>
      <w:r w:rsidR="00410DE3">
        <w:t>,</w:t>
      </w:r>
      <w:r>
        <w:t xml:space="preserve"> también se genera una fuerza hacia delante que hace avanzar a este</w:t>
      </w:r>
      <w:r w:rsidR="00860826">
        <w:t xml:space="preserve"> como se explica en la figura </w:t>
      </w:r>
      <w:proofErr w:type="spellStart"/>
      <w:r w:rsidR="00860826">
        <w:t>x.x</w:t>
      </w:r>
      <w:proofErr w:type="spellEnd"/>
      <w:r w:rsidR="00853391">
        <w:t xml:space="preserve">. </w:t>
      </w:r>
      <w:r w:rsidR="00853391">
        <w:fldChar w:fldCharType="begin"/>
      </w:r>
      <w:r w:rsidR="00853391">
        <w:instrText xml:space="preserve"> REF _Ref33652366 \r \h </w:instrText>
      </w:r>
      <w:r w:rsidR="00853391">
        <w:fldChar w:fldCharType="separate"/>
      </w:r>
      <w:r w:rsidR="00853391">
        <w:t>8)</w:t>
      </w:r>
      <w:r w:rsidR="00853391">
        <w:fldChar w:fldCharType="end"/>
      </w:r>
      <w:r w:rsidR="00860826">
        <w:t>.</w:t>
      </w:r>
    </w:p>
    <w:p w14:paraId="66D60E2A" w14:textId="4A9B44B9" w:rsidR="00BF13A1" w:rsidRDefault="00BF13A1" w:rsidP="00BF13A1"/>
    <w:p w14:paraId="04C11387" w14:textId="7C36AFA4" w:rsidR="00BF13A1" w:rsidRDefault="00860826" w:rsidP="00BF13A1">
      <w:r>
        <w:rPr>
          <w:noProof/>
        </w:rPr>
        <mc:AlternateContent>
          <mc:Choice Requires="wps">
            <w:drawing>
              <wp:anchor distT="0" distB="0" distL="114300" distR="114300" simplePos="0" relativeHeight="251729920" behindDoc="0" locked="0" layoutInCell="1" allowOverlap="1" wp14:anchorId="2AE8FF9F" wp14:editId="1EE9C288">
                <wp:simplePos x="0" y="0"/>
                <wp:positionH relativeFrom="column">
                  <wp:posOffset>3318164</wp:posOffset>
                </wp:positionH>
                <wp:positionV relativeFrom="paragraph">
                  <wp:posOffset>933277</wp:posOffset>
                </wp:positionV>
                <wp:extent cx="2202872" cy="285115"/>
                <wp:effectExtent l="0" t="0" r="6985" b="6985"/>
                <wp:wrapNone/>
                <wp:docPr id="52" name="Cuadro de texto 52"/>
                <wp:cNvGraphicFramePr/>
                <a:graphic xmlns:a="http://schemas.openxmlformats.org/drawingml/2006/main">
                  <a:graphicData uri="http://schemas.microsoft.com/office/word/2010/wordprocessingShape">
                    <wps:wsp>
                      <wps:cNvSpPr txBox="1"/>
                      <wps:spPr>
                        <a:xfrm>
                          <a:off x="0" y="0"/>
                          <a:ext cx="2202872" cy="285115"/>
                        </a:xfrm>
                        <a:prstGeom prst="rect">
                          <a:avLst/>
                        </a:prstGeom>
                        <a:solidFill>
                          <a:schemeClr val="lt1"/>
                        </a:solidFill>
                        <a:ln w="6350">
                          <a:solidFill>
                            <a:prstClr val="black"/>
                          </a:solidFill>
                        </a:ln>
                      </wps:spPr>
                      <wps:txbx>
                        <w:txbxContent>
                          <w:p w14:paraId="494532D8" w14:textId="4C077C77" w:rsidR="006F75D9" w:rsidRDefault="006F75D9" w:rsidP="00860826">
                            <w:r>
                              <w:t>Fuerza de empuje hacia delante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E8FF9F" id="Cuadro de texto 52" o:spid="_x0000_s1036" type="#_x0000_t202" style="position:absolute;margin-left:261.25pt;margin-top:73.5pt;width:173.45pt;height:22.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" fillcolor="white [3201]" strokeweight=".5pt">
                <v:textbox>
                  <w:txbxContent>
                    <w:p w14:paraId="494532D8" w14:textId="4C077C77" w:rsidR="006F75D9" w:rsidRDefault="006F75D9" w:rsidP="00860826">
                      <w:r>
                        <w:t>Fuerza de empuje hacia delante</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AD53015" wp14:editId="4192099F">
                <wp:simplePos x="0" y="0"/>
                <wp:positionH relativeFrom="column">
                  <wp:posOffset>1954010</wp:posOffset>
                </wp:positionH>
                <wp:positionV relativeFrom="paragraph">
                  <wp:posOffset>407381</wp:posOffset>
                </wp:positionV>
                <wp:extent cx="1676400" cy="285144"/>
                <wp:effectExtent l="0" t="0" r="12700" b="6985"/>
                <wp:wrapNone/>
                <wp:docPr id="51" name="Cuadro de texto 51"/>
                <wp:cNvGraphicFramePr/>
                <a:graphic xmlns:a="http://schemas.openxmlformats.org/drawingml/2006/main">
                  <a:graphicData uri="http://schemas.microsoft.com/office/word/2010/wordprocessingShape">
                    <wps:wsp>
                      <wps:cNvSpPr txBox="1"/>
                      <wps:spPr>
                        <a:xfrm>
                          <a:off x="0" y="0"/>
                          <a:ext cx="1676400" cy="285144"/>
                        </a:xfrm>
                        <a:prstGeom prst="rect">
                          <a:avLst/>
                        </a:prstGeom>
                        <a:solidFill>
                          <a:schemeClr val="lt1"/>
                        </a:solidFill>
                        <a:ln w="6350">
                          <a:solidFill>
                            <a:prstClr val="black"/>
                          </a:solidFill>
                        </a:ln>
                      </wps:spPr>
                      <wps:txbx>
                        <w:txbxContent>
                          <w:p w14:paraId="2E4A3A8E" w14:textId="3090631E" w:rsidR="006F75D9" w:rsidRDefault="006F75D9">
                            <w:r>
                              <w:t>Fuerza de sustentación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53015" id="Cuadro de texto 51" o:spid="_x0000_s1037" type="#_x0000_t202" style="position:absolute;margin-left:153.85pt;margin-top:32.1pt;width:132pt;height:22.4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" fillcolor="white [3201]" strokeweight=".5pt">
                <v:textbox>
                  <w:txbxContent>
                    <w:p w14:paraId="2E4A3A8E" w14:textId="3090631E" w:rsidR="006F75D9" w:rsidRDefault="006F75D9">
                      <w:r>
                        <w:t>Fuerza de sustentación</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0A0C88F" wp14:editId="29D4E6B7">
                <wp:simplePos x="0" y="0"/>
                <wp:positionH relativeFrom="column">
                  <wp:posOffset>3464155</wp:posOffset>
                </wp:positionH>
                <wp:positionV relativeFrom="paragraph">
                  <wp:posOffset>1266479</wp:posOffset>
                </wp:positionV>
                <wp:extent cx="450273" cy="159327"/>
                <wp:effectExtent l="0" t="12700" r="19685" b="31750"/>
                <wp:wrapNone/>
                <wp:docPr id="49" name="Flecha a la derecha con bandas 49"/>
                <wp:cNvGraphicFramePr/>
                <a:graphic xmlns:a="http://schemas.openxmlformats.org/drawingml/2006/main">
                  <a:graphicData uri="http://schemas.microsoft.com/office/word/2010/wordprocessingShape">
                    <wps:wsp>
                      <wps:cNvSpPr/>
                      <wps:spPr>
                        <a:xfrm>
                          <a:off x="0" y="0"/>
                          <a:ext cx="450273" cy="159327"/>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65040D"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49" o:spid="_x0000_s1026" type="#_x0000_t93" style="position:absolute;margin-left:272.75pt;margin-top:99.7pt;width:35.45pt;height:12.5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" adj="17778" fillcolor="#4472c4 [3204]" strokecolor="#1f3763 [1604]" strokeweight="1pt"/>
            </w:pict>
          </mc:Fallback>
        </mc:AlternateContent>
      </w:r>
      <w:r>
        <w:rPr>
          <w:noProof/>
        </w:rPr>
        <mc:AlternateContent>
          <mc:Choice Requires="wps">
            <w:drawing>
              <wp:anchor distT="0" distB="0" distL="114300" distR="114300" simplePos="0" relativeHeight="251726848" behindDoc="0" locked="0" layoutInCell="1" allowOverlap="1" wp14:anchorId="5A14B0DF" wp14:editId="5E8F272D">
                <wp:simplePos x="0" y="0"/>
                <wp:positionH relativeFrom="column">
                  <wp:posOffset>1736090</wp:posOffset>
                </wp:positionH>
                <wp:positionV relativeFrom="paragraph">
                  <wp:posOffset>1841500</wp:posOffset>
                </wp:positionV>
                <wp:extent cx="1948180" cy="635"/>
                <wp:effectExtent l="0" t="0" r="0" b="1206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948180" cy="635"/>
                        </a:xfrm>
                        <a:prstGeom prst="rect">
                          <a:avLst/>
                        </a:prstGeom>
                        <a:solidFill>
                          <a:prstClr val="white"/>
                        </a:solidFill>
                        <a:ln>
                          <a:noFill/>
                        </a:ln>
                      </wps:spPr>
                      <wps:txbx>
                        <w:txbxContent>
                          <w:p w14:paraId="190FDE16" w14:textId="7B8C4DE9" w:rsidR="006F75D9" w:rsidRDefault="006F75D9" w:rsidP="00860826">
                            <w:pPr>
                              <w:pStyle w:val="Descripcin"/>
                              <w:rPr>
                                <w:noProof/>
                              </w:rPr>
                            </w:pPr>
                            <w:proofErr w:type="spellStart"/>
                            <w:r>
                              <w:t>Fig</w:t>
                            </w:r>
                            <w:proofErr w:type="spellEnd"/>
                            <w:r>
                              <w:t xml:space="preserve"> </w:t>
                            </w:r>
                            <w:ins w:id="387" w:author="Juan Carlos de Alfonso Juliá" w:date="2020-04-08T12:59:00Z">
                              <w:r>
                                <w:t>6</w:t>
                              </w:r>
                            </w:ins>
                            <w:del w:id="388" w:author="Juan Carlos de Alfonso Juliá" w:date="2020-04-08T12:59:00Z">
                              <w:r w:rsidDel="00F77496">
                                <w:delText>x.x</w:delText>
                              </w:r>
                            </w:del>
                            <w:r>
                              <w:t>. Fuerzas que actúan sobre una hélice en movimiento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4B0DF" id="Cuadro de texto 50" o:spid="_x0000_s1038" type="#_x0000_t202" style="position:absolute;margin-left:136.7pt;margin-top:145pt;width:153.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" stroked="f">
                <v:textbox style="mso-fit-shape-to-text:t" inset="0,0,0,0">
                  <w:txbxContent>
                    <w:p w14:paraId="190FDE16" w14:textId="7B8C4DE9" w:rsidR="006F75D9" w:rsidRDefault="006F75D9" w:rsidP="00860826">
                      <w:pPr>
                        <w:pStyle w:val="Descripcin"/>
                        <w:rPr>
                          <w:noProof/>
                        </w:rPr>
                      </w:pPr>
                      <w:proofErr w:type="spellStart"/>
                      <w:r>
                        <w:t>Fig</w:t>
                      </w:r>
                      <w:proofErr w:type="spellEnd"/>
                      <w:r>
                        <w:t xml:space="preserve"> </w:t>
                      </w:r>
                      <w:ins w:id="389" w:author="Juan Carlos de Alfonso Juliá" w:date="2020-04-08T12:59:00Z">
                        <w:r>
                          <w:t>6</w:t>
                        </w:r>
                      </w:ins>
                      <w:del w:id="390" w:author="Juan Carlos de Alfonso Juliá" w:date="2020-04-08T12:59:00Z">
                        <w:r w:rsidDel="00F77496">
                          <w:delText>x.x</w:delText>
                        </w:r>
                      </w:del>
                      <w:r>
                        <w:t>. Fuerzas que actúan sobre una hélice en movimiento</w:t>
                      </w:r>
                    </w:p>
                  </w:txbxContent>
                </v:textbox>
                <w10:wrap type="square"/>
              </v:shape>
            </w:pict>
          </mc:Fallback>
        </mc:AlternateContent>
      </w:r>
      <w:r>
        <w:rPr>
          <w:noProof/>
        </w:rPr>
        <w:drawing>
          <wp:anchor distT="0" distB="0" distL="114300" distR="114300" simplePos="0" relativeHeight="251721728" behindDoc="0" locked="0" layoutInCell="1" allowOverlap="1" wp14:anchorId="1DA294C2" wp14:editId="0826FC3E">
            <wp:simplePos x="0" y="0"/>
            <wp:positionH relativeFrom="column">
              <wp:posOffset>1736667</wp:posOffset>
            </wp:positionH>
            <wp:positionV relativeFrom="paragraph">
              <wp:posOffset>981075</wp:posOffset>
            </wp:positionV>
            <wp:extent cx="1948488" cy="803679"/>
            <wp:effectExtent l="0" t="0" r="0" b="0"/>
            <wp:wrapSquare wrapText="bothSides"/>
            <wp:docPr id="47" name="Imagen 47"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48488" cy="80367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7C25A81D" wp14:editId="2FAB7B18">
                <wp:simplePos x="0" y="0"/>
                <wp:positionH relativeFrom="column">
                  <wp:posOffset>2507414</wp:posOffset>
                </wp:positionH>
                <wp:positionV relativeFrom="paragraph">
                  <wp:posOffset>878581</wp:posOffset>
                </wp:positionV>
                <wp:extent cx="450273" cy="159327"/>
                <wp:effectExtent l="0" t="6667" r="25717" b="13018"/>
                <wp:wrapNone/>
                <wp:docPr id="48" name="Flecha a la derecha con bandas 48"/>
                <wp:cNvGraphicFramePr/>
                <a:graphic xmlns:a="http://schemas.openxmlformats.org/drawingml/2006/main">
                  <a:graphicData uri="http://schemas.microsoft.com/office/word/2010/wordprocessingShape">
                    <wps:wsp>
                      <wps:cNvSpPr/>
                      <wps:spPr>
                        <a:xfrm rot="16200000">
                          <a:off x="0" y="0"/>
                          <a:ext cx="450273" cy="159327"/>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B1C5E3" id="Flecha a la derecha con bandas 48" o:spid="_x0000_s1026" type="#_x0000_t93" style="position:absolute;margin-left:197.45pt;margin-top:69.2pt;width:35.45pt;height:12.55pt;rotation:-90;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" adj="17778" fillcolor="#4472c4 [3204]" strokecolor="#1f3763 [1604]" strokeweight="1pt"/>
            </w:pict>
          </mc:Fallback>
        </mc:AlternateContent>
      </w:r>
    </w:p>
    <w:p w14:paraId="7F7AFC28" w14:textId="77777777" w:rsidR="00860826" w:rsidRDefault="00860826" w:rsidP="00BF13A1"/>
    <w:p w14:paraId="2A1A2326" w14:textId="77777777" w:rsidR="00860826" w:rsidRDefault="00860826" w:rsidP="00BF13A1"/>
    <w:p w14:paraId="276DB64C" w14:textId="77777777" w:rsidR="00860826" w:rsidRDefault="00860826" w:rsidP="00BF13A1"/>
    <w:p w14:paraId="499906AA" w14:textId="77777777" w:rsidR="00860826" w:rsidRDefault="00860826" w:rsidP="00BF13A1"/>
    <w:p w14:paraId="67B01CD3" w14:textId="77777777" w:rsidR="00860826" w:rsidRDefault="00860826" w:rsidP="00BF13A1"/>
    <w:p w14:paraId="6B1F6CDC" w14:textId="77777777" w:rsidR="00860826" w:rsidRDefault="00860826" w:rsidP="00BF13A1"/>
    <w:p w14:paraId="2C1CCE11" w14:textId="77777777" w:rsidR="00860826" w:rsidRDefault="00860826" w:rsidP="00BF13A1"/>
    <w:p w14:paraId="4E1BFE0D" w14:textId="77777777" w:rsidR="00860826" w:rsidRDefault="00860826" w:rsidP="00BF13A1"/>
    <w:p w14:paraId="24253AA6" w14:textId="77777777" w:rsidR="00860826" w:rsidRDefault="00860826" w:rsidP="00BF13A1"/>
    <w:p w14:paraId="3033C9DF" w14:textId="77777777" w:rsidR="00860826" w:rsidRDefault="00860826" w:rsidP="00BF13A1"/>
    <w:p w14:paraId="612E03E1" w14:textId="3D57B1CB" w:rsidR="00860826" w:rsidRDefault="00860826" w:rsidP="00BF13A1"/>
    <w:p w14:paraId="684C9787" w14:textId="5D5E0DA1" w:rsidR="00860826" w:rsidDel="00021256" w:rsidRDefault="00860826" w:rsidP="00BF13A1">
      <w:pPr>
        <w:rPr>
          <w:del w:id="391" w:author="JUAN FRANCISCO JIMENEZ CASTELLANOS" w:date="2020-03-18T13:14:00Z"/>
        </w:rPr>
      </w:pPr>
    </w:p>
    <w:p w14:paraId="7C3DAF6D" w14:textId="657FF5E9" w:rsidR="00860826" w:rsidDel="00021256" w:rsidRDefault="00860826" w:rsidP="00BF13A1">
      <w:pPr>
        <w:rPr>
          <w:del w:id="392" w:author="JUAN FRANCISCO JIMENEZ CASTELLANOS" w:date="2020-03-18T13:14:00Z"/>
        </w:rPr>
      </w:pPr>
    </w:p>
    <w:p w14:paraId="7909DBA9" w14:textId="0DE30FAB" w:rsidR="00860826" w:rsidRDefault="00021256" w:rsidP="00BF13A1">
      <w:ins w:id="393" w:author="JUAN FRANCISCO JIMENEZ CASTELLANOS" w:date="2020-03-18T13:15:00Z">
        <w:r>
          <w:t>Ojo</w:t>
        </w:r>
      </w:ins>
      <w:ins w:id="394" w:author="JUAN FRANCISCO JIMENEZ CASTELLANOS" w:date="2020-03-18T13:14:00Z">
        <w:r>
          <w:t xml:space="preserve"> no, no se trata de una fuerza. Un par motor es en realidad un par de fuerzas entendiendo por tal </w:t>
        </w:r>
      </w:ins>
      <w:ins w:id="395" w:author="JUAN FRANCISCO JIMENEZ CASTELLANOS" w:date="2020-03-18T13:15:00Z">
        <w:r>
          <w:t>un par de fuerzas iguales, aplicadas en puntos distintos y que tien</w:t>
        </w:r>
      </w:ins>
      <w:ins w:id="396" w:author="JUAN FRANCISCO JIMENEZ CASTELLANOS" w:date="2020-03-18T13:16:00Z">
        <w:r>
          <w:t xml:space="preserve">den a generar un giro. En el caso del motor se trata además de un momento </w:t>
        </w:r>
      </w:ins>
      <w:ins w:id="397" w:author="JUAN FRANCISCO JIMENEZ CASTELLANOS" w:date="2020-03-18T13:19:00Z">
        <w:r>
          <w:t xml:space="preserve">por acción </w:t>
        </w:r>
      </w:ins>
      <w:ins w:id="398" w:author="JUAN FRANCISCO JIMENEZ CASTELLANOS" w:date="2020-03-18T13:20:00Z">
        <w:r>
          <w:t>y reacción, la hélice tiende a pararse y hacer rotar al</w:t>
        </w:r>
      </w:ins>
      <w:ins w:id="399" w:author="JUAN FRANCISCO JIMENEZ CASTELLANOS" w:date="2020-03-18T13:21:00Z">
        <w:r>
          <w:t xml:space="preserve"> dron a su </w:t>
        </w:r>
        <w:r>
          <w:lastRenderedPageBreak/>
          <w:t>alrededor…</w:t>
        </w:r>
      </w:ins>
      <w:ins w:id="400" w:author="JUAN FRANCISCO JIMENEZ CASTELLANOS" w:date="2020-03-18T13:17:00Z">
        <w:r>
          <w:t xml:space="preserve"> no coincide con el par motor, éste último es el par de fuerzas aplicado por el motor a su propio eje de giro… L</w:t>
        </w:r>
      </w:ins>
      <w:ins w:id="401" w:author="JUAN FRANCISCO JIMENEZ CASTELLANOS" w:date="2020-03-18T13:18:00Z">
        <w:r>
          <w:t xml:space="preserve">o que </w:t>
        </w:r>
        <w:proofErr w:type="spellStart"/>
        <w:r>
          <w:t>compesas</w:t>
        </w:r>
        <w:proofErr w:type="spellEnd"/>
        <w:r>
          <w:t xml:space="preserve"> haciendo girar las hélices en sentido contrario son precisamente esos momentos angulares </w:t>
        </w:r>
      </w:ins>
      <w:ins w:id="402" w:author="JUAN FRANCISCO JIMENEZ CASTELLANOS" w:date="2020-03-18T13:21:00Z">
        <w:r>
          <w:t>generados por acción y rea</w:t>
        </w:r>
      </w:ins>
      <w:ins w:id="403" w:author="JUAN FRANCISCO JIMENEZ CASTELLANOS" w:date="2020-03-18T13:22:00Z">
        <w:r>
          <w:t>cción. (No hace falta evidentemente que cuentes toda esta historia, pero si que precises los términos.)</w:t>
        </w:r>
      </w:ins>
      <w:ins w:id="404" w:author="JUAN FRANCISCO JIMENEZ CASTELLANOS" w:date="2020-03-18T13:16:00Z">
        <w:r>
          <w:t xml:space="preserve"> </w:t>
        </w:r>
      </w:ins>
    </w:p>
    <w:p w14:paraId="5A3B9705" w14:textId="695E722E" w:rsidR="00860826" w:rsidRDefault="00494294" w:rsidP="00BF13A1">
      <w:r>
        <w:t xml:space="preserve">Para evitar la fuerza generada hacia delante o par motor las placas deben colocarse de forma </w:t>
      </w:r>
      <w:proofErr w:type="spellStart"/>
      <w:r>
        <w:t>contrarrotatoria</w:t>
      </w:r>
      <w:proofErr w:type="spellEnd"/>
      <w:r>
        <w:t xml:space="preserve"> consiguiendo de esta manera que las fuerzas de empuje horizontales al ser de sentido opuesto se anulen únicamente en sentido horizontal y conservándose en el vertical haciendo que el dron se eleve. La situación final de las hélices será por tanto la explicada en la figura </w:t>
      </w:r>
      <w:proofErr w:type="spellStart"/>
      <w:r>
        <w:t>x.x</w:t>
      </w:r>
      <w:proofErr w:type="spellEnd"/>
      <w:r>
        <w:t>.</w:t>
      </w:r>
      <w:r w:rsidR="00853391">
        <w:t xml:space="preserve"> </w:t>
      </w:r>
      <w:r w:rsidR="00853391">
        <w:fldChar w:fldCharType="begin"/>
      </w:r>
      <w:r w:rsidR="00853391">
        <w:instrText xml:space="preserve"> REF _Ref33652366 \r \h </w:instrText>
      </w:r>
      <w:r w:rsidR="00853391">
        <w:fldChar w:fldCharType="separate"/>
      </w:r>
      <w:r w:rsidR="00853391">
        <w:t>8)</w:t>
      </w:r>
      <w:r w:rsidR="00853391">
        <w:fldChar w:fldCharType="end"/>
      </w:r>
      <w:r w:rsidR="00853391">
        <w:t>.</w:t>
      </w:r>
    </w:p>
    <w:p w14:paraId="73C945EF" w14:textId="0B8CD584" w:rsidR="00860826" w:rsidRDefault="00860826" w:rsidP="00BF13A1"/>
    <w:p w14:paraId="34E7EDD0" w14:textId="77777777" w:rsidR="00860826" w:rsidRDefault="00860826" w:rsidP="00BF13A1"/>
    <w:p w14:paraId="29FA9DD7" w14:textId="77777777" w:rsidR="00C42882" w:rsidRDefault="00860826" w:rsidP="00C42882">
      <w:pPr>
        <w:keepNext/>
        <w:rPr>
          <w:ins w:id="405" w:author="Juan Carlos de Alfonso Juliá" w:date="2020-04-08T20:39:00Z"/>
        </w:rPr>
        <w:pPrChange w:id="406" w:author="Juan Carlos de Alfonso Juliá" w:date="2020-04-08T20:39:00Z">
          <w:pPr/>
        </w:pPrChange>
      </w:pPr>
      <w:r>
        <w:rPr>
          <w:noProof/>
        </w:rPr>
        <w:drawing>
          <wp:inline distT="0" distB="0" distL="0" distR="0" wp14:anchorId="7C7D033F" wp14:editId="638D6949">
            <wp:extent cx="5396230" cy="2450465"/>
            <wp:effectExtent l="0" t="0" r="1270" b="635"/>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inline>
        </w:drawing>
      </w:r>
    </w:p>
    <w:p w14:paraId="6484EA7A" w14:textId="43A539E9" w:rsidR="009F14B1" w:rsidRDefault="00C42882" w:rsidP="00C42882">
      <w:pPr>
        <w:pStyle w:val="Descripcin"/>
        <w:pPrChange w:id="407" w:author="Juan Carlos de Alfonso Juliá" w:date="2020-04-08T20:39:00Z">
          <w:pPr/>
        </w:pPrChange>
      </w:pPr>
      <w:proofErr w:type="spellStart"/>
      <w:ins w:id="408" w:author="Juan Carlos de Alfonso Juliá" w:date="2020-04-08T20:39:00Z">
        <w:r>
          <w:t>Fig</w:t>
        </w:r>
        <w:proofErr w:type="spellEnd"/>
        <w:r>
          <w:t xml:space="preserve"> 7.</w:t>
        </w:r>
      </w:ins>
    </w:p>
    <w:p w14:paraId="4C06CCB1" w14:textId="51C84068" w:rsidR="009F14B1" w:rsidRDefault="009F14B1" w:rsidP="009F14B1"/>
    <w:p w14:paraId="0A5BC6B4" w14:textId="5709603B" w:rsidR="009F14B1" w:rsidRDefault="009F14B1" w:rsidP="009F14B1"/>
    <w:p w14:paraId="1DBDA61B" w14:textId="15FD7FAE" w:rsidR="009F14B1" w:rsidRDefault="009F14B1" w:rsidP="009F14B1"/>
    <w:p w14:paraId="68CC13A8" w14:textId="47C3585E" w:rsidR="0091575F" w:rsidRDefault="0091575F" w:rsidP="009F14B1"/>
    <w:p w14:paraId="2C21E43E" w14:textId="27DBEBDD" w:rsidR="0091575F" w:rsidRDefault="0091575F" w:rsidP="009F14B1">
      <w:r>
        <w:t xml:space="preserve">Como se aprecia en el diagrama anterior además de fijar las hélices de la forma explicada es necesario que los motores giren en distinto sentido. Para </w:t>
      </w:r>
      <w:r w:rsidR="00FF79CB">
        <w:t xml:space="preserve">poder realizar este </w:t>
      </w:r>
      <w:proofErr w:type="gramStart"/>
      <w:r w:rsidR="00FF79CB">
        <w:t>paso basta</w:t>
      </w:r>
      <w:proofErr w:type="gramEnd"/>
      <w:r w:rsidR="00FF79CB">
        <w:t xml:space="preserve"> con intercambiar los dos conectores VCC y GND que van del variador al motor como se ejemplifica en </w:t>
      </w:r>
      <w:r w:rsidR="00B32FC3">
        <w:t>el siguiente esquema</w:t>
      </w:r>
      <w:r w:rsidR="00BB658E">
        <w:t>:</w:t>
      </w:r>
      <w:ins w:id="409" w:author="JUAN FRANCISCO JIMENEZ CASTELLANOS" w:date="2020-03-21T11:21:00Z">
        <w:r w:rsidR="00497E78">
          <w:t xml:space="preserve"> (Lo dicho, </w:t>
        </w:r>
        <w:proofErr w:type="spellStart"/>
        <w:r w:rsidR="00497E78">
          <w:t>aseguraté</w:t>
        </w:r>
        <w:proofErr w:type="spellEnd"/>
        <w:r w:rsidR="00497E78">
          <w:t xml:space="preserve"> de que es as</w:t>
        </w:r>
      </w:ins>
      <w:ins w:id="410" w:author="JUAN FRANCISCO JIMENEZ CASTELLANOS" w:date="2020-03-21T11:22:00Z">
        <w:r w:rsidR="00497E78">
          <w:t>í y no como te lo he contado yo antes)</w:t>
        </w:r>
      </w:ins>
    </w:p>
    <w:p w14:paraId="291C8A4F" w14:textId="670C8861" w:rsidR="00B32FC3" w:rsidRDefault="00B32FC3" w:rsidP="009F14B1">
      <w:r>
        <w:rPr>
          <w:noProof/>
        </w:rPr>
        <mc:AlternateContent>
          <mc:Choice Requires="wps">
            <w:drawing>
              <wp:anchor distT="0" distB="0" distL="114300" distR="114300" simplePos="0" relativeHeight="251758592" behindDoc="0" locked="0" layoutInCell="1" allowOverlap="1" wp14:anchorId="3E8F98D9" wp14:editId="7E8F514B">
                <wp:simplePos x="0" y="0"/>
                <wp:positionH relativeFrom="column">
                  <wp:posOffset>4503851</wp:posOffset>
                </wp:positionH>
                <wp:positionV relativeFrom="paragraph">
                  <wp:posOffset>155196</wp:posOffset>
                </wp:positionV>
                <wp:extent cx="926965" cy="863546"/>
                <wp:effectExtent l="0" t="0" r="0" b="0"/>
                <wp:wrapNone/>
                <wp:docPr id="73" name="Flecha circular 73"/>
                <wp:cNvGraphicFramePr/>
                <a:graphic xmlns:a="http://schemas.openxmlformats.org/drawingml/2006/main">
                  <a:graphicData uri="http://schemas.microsoft.com/office/word/2010/wordprocessingShape">
                    <wps:wsp>
                      <wps:cNvSpPr/>
                      <wps:spPr>
                        <a:xfrm rot="5400000" flipH="1">
                          <a:off x="0" y="0"/>
                          <a:ext cx="926965" cy="863546"/>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4D80C" id="Flecha circular 73" o:spid="_x0000_s1026" style="position:absolute;margin-left:354.65pt;margin-top:12.2pt;width:73pt;height:68pt;rotation:-9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6965,86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" path="m53972,431773c53972,242347,206024,82204,409561,57261,606263,33156,793394,142622,853654,317041r50248,l819022,431773,688016,317041r48421,c678351,206384,544388,144495,409937,166203,266358,189384,161914,301217,161914,431773r-107942,xe" fillcolor="#4472c4 [3204]" strokecolor="#1f3763 [1604]" strokeweight="1pt">
                <v:stroke joinstyle="miter"/>
                <v:path arrowok="t" o:connecttype="custom" o:connectlocs="53972,431773;409561,57261;853654,317041;903902,317041;819022,431773;688016,317041;736437,317041;409937,166203;161914,431773;53972,431773" o:connectangles="0,0,0,0,0,0,0,0,0,0"/>
              </v:shape>
            </w:pict>
          </mc:Fallback>
        </mc:AlternateContent>
      </w:r>
    </w:p>
    <w:p w14:paraId="6C5B8B9D" w14:textId="6F597874" w:rsidR="00B32FC3" w:rsidRDefault="00B32FC3" w:rsidP="009F14B1">
      <w:r>
        <w:rPr>
          <w:noProof/>
        </w:rPr>
        <mc:AlternateContent>
          <mc:Choice Requires="wps">
            <w:drawing>
              <wp:anchor distT="0" distB="0" distL="114300" distR="114300" simplePos="0" relativeHeight="251756544" behindDoc="0" locked="0" layoutInCell="1" allowOverlap="1" wp14:anchorId="46CA590A" wp14:editId="1A626216">
                <wp:simplePos x="0" y="0"/>
                <wp:positionH relativeFrom="column">
                  <wp:posOffset>1753878</wp:posOffset>
                </wp:positionH>
                <wp:positionV relativeFrom="paragraph">
                  <wp:posOffset>7478</wp:posOffset>
                </wp:positionV>
                <wp:extent cx="829706" cy="817305"/>
                <wp:effectExtent l="0" t="0" r="0" b="14922"/>
                <wp:wrapNone/>
                <wp:docPr id="72" name="Flecha circular 72"/>
                <wp:cNvGraphicFramePr/>
                <a:graphic xmlns:a="http://schemas.openxmlformats.org/drawingml/2006/main">
                  <a:graphicData uri="http://schemas.microsoft.com/office/word/2010/wordprocessingShape">
                    <wps:wsp>
                      <wps:cNvSpPr/>
                      <wps:spPr>
                        <a:xfrm rot="5400000">
                          <a:off x="0" y="0"/>
                          <a:ext cx="829706" cy="817305"/>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367D0" id="Flecha circular 72" o:spid="_x0000_s1026" style="position:absolute;margin-left:138.1pt;margin-top:.6pt;width:65.35pt;height:64.35pt;rotation:9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706,81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" path="m51082,408653c51082,230396,184651,79365,364235,54561,542529,29935,712327,137217,763576,306873r48385,-1l727543,408652,607635,306872r47157,c605744,196661,484641,134735,363916,158132,241461,181864,153246,286766,153246,408652r-102164,1xe" fillcolor="#4472c4 [3204]" strokecolor="#1f3763 [1604]" strokeweight="1pt">
                <v:stroke joinstyle="miter"/>
                <v:path arrowok="t" o:connecttype="custom" o:connectlocs="51082,408653;364235,54561;763576,306873;811961,306872;727543,408652;607635,306872;654792,306872;363916,158132;153246,408652;51082,408653" o:connectangles="0,0,0,0,0,0,0,0,0,0"/>
              </v:shape>
            </w:pict>
          </mc:Fallback>
        </mc:AlternateContent>
      </w:r>
      <w:r>
        <w:rPr>
          <w:noProof/>
        </w:rPr>
        <mc:AlternateContent>
          <mc:Choice Requires="wps">
            <w:drawing>
              <wp:anchor distT="0" distB="0" distL="114300" distR="114300" simplePos="0" relativeHeight="251746304" behindDoc="0" locked="0" layoutInCell="1" allowOverlap="1" wp14:anchorId="77E2C673" wp14:editId="021B06CB">
                <wp:simplePos x="0" y="0"/>
                <wp:positionH relativeFrom="column">
                  <wp:posOffset>4501975</wp:posOffset>
                </wp:positionH>
                <wp:positionV relativeFrom="paragraph">
                  <wp:posOffset>98425</wp:posOffset>
                </wp:positionV>
                <wp:extent cx="591671" cy="586781"/>
                <wp:effectExtent l="0" t="0" r="18415" b="10160"/>
                <wp:wrapNone/>
                <wp:docPr id="64" name="Elipse 64"/>
                <wp:cNvGraphicFramePr/>
                <a:graphic xmlns:a="http://schemas.openxmlformats.org/drawingml/2006/main">
                  <a:graphicData uri="http://schemas.microsoft.com/office/word/2010/wordprocessingShape">
                    <wps:wsp>
                      <wps:cNvSpPr/>
                      <wps:spPr>
                        <a:xfrm>
                          <a:off x="0" y="0"/>
                          <a:ext cx="591671" cy="5867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0705C" w14:textId="77777777" w:rsidR="006F75D9" w:rsidRPr="00B32FC3" w:rsidRDefault="006F75D9" w:rsidP="00B32FC3">
                            <w:pPr>
                              <w:jc w:val="center"/>
                              <w:rPr>
                                <w:sz w:val="12"/>
                                <w:szCs w:val="12"/>
                              </w:rPr>
                            </w:pPr>
                            <w:r>
                              <w:rPr>
                                <w:sz w:val="12"/>
                                <w:szCs w:val="12"/>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2C673" id="Elipse 64" o:spid="_x0000_s1039" style="position:absolute;margin-left:354.5pt;margin-top:7.75pt;width:46.6pt;height:4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" fillcolor="#4472c4 [3204]" strokecolor="#1f3763 [1604]" strokeweight="1pt">
                <v:stroke joinstyle="miter"/>
                <v:textbox>
                  <w:txbxContent>
                    <w:p w14:paraId="1D00705C" w14:textId="77777777" w:rsidR="006F75D9" w:rsidRPr="00B32FC3" w:rsidRDefault="006F75D9" w:rsidP="00B32FC3">
                      <w:pPr>
                        <w:jc w:val="center"/>
                        <w:rPr>
                          <w:sz w:val="12"/>
                          <w:szCs w:val="12"/>
                        </w:rPr>
                      </w:pPr>
                      <w:r>
                        <w:rPr>
                          <w:sz w:val="12"/>
                          <w:szCs w:val="12"/>
                        </w:rPr>
                        <w:t>Motor</w:t>
                      </w:r>
                    </w:p>
                  </w:txbxContent>
                </v:textbox>
              </v:oval>
            </w:pict>
          </mc:Fallback>
        </mc:AlternateContent>
      </w:r>
      <w:r>
        <w:rPr>
          <w:noProof/>
        </w:rPr>
        <mc:AlternateContent>
          <mc:Choice Requires="wps">
            <w:drawing>
              <wp:anchor distT="0" distB="0" distL="114300" distR="114300" simplePos="0" relativeHeight="251744256" behindDoc="0" locked="0" layoutInCell="1" allowOverlap="1" wp14:anchorId="3C696833" wp14:editId="7243A7A3">
                <wp:simplePos x="0" y="0"/>
                <wp:positionH relativeFrom="column">
                  <wp:posOffset>3126740</wp:posOffset>
                </wp:positionH>
                <wp:positionV relativeFrom="paragraph">
                  <wp:posOffset>172725</wp:posOffset>
                </wp:positionV>
                <wp:extent cx="840740" cy="440055"/>
                <wp:effectExtent l="0" t="0" r="10160" b="17145"/>
                <wp:wrapNone/>
                <wp:docPr id="63" name="Rectángulo redondeado 63"/>
                <wp:cNvGraphicFramePr/>
                <a:graphic xmlns:a="http://schemas.openxmlformats.org/drawingml/2006/main">
                  <a:graphicData uri="http://schemas.microsoft.com/office/word/2010/wordprocessingShape">
                    <wps:wsp>
                      <wps:cNvSpPr/>
                      <wps:spPr>
                        <a:xfrm>
                          <a:off x="0" y="0"/>
                          <a:ext cx="840740" cy="4400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8980D15" w14:textId="77777777" w:rsidR="006F75D9" w:rsidRDefault="006F75D9" w:rsidP="00B32FC3">
                            <w:pPr>
                              <w:jc w:val="center"/>
                            </w:pPr>
                            <w:r>
                              <w:t>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96833" id="Rectángulo redondeado 63" o:spid="_x0000_s1040" style="position:absolute;margin-left:246.2pt;margin-top:13.6pt;width:66.2pt;height:34.6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" fillcolor="#70ad47 [3209]" strokecolor="#375623 [1609]" strokeweight="1pt">
                <v:stroke joinstyle="miter"/>
                <v:textbox>
                  <w:txbxContent>
                    <w:p w14:paraId="18980D15" w14:textId="77777777" w:rsidR="006F75D9" w:rsidRDefault="006F75D9" w:rsidP="00B32FC3">
                      <w:pPr>
                        <w:jc w:val="center"/>
                      </w:pPr>
                      <w:r>
                        <w:t>ESC</w:t>
                      </w:r>
                    </w:p>
                  </w:txbxContent>
                </v:textbox>
              </v:roundrect>
            </w:pict>
          </mc:Fallback>
        </mc:AlternateContent>
      </w:r>
      <w:r>
        <w:rPr>
          <w:noProof/>
        </w:rPr>
        <mc:AlternateContent>
          <mc:Choice Requires="wps">
            <w:drawing>
              <wp:anchor distT="0" distB="0" distL="114300" distR="114300" simplePos="0" relativeHeight="251742208" behindDoc="0" locked="0" layoutInCell="1" allowOverlap="1" wp14:anchorId="116F45C6" wp14:editId="449F9F41">
                <wp:simplePos x="0" y="0"/>
                <wp:positionH relativeFrom="column">
                  <wp:posOffset>1625532</wp:posOffset>
                </wp:positionH>
                <wp:positionV relativeFrom="paragraph">
                  <wp:posOffset>122555</wp:posOffset>
                </wp:positionV>
                <wp:extent cx="591671" cy="586781"/>
                <wp:effectExtent l="0" t="0" r="18415" b="10160"/>
                <wp:wrapNone/>
                <wp:docPr id="62" name="Elipse 62"/>
                <wp:cNvGraphicFramePr/>
                <a:graphic xmlns:a="http://schemas.openxmlformats.org/drawingml/2006/main">
                  <a:graphicData uri="http://schemas.microsoft.com/office/word/2010/wordprocessingShape">
                    <wps:wsp>
                      <wps:cNvSpPr/>
                      <wps:spPr>
                        <a:xfrm>
                          <a:off x="0" y="0"/>
                          <a:ext cx="591671" cy="5867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8C02C" w14:textId="72BE9218" w:rsidR="006F75D9" w:rsidRPr="00B32FC3" w:rsidRDefault="006F75D9" w:rsidP="00B32FC3">
                            <w:pPr>
                              <w:jc w:val="center"/>
                              <w:rPr>
                                <w:sz w:val="12"/>
                                <w:szCs w:val="12"/>
                              </w:rPr>
                            </w:pPr>
                            <w:r>
                              <w:rPr>
                                <w:sz w:val="12"/>
                                <w:szCs w:val="12"/>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F45C6" id="Elipse 62" o:spid="_x0000_s1041" style="position:absolute;margin-left:128pt;margin-top:9.65pt;width:46.6pt;height:46.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" fillcolor="#4472c4 [3204]" strokecolor="#1f3763 [1604]" strokeweight="1pt">
                <v:stroke joinstyle="miter"/>
                <v:textbox>
                  <w:txbxContent>
                    <w:p w14:paraId="2498C02C" w14:textId="72BE9218" w:rsidR="006F75D9" w:rsidRPr="00B32FC3" w:rsidRDefault="006F75D9" w:rsidP="00B32FC3">
                      <w:pPr>
                        <w:jc w:val="center"/>
                        <w:rPr>
                          <w:sz w:val="12"/>
                          <w:szCs w:val="12"/>
                        </w:rPr>
                      </w:pPr>
                      <w:r>
                        <w:rPr>
                          <w:sz w:val="12"/>
                          <w:szCs w:val="12"/>
                        </w:rPr>
                        <w:t>Motor</w:t>
                      </w:r>
                    </w:p>
                  </w:txbxContent>
                </v:textbox>
              </v:oval>
            </w:pict>
          </mc:Fallback>
        </mc:AlternateContent>
      </w:r>
    </w:p>
    <w:p w14:paraId="3EF8C588" w14:textId="39B74725" w:rsidR="00B32FC3" w:rsidRDefault="00B32FC3" w:rsidP="009F14B1">
      <w:r>
        <w:rPr>
          <w:noProof/>
        </w:rPr>
        <mc:AlternateContent>
          <mc:Choice Requires="wps">
            <w:drawing>
              <wp:anchor distT="0" distB="0" distL="114300" distR="114300" simplePos="0" relativeHeight="251755520" behindDoc="0" locked="0" layoutInCell="1" allowOverlap="1" wp14:anchorId="3D2522FD" wp14:editId="3F9209D3">
                <wp:simplePos x="0" y="0"/>
                <wp:positionH relativeFrom="column">
                  <wp:posOffset>3968373</wp:posOffset>
                </wp:positionH>
                <wp:positionV relativeFrom="paragraph">
                  <wp:posOffset>96110</wp:posOffset>
                </wp:positionV>
                <wp:extent cx="547416" cy="219048"/>
                <wp:effectExtent l="0" t="12700" r="11430" b="22860"/>
                <wp:wrapNone/>
                <wp:docPr id="70" name="Conector curvado 70"/>
                <wp:cNvGraphicFramePr/>
                <a:graphic xmlns:a="http://schemas.openxmlformats.org/drawingml/2006/main">
                  <a:graphicData uri="http://schemas.microsoft.com/office/word/2010/wordprocessingShape">
                    <wps:wsp>
                      <wps:cNvCnPr/>
                      <wps:spPr>
                        <a:xfrm flipV="1">
                          <a:off x="0" y="0"/>
                          <a:ext cx="547416" cy="219048"/>
                        </a:xfrm>
                        <a:prstGeom prst="curved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7EA7F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0" o:spid="_x0000_s1026" type="#_x0000_t38" style="position:absolute;margin-left:312.45pt;margin-top:7.55pt;width:43.1pt;height:17.2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" adj="10800" strokecolor="black [3213]" strokeweight="1.5pt">
                <v:stroke joinstyle="miter"/>
              </v:shape>
            </w:pict>
          </mc:Fallback>
        </mc:AlternateContent>
      </w:r>
      <w:r>
        <w:rPr>
          <w:noProof/>
        </w:rPr>
        <mc:AlternateContent>
          <mc:Choice Requires="wps">
            <w:drawing>
              <wp:anchor distT="0" distB="0" distL="114300" distR="114300" simplePos="0" relativeHeight="251754496" behindDoc="0" locked="0" layoutInCell="1" allowOverlap="1" wp14:anchorId="4AEB3754" wp14:editId="03A4F0A0">
                <wp:simplePos x="0" y="0"/>
                <wp:positionH relativeFrom="column">
                  <wp:posOffset>3968373</wp:posOffset>
                </wp:positionH>
                <wp:positionV relativeFrom="paragraph">
                  <wp:posOffset>80827</wp:posOffset>
                </wp:positionV>
                <wp:extent cx="570340" cy="280178"/>
                <wp:effectExtent l="0" t="12700" r="1270" b="24765"/>
                <wp:wrapNone/>
                <wp:docPr id="69" name="Conector curvado 69"/>
                <wp:cNvGraphicFramePr/>
                <a:graphic xmlns:a="http://schemas.openxmlformats.org/drawingml/2006/main">
                  <a:graphicData uri="http://schemas.microsoft.com/office/word/2010/wordprocessingShape">
                    <wps:wsp>
                      <wps:cNvCnPr/>
                      <wps:spPr>
                        <a:xfrm>
                          <a:off x="0" y="0"/>
                          <a:ext cx="570340" cy="280178"/>
                        </a:xfrm>
                        <a:prstGeom prst="curved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E4540" id="Conector curvado 69" o:spid="_x0000_s1026" type="#_x0000_t38" style="position:absolute;margin-left:312.45pt;margin-top:6.35pt;width:44.9pt;height:22.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" adj="10800" strokecolor="red" strokeweight="1.5pt">
                <v:stroke joinstyle="miter"/>
              </v:shape>
            </w:pict>
          </mc:Fallback>
        </mc:AlternateContent>
      </w:r>
      <w:r>
        <w:rPr>
          <w:noProof/>
        </w:rPr>
        <mc:AlternateContent>
          <mc:Choice Requires="wps">
            <w:drawing>
              <wp:anchor distT="0" distB="0" distL="114300" distR="114300" simplePos="0" relativeHeight="251753472" behindDoc="0" locked="0" layoutInCell="1" allowOverlap="1" wp14:anchorId="2A95927F" wp14:editId="195F7F6F">
                <wp:simplePos x="0" y="0"/>
                <wp:positionH relativeFrom="column">
                  <wp:posOffset>3967567</wp:posOffset>
                </wp:positionH>
                <wp:positionV relativeFrom="paragraph">
                  <wp:posOffset>200704</wp:posOffset>
                </wp:positionV>
                <wp:extent cx="523240" cy="0"/>
                <wp:effectExtent l="0" t="12700" r="22860" b="12700"/>
                <wp:wrapNone/>
                <wp:docPr id="68" name="Conector recto 68"/>
                <wp:cNvGraphicFramePr/>
                <a:graphic xmlns:a="http://schemas.openxmlformats.org/drawingml/2006/main">
                  <a:graphicData uri="http://schemas.microsoft.com/office/word/2010/wordprocessingShape">
                    <wps:wsp>
                      <wps:cNvCnPr/>
                      <wps:spPr>
                        <a:xfrm>
                          <a:off x="0" y="0"/>
                          <a:ext cx="5232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133E65" id="Conector recto 68"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312.4pt,15.8pt" to="353.6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751424" behindDoc="0" locked="0" layoutInCell="1" allowOverlap="1" wp14:anchorId="1827F844" wp14:editId="33ADFF6F">
                <wp:simplePos x="0" y="0"/>
                <wp:positionH relativeFrom="column">
                  <wp:posOffset>1101725</wp:posOffset>
                </wp:positionH>
                <wp:positionV relativeFrom="paragraph">
                  <wp:posOffset>238760</wp:posOffset>
                </wp:positionV>
                <wp:extent cx="523240" cy="0"/>
                <wp:effectExtent l="0" t="12700" r="22860" b="12700"/>
                <wp:wrapNone/>
                <wp:docPr id="67" name="Conector recto 67"/>
                <wp:cNvGraphicFramePr/>
                <a:graphic xmlns:a="http://schemas.openxmlformats.org/drawingml/2006/main">
                  <a:graphicData uri="http://schemas.microsoft.com/office/word/2010/wordprocessingShape">
                    <wps:wsp>
                      <wps:cNvCnPr/>
                      <wps:spPr>
                        <a:xfrm>
                          <a:off x="0" y="0"/>
                          <a:ext cx="5232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66424B" id="Conector recto 6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86.75pt,18.8pt" to="12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45AB7267" wp14:editId="270A8565">
                <wp:simplePos x="0" y="0"/>
                <wp:positionH relativeFrom="column">
                  <wp:posOffset>1102360</wp:posOffset>
                </wp:positionH>
                <wp:positionV relativeFrom="paragraph">
                  <wp:posOffset>314960</wp:posOffset>
                </wp:positionV>
                <wp:extent cx="523240" cy="0"/>
                <wp:effectExtent l="0" t="12700" r="22860" b="12700"/>
                <wp:wrapNone/>
                <wp:docPr id="66" name="Conector recto 66"/>
                <wp:cNvGraphicFramePr/>
                <a:graphic xmlns:a="http://schemas.openxmlformats.org/drawingml/2006/main">
                  <a:graphicData uri="http://schemas.microsoft.com/office/word/2010/wordprocessingShape">
                    <wps:wsp>
                      <wps:cNvCnPr/>
                      <wps:spPr>
                        <a:xfrm>
                          <a:off x="0" y="0"/>
                          <a:ext cx="5232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CA9FCF" id="Conector recto 66"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86.8pt,24.8pt" to="128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" strokecolor="black [3213]" strokeweight="1.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2F9F8407" wp14:editId="54E88C19">
                <wp:simplePos x="0" y="0"/>
                <wp:positionH relativeFrom="column">
                  <wp:posOffset>1101725</wp:posOffset>
                </wp:positionH>
                <wp:positionV relativeFrom="paragraph">
                  <wp:posOffset>167640</wp:posOffset>
                </wp:positionV>
                <wp:extent cx="523240" cy="0"/>
                <wp:effectExtent l="0" t="12700" r="22860" b="12700"/>
                <wp:wrapNone/>
                <wp:docPr id="65" name="Conector recto 65"/>
                <wp:cNvGraphicFramePr/>
                <a:graphic xmlns:a="http://schemas.openxmlformats.org/drawingml/2006/main">
                  <a:graphicData uri="http://schemas.microsoft.com/office/word/2010/wordprocessingShape">
                    <wps:wsp>
                      <wps:cNvCnPr/>
                      <wps:spPr>
                        <a:xfrm>
                          <a:off x="0" y="0"/>
                          <a:ext cx="5232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590F61" id="Conector recto 65"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86.75pt,13.2pt" to="127.9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" strokecolor="red" strokeweight="1.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067585C4" wp14:editId="388792DD">
                <wp:simplePos x="0" y="0"/>
                <wp:positionH relativeFrom="column">
                  <wp:posOffset>261343</wp:posOffset>
                </wp:positionH>
                <wp:positionV relativeFrom="paragraph">
                  <wp:posOffset>16583</wp:posOffset>
                </wp:positionV>
                <wp:extent cx="841052" cy="440085"/>
                <wp:effectExtent l="0" t="0" r="10160" b="17145"/>
                <wp:wrapNone/>
                <wp:docPr id="61" name="Rectángulo redondeado 61"/>
                <wp:cNvGraphicFramePr/>
                <a:graphic xmlns:a="http://schemas.openxmlformats.org/drawingml/2006/main">
                  <a:graphicData uri="http://schemas.microsoft.com/office/word/2010/wordprocessingShape">
                    <wps:wsp>
                      <wps:cNvSpPr/>
                      <wps:spPr>
                        <a:xfrm>
                          <a:off x="0" y="0"/>
                          <a:ext cx="841052" cy="44008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4C33D5" w14:textId="634A4A39" w:rsidR="006F75D9" w:rsidRDefault="006F75D9" w:rsidP="00B32FC3">
                            <w:pPr>
                              <w:jc w:val="center"/>
                            </w:pPr>
                            <w:r>
                              <w:t>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7585C4" id="Rectángulo redondeado 61" o:spid="_x0000_s1042" style="position:absolute;margin-left:20.6pt;margin-top:1.3pt;width:66.2pt;height:34.6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" fillcolor="#70ad47 [3209]" strokecolor="#375623 [1609]" strokeweight="1pt">
                <v:stroke joinstyle="miter"/>
                <v:textbox>
                  <w:txbxContent>
                    <w:p w14:paraId="3E4C33D5" w14:textId="634A4A39" w:rsidR="006F75D9" w:rsidRDefault="006F75D9" w:rsidP="00B32FC3">
                      <w:pPr>
                        <w:jc w:val="center"/>
                      </w:pPr>
                      <w:r>
                        <w:t>ESC</w:t>
                      </w:r>
                    </w:p>
                  </w:txbxContent>
                </v:textbox>
              </v:roundrect>
            </w:pict>
          </mc:Fallback>
        </mc:AlternateContent>
      </w:r>
    </w:p>
    <w:p w14:paraId="3D788620" w14:textId="77777777" w:rsidR="00B32FC3" w:rsidRDefault="00B32FC3" w:rsidP="00FB0F7E">
      <w:pPr>
        <w:pStyle w:val="TtuloTDC"/>
      </w:pPr>
    </w:p>
    <w:p w14:paraId="46A91882" w14:textId="3C758820" w:rsidR="00B32FC3" w:rsidRDefault="00456515">
      <w:pPr>
        <w:pStyle w:val="Ttulo2"/>
        <w:pPrChange w:id="411" w:author="Juan Carlos de Alfonso Juliá" w:date="2020-04-08T11:47:00Z">
          <w:pPr>
            <w:pStyle w:val="Ttulo1"/>
          </w:pPr>
        </w:pPrChange>
      </w:pPr>
      <w:bookmarkStart w:id="412" w:name="_Toc37271271"/>
      <w:ins w:id="413" w:author="Juan Carlos de Alfonso Juliá" w:date="2020-04-08T11:47:00Z">
        <w:r>
          <w:t xml:space="preserve">2.2.3 </w:t>
        </w:r>
      </w:ins>
      <w:r w:rsidR="002C3BDD">
        <w:t>Colocación del resto de componentes</w:t>
      </w:r>
      <w:bookmarkEnd w:id="412"/>
    </w:p>
    <w:p w14:paraId="19DB6C07" w14:textId="11CC1679" w:rsidR="002C3BDD" w:rsidRDefault="002C3BDD" w:rsidP="002C3BDD"/>
    <w:p w14:paraId="0DCD7225" w14:textId="112432C7" w:rsidR="002C3BDD" w:rsidRDefault="002C3BDD" w:rsidP="002C3BDD">
      <w:r>
        <w:t>Una vez instalados los motores y variadores, la colocación del resto de componentes es trivial y no necesita apenas explicación.</w:t>
      </w:r>
    </w:p>
    <w:p w14:paraId="002AA745" w14:textId="037266BD" w:rsidR="002C3BDD" w:rsidRDefault="002C3BDD" w:rsidP="002C3BDD">
      <w:r>
        <w:t>El primer paso es colocar la funda de la Navio2 y la Raspberry y atornillarla colocando los soportes de goma, a continuación:</w:t>
      </w:r>
    </w:p>
    <w:p w14:paraId="56DC23F2" w14:textId="21D5D436" w:rsidR="002C3BDD" w:rsidRDefault="002C3BDD" w:rsidP="002C3BDD">
      <w:pPr>
        <w:pStyle w:val="Prrafodelista"/>
        <w:numPr>
          <w:ilvl w:val="0"/>
          <w:numId w:val="2"/>
        </w:numPr>
      </w:pPr>
      <w:r>
        <w:lastRenderedPageBreak/>
        <w:t>Conectamos la cámara usando el cable plano colocándola en el puerto CSI de la Raspberry y la atornillamos junto al soporte impreso.</w:t>
      </w:r>
    </w:p>
    <w:p w14:paraId="156A08DC" w14:textId="3400951F" w:rsidR="002C3BDD" w:rsidRDefault="002C3BDD" w:rsidP="002C3BDD">
      <w:pPr>
        <w:pStyle w:val="Prrafodelista"/>
        <w:numPr>
          <w:ilvl w:val="0"/>
          <w:numId w:val="2"/>
        </w:numPr>
      </w:pPr>
      <w:r>
        <w:t>El segundo paso es conectar la antena GPS a la parte superior de la placa haciendo un poco de presión en el hueco de la funda usado para este propósito.</w:t>
      </w:r>
    </w:p>
    <w:p w14:paraId="15658761" w14:textId="462A41DD" w:rsidR="002C3BDD" w:rsidRDefault="002C3BDD" w:rsidP="002C3BDD">
      <w:pPr>
        <w:pStyle w:val="Prrafodelista"/>
        <w:numPr>
          <w:ilvl w:val="0"/>
          <w:numId w:val="2"/>
        </w:numPr>
      </w:pPr>
      <w:r>
        <w:t>Conectamos la salida de 5V del módulo de potencia a la placa Navio2.</w:t>
      </w:r>
    </w:p>
    <w:p w14:paraId="5E2D981F" w14:textId="52F48AFE" w:rsidR="00E27C9F" w:rsidRDefault="00E27C9F" w:rsidP="002C3BDD">
      <w:pPr>
        <w:pStyle w:val="Prrafodelista"/>
        <w:numPr>
          <w:ilvl w:val="0"/>
          <w:numId w:val="2"/>
        </w:numPr>
      </w:pPr>
      <w:r>
        <w:t xml:space="preserve">Conectamos las salidas GPIO de los variadores a la placa </w:t>
      </w:r>
      <w:proofErr w:type="spellStart"/>
      <w:r>
        <w:t>Navio</w:t>
      </w:r>
      <w:proofErr w:type="spellEnd"/>
      <w:r>
        <w:t xml:space="preserve"> usando cualquier puerto del 1 al 14. Por comodidad se han usado los puertos </w:t>
      </w:r>
      <w:r w:rsidR="00C46CE6">
        <w:t>1</w:t>
      </w:r>
      <w:r>
        <w:t>,</w:t>
      </w:r>
      <w:r w:rsidR="00C46CE6">
        <w:t>3,11</w:t>
      </w:r>
      <w:r>
        <w:t xml:space="preserve"> y </w:t>
      </w:r>
      <w:ins w:id="414" w:author="JUAN FRANCISCO JIMENEZ CASTELLANOS" w:date="2020-03-21T11:23:00Z">
        <w:r w:rsidR="00497E78">
          <w:t>falta uno</w:t>
        </w:r>
      </w:ins>
      <w:r>
        <w:t>.</w:t>
      </w:r>
    </w:p>
    <w:p w14:paraId="79E8BA31" w14:textId="53692921" w:rsidR="002C3BDD" w:rsidRDefault="002C3BDD" w:rsidP="002C3BDD"/>
    <w:p w14:paraId="045BCA9B" w14:textId="104CA0D2" w:rsidR="002C3BDD" w:rsidRPr="002C3BDD" w:rsidRDefault="002C3BDD" w:rsidP="002C3BDD">
      <w:r>
        <w:t xml:space="preserve">Una vez que se han realizado todos los pasos anteriores </w:t>
      </w:r>
      <w:r w:rsidR="00571E60">
        <w:t>la parte de construcción del dron ha finalizado obteniendo un diseño semejante al de la</w:t>
      </w:r>
      <w:ins w:id="415" w:author="Juan Carlos de Alfonso Juliá" w:date="2020-04-08T11:28:00Z">
        <w:r w:rsidR="00CD5219">
          <w:t>s</w:t>
        </w:r>
      </w:ins>
      <w:r w:rsidR="00571E60">
        <w:t xml:space="preserve"> </w:t>
      </w:r>
      <w:commentRangeStart w:id="416"/>
      <w:r w:rsidR="00571E60">
        <w:t>figura</w:t>
      </w:r>
      <w:ins w:id="417" w:author="Juan Carlos de Alfonso Juliá" w:date="2020-04-08T11:28:00Z">
        <w:r w:rsidR="00CD5219">
          <w:t>s</w:t>
        </w:r>
      </w:ins>
      <w:r w:rsidR="00571E60">
        <w:t xml:space="preserve"> </w:t>
      </w:r>
      <w:del w:id="418" w:author="Juan Carlos de Alfonso Juliá" w:date="2020-04-08T20:40:00Z">
        <w:r w:rsidR="00571E60" w:rsidDel="00EC697B">
          <w:delText>x.x</w:delText>
        </w:r>
      </w:del>
      <w:ins w:id="419" w:author="Juan Carlos de Alfonso Juliá" w:date="2020-04-08T20:40:00Z">
        <w:r w:rsidR="00EC697B">
          <w:t>8</w:t>
        </w:r>
      </w:ins>
      <w:del w:id="420" w:author="Juan Carlos de Alfonso Juliá" w:date="2020-04-08T20:40:00Z">
        <w:r w:rsidR="00571E60" w:rsidDel="00EC697B">
          <w:delText>.</w:delText>
        </w:r>
      </w:del>
      <w:r w:rsidR="00571E60">
        <w:t xml:space="preserve"> </w:t>
      </w:r>
      <w:commentRangeEnd w:id="416"/>
      <w:r w:rsidR="00FE628A">
        <w:rPr>
          <w:rStyle w:val="Refdecomentario"/>
        </w:rPr>
        <w:commentReference w:id="416"/>
      </w:r>
      <w:ins w:id="421" w:author="Juan Carlos de Alfonso Juliá" w:date="2020-04-08T11:28:00Z">
        <w:r w:rsidR="00CD5219">
          <w:t xml:space="preserve"> y </w:t>
        </w:r>
      </w:ins>
      <w:ins w:id="422" w:author="Juan Carlos de Alfonso Juliá" w:date="2020-04-08T20:40:00Z">
        <w:r w:rsidR="00EC697B">
          <w:t>9</w:t>
        </w:r>
      </w:ins>
      <w:ins w:id="423" w:author="Juan Carlos de Alfonso Juliá" w:date="2020-04-08T11:28:00Z">
        <w:r w:rsidR="00CD5219">
          <w:t xml:space="preserve"> </w:t>
        </w:r>
      </w:ins>
      <w:r w:rsidR="00571E60">
        <w:t xml:space="preserve">que es </w:t>
      </w:r>
      <w:r w:rsidR="00B307F8">
        <w:t>mi</w:t>
      </w:r>
      <w:r w:rsidR="00571E60">
        <w:t xml:space="preserve"> prototipo construido en este proyecto y </w:t>
      </w:r>
      <w:r w:rsidR="00F427BF">
        <w:t>e</w:t>
      </w:r>
      <w:r w:rsidR="00571E60">
        <w:t xml:space="preserve">l que posteriormente usaremos para el resto de </w:t>
      </w:r>
      <w:proofErr w:type="gramStart"/>
      <w:r w:rsidR="00571E60">
        <w:t>etapas</w:t>
      </w:r>
      <w:proofErr w:type="gramEnd"/>
      <w:r w:rsidR="00571E60">
        <w:t>.</w:t>
      </w:r>
    </w:p>
    <w:p w14:paraId="7ABD244B" w14:textId="7584B5D3" w:rsidR="00B32FC3" w:rsidRDefault="00B32FC3" w:rsidP="00CD5219">
      <w:pPr>
        <w:rPr>
          <w:ins w:id="424" w:author="Juan Carlos de Alfonso Juliá" w:date="2020-04-08T11:28:00Z"/>
        </w:rPr>
      </w:pPr>
    </w:p>
    <w:p w14:paraId="7F404F71" w14:textId="6E247042" w:rsidR="00CD5219" w:rsidRPr="00CD5219" w:rsidRDefault="00EC4274">
      <w:pPr>
        <w:pPrChange w:id="425" w:author="Juan Carlos de Alfonso Juliá" w:date="2020-04-08T11:28:00Z">
          <w:pPr>
            <w:pStyle w:val="TtuloTDC"/>
          </w:pPr>
        </w:pPrChange>
      </w:pPr>
      <w:ins w:id="426" w:author="Juan Carlos de Alfonso Juliá" w:date="2020-04-08T11:41:00Z">
        <w:r>
          <w:rPr>
            <w:noProof/>
          </w:rPr>
          <mc:AlternateContent>
            <mc:Choice Requires="wps">
              <w:drawing>
                <wp:anchor distT="0" distB="0" distL="114300" distR="114300" simplePos="0" relativeHeight="251808768" behindDoc="0" locked="0" layoutInCell="1" allowOverlap="1" wp14:anchorId="75F234D7" wp14:editId="79CAAA68">
                  <wp:simplePos x="0" y="0"/>
                  <wp:positionH relativeFrom="column">
                    <wp:posOffset>5280220</wp:posOffset>
                  </wp:positionH>
                  <wp:positionV relativeFrom="paragraph">
                    <wp:posOffset>7013085</wp:posOffset>
                  </wp:positionV>
                  <wp:extent cx="1070708" cy="367324"/>
                  <wp:effectExtent l="0" t="0" r="8890" b="13970"/>
                  <wp:wrapNone/>
                  <wp:docPr id="98" name="Cuadro de texto 98"/>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EFCE9F9" w14:textId="614583A8" w:rsidR="006F75D9" w:rsidRDefault="006F75D9" w:rsidP="00EC4274">
                              <w:ins w:id="427" w:author="Juan Carlos de Alfonso Juliá" w:date="2020-04-08T11:41:00Z">
                                <w:r>
                                  <w:t>Variadores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234D7" id="Cuadro de texto 98" o:spid="_x0000_s1043" type="#_x0000_t202" style="position:absolute;margin-left:415.75pt;margin-top:552.2pt;width:84.3pt;height:28.9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DpcVQIAALI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" fillcolor="white [3201]" strokeweight=".5pt">
                  <v:textbox>
                    <w:txbxContent>
                      <w:p w14:paraId="4EFCE9F9" w14:textId="614583A8" w:rsidR="006F75D9" w:rsidRDefault="006F75D9" w:rsidP="00EC4274">
                        <w:ins w:id="428" w:author="Juan Carlos de Alfonso Juliá" w:date="2020-04-08T11:41:00Z">
                          <w:r>
                            <w:t>Variadores</w:t>
                          </w:r>
                        </w:ins>
                      </w:p>
                    </w:txbxContent>
                  </v:textbox>
                </v:shape>
              </w:pict>
            </mc:Fallback>
          </mc:AlternateContent>
        </w:r>
      </w:ins>
      <w:ins w:id="429" w:author="Juan Carlos de Alfonso Juliá" w:date="2020-04-08T11:34:00Z">
        <w:r>
          <w:rPr>
            <w:noProof/>
          </w:rPr>
          <mc:AlternateContent>
            <mc:Choice Requires="wps">
              <w:drawing>
                <wp:anchor distT="0" distB="0" distL="114300" distR="114300" simplePos="0" relativeHeight="251789312" behindDoc="0" locked="0" layoutInCell="1" allowOverlap="1" wp14:anchorId="7DDE5FD9" wp14:editId="0D62AFB1">
                  <wp:simplePos x="0" y="0"/>
                  <wp:positionH relativeFrom="column">
                    <wp:posOffset>89241</wp:posOffset>
                  </wp:positionH>
                  <wp:positionV relativeFrom="paragraph">
                    <wp:posOffset>7103891</wp:posOffset>
                  </wp:positionV>
                  <wp:extent cx="5190343" cy="110831"/>
                  <wp:effectExtent l="12700" t="63500" r="17145" b="16510"/>
                  <wp:wrapNone/>
                  <wp:docPr id="86" name="Conector recto de flecha 86"/>
                  <wp:cNvGraphicFramePr/>
                  <a:graphic xmlns:a="http://schemas.openxmlformats.org/drawingml/2006/main">
                    <a:graphicData uri="http://schemas.microsoft.com/office/word/2010/wordprocessingShape">
                      <wps:wsp>
                        <wps:cNvCnPr/>
                        <wps:spPr>
                          <a:xfrm flipH="1" flipV="1">
                            <a:off x="0" y="0"/>
                            <a:ext cx="5190343" cy="110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E9F94" id="_x0000_t32" coordsize="21600,21600" o:spt="32" o:oned="t" path="m,l21600,21600e" filled="f">
                  <v:path arrowok="t" fillok="f" o:connecttype="none"/>
                  <o:lock v:ext="edit" shapetype="t"/>
                </v:shapetype>
                <v:shape id="Conector recto de flecha 86" o:spid="_x0000_s1026" type="#_x0000_t32" style="position:absolute;margin-left:7.05pt;margin-top:559.35pt;width:408.7pt;height:8.7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76DD78CA" wp14:editId="1C938592">
                  <wp:simplePos x="0" y="0"/>
                  <wp:positionH relativeFrom="column">
                    <wp:posOffset>2892034</wp:posOffset>
                  </wp:positionH>
                  <wp:positionV relativeFrom="paragraph">
                    <wp:posOffset>7025884</wp:posOffset>
                  </wp:positionV>
                  <wp:extent cx="2389554" cy="186446"/>
                  <wp:effectExtent l="0" t="50800" r="10795" b="17145"/>
                  <wp:wrapNone/>
                  <wp:docPr id="85" name="Conector recto de flecha 85"/>
                  <wp:cNvGraphicFramePr/>
                  <a:graphic xmlns:a="http://schemas.openxmlformats.org/drawingml/2006/main">
                    <a:graphicData uri="http://schemas.microsoft.com/office/word/2010/wordprocessingShape">
                      <wps:wsp>
                        <wps:cNvCnPr/>
                        <wps:spPr>
                          <a:xfrm flipH="1" flipV="1">
                            <a:off x="0" y="0"/>
                            <a:ext cx="2389554" cy="18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3901" id="Conector recto de flecha 85" o:spid="_x0000_s1026" type="#_x0000_t32" style="position:absolute;margin-left:227.7pt;margin-top:553.2pt;width:188.15pt;height:14.7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" strokecolor="#4472c4 [3204]" strokeweight=".5pt">
                  <v:stroke endarrow="block" joinstyle="miter"/>
                </v:shape>
              </w:pict>
            </mc:Fallback>
          </mc:AlternateContent>
        </w:r>
      </w:ins>
      <w:ins w:id="430" w:author="Juan Carlos de Alfonso Juliá" w:date="2020-04-08T11:40:00Z">
        <w:r>
          <w:rPr>
            <w:noProof/>
          </w:rPr>
          <mc:AlternateContent>
            <mc:Choice Requires="wps">
              <w:drawing>
                <wp:anchor distT="0" distB="0" distL="114300" distR="114300" simplePos="0" relativeHeight="251806720" behindDoc="0" locked="0" layoutInCell="1" allowOverlap="1" wp14:anchorId="08DB65E2" wp14:editId="16787597">
                  <wp:simplePos x="0" y="0"/>
                  <wp:positionH relativeFrom="column">
                    <wp:posOffset>4060776</wp:posOffset>
                  </wp:positionH>
                  <wp:positionV relativeFrom="paragraph">
                    <wp:posOffset>6321864</wp:posOffset>
                  </wp:positionV>
                  <wp:extent cx="1070708" cy="367324"/>
                  <wp:effectExtent l="0" t="0" r="8890" b="13970"/>
                  <wp:wrapNone/>
                  <wp:docPr id="97" name="Cuadro de texto 97"/>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3E6C2FC8" w14:textId="14C0C4E8" w:rsidR="006F75D9" w:rsidRDefault="006F75D9" w:rsidP="00EC4274">
                              <w:ins w:id="431" w:author="Juan Carlos de Alfonso Juliá" w:date="2020-04-08T11:41:00Z">
                                <w:r>
                                  <w:t>Cámara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DB65E2" id="Cuadro de texto 97" o:spid="_x0000_s1044" type="#_x0000_t202" style="position:absolute;margin-left:319.75pt;margin-top:497.8pt;width:84.3pt;height:28.9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" fillcolor="white [3201]" strokeweight=".5pt">
                  <v:textbox>
                    <w:txbxContent>
                      <w:p w14:paraId="3E6C2FC8" w14:textId="14C0C4E8" w:rsidR="006F75D9" w:rsidRDefault="006F75D9" w:rsidP="00EC4274">
                        <w:ins w:id="432" w:author="Juan Carlos de Alfonso Juliá" w:date="2020-04-08T11:41:00Z">
                          <w:r>
                            <w:t>Cámara</w:t>
                          </w:r>
                        </w:ins>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1DFE6265" wp14:editId="7CC43BD5">
                  <wp:simplePos x="0" y="0"/>
                  <wp:positionH relativeFrom="column">
                    <wp:posOffset>4293967</wp:posOffset>
                  </wp:positionH>
                  <wp:positionV relativeFrom="paragraph">
                    <wp:posOffset>5633817</wp:posOffset>
                  </wp:positionV>
                  <wp:extent cx="1070708" cy="367324"/>
                  <wp:effectExtent l="0" t="0" r="8890" b="13970"/>
                  <wp:wrapNone/>
                  <wp:docPr id="96" name="Cuadro de texto 96"/>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68093351" w14:textId="0C8247B4" w:rsidR="006F75D9" w:rsidRDefault="006F75D9" w:rsidP="00EC4274">
                              <w:ins w:id="433" w:author="Juan Carlos de Alfonso Juliá" w:date="2020-04-08T11:40:00Z">
                                <w:r>
                                  <w:t>Conector GPS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E6265" id="Cuadro de texto 96" o:spid="_x0000_s1045" type="#_x0000_t202" style="position:absolute;margin-left:338.1pt;margin-top:443.6pt;width:84.3pt;height:28.9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" fillcolor="white [3201]" strokeweight=".5pt">
                  <v:textbox>
                    <w:txbxContent>
                      <w:p w14:paraId="68093351" w14:textId="0C8247B4" w:rsidR="006F75D9" w:rsidRDefault="006F75D9" w:rsidP="00EC4274">
                        <w:ins w:id="434" w:author="Juan Carlos de Alfonso Juliá" w:date="2020-04-08T11:40:00Z">
                          <w:r>
                            <w:t>Conector GPS</w:t>
                          </w:r>
                        </w:ins>
                      </w:p>
                    </w:txbxContent>
                  </v:textbox>
                </v:shape>
              </w:pict>
            </mc:Fallback>
          </mc:AlternateContent>
        </w:r>
      </w:ins>
      <w:ins w:id="435" w:author="Juan Carlos de Alfonso Juliá" w:date="2020-04-08T11:33:00Z">
        <w:r>
          <w:rPr>
            <w:noProof/>
          </w:rPr>
          <mc:AlternateContent>
            <mc:Choice Requires="wps">
              <w:drawing>
                <wp:anchor distT="0" distB="0" distL="114300" distR="114300" simplePos="0" relativeHeight="251785216" behindDoc="0" locked="0" layoutInCell="1" allowOverlap="1" wp14:anchorId="5A459CD8" wp14:editId="68D6E66F">
                  <wp:simplePos x="0" y="0"/>
                  <wp:positionH relativeFrom="column">
                    <wp:posOffset>1566350</wp:posOffset>
                  </wp:positionH>
                  <wp:positionV relativeFrom="paragraph">
                    <wp:posOffset>5376691</wp:posOffset>
                  </wp:positionV>
                  <wp:extent cx="2683607" cy="421053"/>
                  <wp:effectExtent l="12700" t="50800" r="8890" b="23495"/>
                  <wp:wrapNone/>
                  <wp:docPr id="84" name="Conector recto de flecha 84"/>
                  <wp:cNvGraphicFramePr/>
                  <a:graphic xmlns:a="http://schemas.openxmlformats.org/drawingml/2006/main">
                    <a:graphicData uri="http://schemas.microsoft.com/office/word/2010/wordprocessingShape">
                      <wps:wsp>
                        <wps:cNvCnPr/>
                        <wps:spPr>
                          <a:xfrm flipH="1" flipV="1">
                            <a:off x="0" y="0"/>
                            <a:ext cx="2683607" cy="42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88250" id="Conector recto de flecha 84" o:spid="_x0000_s1026" type="#_x0000_t32" style="position:absolute;margin-left:123.35pt;margin-top:423.35pt;width:211.3pt;height:33.1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" strokecolor="#4472c4 [3204]" strokeweight=".5pt">
                  <v:stroke endarrow="block" joinstyle="miter"/>
                </v:shape>
              </w:pict>
            </mc:Fallback>
          </mc:AlternateContent>
        </w:r>
      </w:ins>
      <w:ins w:id="436" w:author="Juan Carlos de Alfonso Juliá" w:date="2020-04-08T11:40:00Z">
        <w:r>
          <w:rPr>
            <w:noProof/>
          </w:rPr>
          <mc:AlternateContent>
            <mc:Choice Requires="wps">
              <w:drawing>
                <wp:anchor distT="0" distB="0" distL="114300" distR="114300" simplePos="0" relativeHeight="251802624" behindDoc="0" locked="0" layoutInCell="1" allowOverlap="1" wp14:anchorId="0B886C3D" wp14:editId="189F3138">
                  <wp:simplePos x="0" y="0"/>
                  <wp:positionH relativeFrom="column">
                    <wp:posOffset>4753953</wp:posOffset>
                  </wp:positionH>
                  <wp:positionV relativeFrom="paragraph">
                    <wp:posOffset>5012837</wp:posOffset>
                  </wp:positionV>
                  <wp:extent cx="1070708" cy="367324"/>
                  <wp:effectExtent l="0" t="0" r="8890" b="13970"/>
                  <wp:wrapNone/>
                  <wp:docPr id="95" name="Cuadro de texto 95"/>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13E21C34" w14:textId="5CD18F98" w:rsidR="006F75D9" w:rsidRDefault="006F75D9" w:rsidP="00EC4274">
                              <w:ins w:id="437" w:author="Juan Carlos de Alfonso Juliá" w:date="2020-04-08T11:40:00Z">
                                <w:r>
                                  <w:t xml:space="preserve">Alimentador </w:t>
                                </w:r>
                                <w:proofErr w:type="spellStart"/>
                                <w:r>
                                  <w:t>Navio</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886C3D" id="Cuadro de texto 95" o:spid="_x0000_s1046" type="#_x0000_t202" style="position:absolute;margin-left:374.35pt;margin-top:394.7pt;width:84.3pt;height:28.9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" fillcolor="white [3201]" strokeweight=".5pt">
                  <v:textbox>
                    <w:txbxContent>
                      <w:p w14:paraId="13E21C34" w14:textId="5CD18F98" w:rsidR="006F75D9" w:rsidRDefault="006F75D9" w:rsidP="00EC4274">
                        <w:ins w:id="438" w:author="Juan Carlos de Alfonso Juliá" w:date="2020-04-08T11:40:00Z">
                          <w:r>
                            <w:t xml:space="preserve">Alimentador </w:t>
                          </w:r>
                          <w:proofErr w:type="spellStart"/>
                          <w:r>
                            <w:t>Navio</w:t>
                          </w:r>
                        </w:ins>
                        <w:proofErr w:type="spellEnd"/>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65351043" wp14:editId="6FB13066">
                  <wp:simplePos x="0" y="0"/>
                  <wp:positionH relativeFrom="column">
                    <wp:posOffset>4723423</wp:posOffset>
                  </wp:positionH>
                  <wp:positionV relativeFrom="paragraph">
                    <wp:posOffset>4071180</wp:posOffset>
                  </wp:positionV>
                  <wp:extent cx="1070708" cy="367324"/>
                  <wp:effectExtent l="0" t="0" r="8890" b="13970"/>
                  <wp:wrapNone/>
                  <wp:docPr id="94" name="Cuadro de texto 94"/>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57F3FB8" w14:textId="27B4A590" w:rsidR="006F75D9" w:rsidRDefault="006F75D9" w:rsidP="00EC4274">
                              <w:ins w:id="439" w:author="Juan Carlos de Alfonso Juliá" w:date="2020-04-08T11:40:00Z">
                                <w:r>
                                  <w:t xml:space="preserve">Puertos </w:t>
                                </w:r>
                                <w:proofErr w:type="spellStart"/>
                                <w:r>
                                  <w:t>pwm</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51043" id="Cuadro de texto 94" o:spid="_x0000_s1047" type="#_x0000_t202" style="position:absolute;margin-left:371.9pt;margin-top:320.55pt;width:84.3pt;height:28.9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" fillcolor="white [3201]" strokeweight=".5pt">
                  <v:textbox>
                    <w:txbxContent>
                      <w:p w14:paraId="457F3FB8" w14:textId="27B4A590" w:rsidR="006F75D9" w:rsidRDefault="006F75D9" w:rsidP="00EC4274">
                        <w:ins w:id="440" w:author="Juan Carlos de Alfonso Juliá" w:date="2020-04-08T11:40:00Z">
                          <w:r>
                            <w:t xml:space="preserve">Puertos </w:t>
                          </w:r>
                          <w:proofErr w:type="spellStart"/>
                          <w:r>
                            <w:t>pwm</w:t>
                          </w:r>
                        </w:ins>
                        <w:proofErr w:type="spellEnd"/>
                      </w:p>
                    </w:txbxContent>
                  </v:textbox>
                </v:shape>
              </w:pict>
            </mc:Fallback>
          </mc:AlternateContent>
        </w:r>
      </w:ins>
      <w:ins w:id="441" w:author="Juan Carlos de Alfonso Juliá" w:date="2020-04-08T11:39:00Z">
        <w:r>
          <w:rPr>
            <w:noProof/>
          </w:rPr>
          <mc:AlternateContent>
            <mc:Choice Requires="wps">
              <w:drawing>
                <wp:anchor distT="0" distB="0" distL="114300" distR="114300" simplePos="0" relativeHeight="251798528" behindDoc="0" locked="0" layoutInCell="1" allowOverlap="1" wp14:anchorId="7D14DD8C" wp14:editId="098A9EBC">
                  <wp:simplePos x="0" y="0"/>
                  <wp:positionH relativeFrom="column">
                    <wp:posOffset>5131630</wp:posOffset>
                  </wp:positionH>
                  <wp:positionV relativeFrom="paragraph">
                    <wp:posOffset>2250196</wp:posOffset>
                  </wp:positionV>
                  <wp:extent cx="1070708" cy="367324"/>
                  <wp:effectExtent l="0" t="0" r="8890" b="13970"/>
                  <wp:wrapNone/>
                  <wp:docPr id="93" name="Cuadro de texto 93"/>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7EB87E6A" w14:textId="3BE72334" w:rsidR="006F75D9" w:rsidRDefault="006F75D9" w:rsidP="00EC4274">
                              <w:ins w:id="442" w:author="Juan Carlos de Alfonso Juliá" w:date="2020-04-08T11:39:00Z">
                                <w:r>
                                  <w:t>Conector a bater</w:t>
                                </w:r>
                              </w:ins>
                              <w:ins w:id="443" w:author="Juan Carlos de Alfonso Juliá" w:date="2020-04-08T11:40:00Z">
                                <w:r>
                                  <w:t>ía XT60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4DD8C" id="Cuadro de texto 93" o:spid="_x0000_s1048" type="#_x0000_t202" style="position:absolute;margin-left:404.05pt;margin-top:177.2pt;width:84.3pt;height:28.9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" fillcolor="white [3201]" strokeweight=".5pt">
                  <v:textbox>
                    <w:txbxContent>
                      <w:p w14:paraId="7EB87E6A" w14:textId="3BE72334" w:rsidR="006F75D9" w:rsidRDefault="006F75D9" w:rsidP="00EC4274">
                        <w:ins w:id="444" w:author="Juan Carlos de Alfonso Juliá" w:date="2020-04-08T11:39:00Z">
                          <w:r>
                            <w:t>Conector a bater</w:t>
                          </w:r>
                        </w:ins>
                        <w:ins w:id="445" w:author="Juan Carlos de Alfonso Juliá" w:date="2020-04-08T11:40:00Z">
                          <w:r>
                            <w:t>ía XT60</w:t>
                          </w:r>
                        </w:ins>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6BB027CD" wp14:editId="0C0AB623">
                  <wp:simplePos x="0" y="0"/>
                  <wp:positionH relativeFrom="column">
                    <wp:posOffset>4861804</wp:posOffset>
                  </wp:positionH>
                  <wp:positionV relativeFrom="paragraph">
                    <wp:posOffset>1679673</wp:posOffset>
                  </wp:positionV>
                  <wp:extent cx="1070708" cy="367324"/>
                  <wp:effectExtent l="0" t="0" r="8890" b="13970"/>
                  <wp:wrapNone/>
                  <wp:docPr id="92" name="Cuadro de texto 92"/>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739A2B86" w14:textId="1105493C" w:rsidR="006F75D9" w:rsidRDefault="006F75D9" w:rsidP="00EC4274">
                              <w:ins w:id="446" w:author="Juan Carlos de Alfonso Juliá" w:date="2020-04-08T11:39:00Z">
                                <w:r>
                                  <w:t xml:space="preserve">Indicador de </w:t>
                                </w:r>
                                <w:proofErr w:type="spellStart"/>
                                <w:r>
                                  <w:t>bateria</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027CD" id="Cuadro de texto 92" o:spid="_x0000_s1049" type="#_x0000_t202" style="position:absolute;margin-left:382.8pt;margin-top:132.25pt;width:84.3pt;height:28.9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" fillcolor="white [3201]" strokeweight=".5pt">
                  <v:textbox>
                    <w:txbxContent>
                      <w:p w14:paraId="739A2B86" w14:textId="1105493C" w:rsidR="006F75D9" w:rsidRDefault="006F75D9" w:rsidP="00EC4274">
                        <w:ins w:id="447" w:author="Juan Carlos de Alfonso Juliá" w:date="2020-04-08T11:39:00Z">
                          <w:r>
                            <w:t xml:space="preserve">Indicador de </w:t>
                          </w:r>
                          <w:proofErr w:type="spellStart"/>
                          <w:r>
                            <w:t>bateria</w:t>
                          </w:r>
                        </w:ins>
                        <w:proofErr w:type="spellEnd"/>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4C71330A" wp14:editId="6D31CB90">
                  <wp:simplePos x="0" y="0"/>
                  <wp:positionH relativeFrom="column">
                    <wp:posOffset>4976788</wp:posOffset>
                  </wp:positionH>
                  <wp:positionV relativeFrom="paragraph">
                    <wp:posOffset>780268</wp:posOffset>
                  </wp:positionV>
                  <wp:extent cx="1070708" cy="367324"/>
                  <wp:effectExtent l="0" t="0" r="8890" b="13970"/>
                  <wp:wrapNone/>
                  <wp:docPr id="91" name="Cuadro de texto 91"/>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37B9B51C" w14:textId="772BB6C0" w:rsidR="006F75D9" w:rsidRDefault="006F75D9">
                              <w:ins w:id="448" w:author="Juan Carlos de Alfonso Juliá" w:date="2020-04-08T11:39:00Z">
                                <w:r>
                                  <w:t>Antena GPS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1330A" id="Cuadro de texto 91" o:spid="_x0000_s1050" type="#_x0000_t202" style="position:absolute;margin-left:391.85pt;margin-top:61.45pt;width:84.3pt;height:28.9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" fillcolor="white [3201]" strokeweight=".5pt">
                  <v:textbox>
                    <w:txbxContent>
                      <w:p w14:paraId="37B9B51C" w14:textId="772BB6C0" w:rsidR="006F75D9" w:rsidRDefault="006F75D9">
                        <w:ins w:id="449" w:author="Juan Carlos de Alfonso Juliá" w:date="2020-04-08T11:39:00Z">
                          <w:r>
                            <w:t>Antena GPS</w:t>
                          </w:r>
                        </w:ins>
                      </w:p>
                    </w:txbxContent>
                  </v:textbox>
                </v:shape>
              </w:pict>
            </mc:Fallback>
          </mc:AlternateContent>
        </w:r>
      </w:ins>
      <w:ins w:id="450" w:author="Juan Carlos de Alfonso Juliá" w:date="2020-04-08T11:36:00Z">
        <w:r w:rsidR="001710F4">
          <w:rPr>
            <w:noProof/>
          </w:rPr>
          <mc:AlternateContent>
            <mc:Choice Requires="wps">
              <w:drawing>
                <wp:anchor distT="0" distB="0" distL="114300" distR="114300" simplePos="0" relativeHeight="251793408" behindDoc="0" locked="0" layoutInCell="1" allowOverlap="1" wp14:anchorId="52E27B24" wp14:editId="4B27E126">
                  <wp:simplePos x="0" y="0"/>
                  <wp:positionH relativeFrom="column">
                    <wp:posOffset>1602105</wp:posOffset>
                  </wp:positionH>
                  <wp:positionV relativeFrom="paragraph">
                    <wp:posOffset>4250691</wp:posOffset>
                  </wp:positionV>
                  <wp:extent cx="3124200" cy="320040"/>
                  <wp:effectExtent l="25400" t="0" r="12700" b="60960"/>
                  <wp:wrapNone/>
                  <wp:docPr id="88" name="Conector recto de flecha 88"/>
                  <wp:cNvGraphicFramePr/>
                  <a:graphic xmlns:a="http://schemas.openxmlformats.org/drawingml/2006/main">
                    <a:graphicData uri="http://schemas.microsoft.com/office/word/2010/wordprocessingShape">
                      <wps:wsp>
                        <wps:cNvCnPr/>
                        <wps:spPr>
                          <a:xfrm flipH="1">
                            <a:off x="0" y="0"/>
                            <a:ext cx="31242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45115" id="Conector recto de flecha 88" o:spid="_x0000_s1026" type="#_x0000_t32" style="position:absolute;margin-left:126.15pt;margin-top:334.7pt;width:246pt;height:25.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" strokecolor="#4472c4 [3204]" strokeweight=".5pt">
                  <v:stroke endarrow="block" joinstyle="miter"/>
                </v:shape>
              </w:pict>
            </mc:Fallback>
          </mc:AlternateContent>
        </w:r>
        <w:r w:rsidR="001710F4">
          <w:rPr>
            <w:noProof/>
          </w:rPr>
          <mc:AlternateContent>
            <mc:Choice Requires="wps">
              <w:drawing>
                <wp:anchor distT="0" distB="0" distL="114300" distR="114300" simplePos="0" relativeHeight="251791360" behindDoc="0" locked="0" layoutInCell="1" allowOverlap="1" wp14:anchorId="315E05C6" wp14:editId="02B8436B">
                  <wp:simplePos x="0" y="0"/>
                  <wp:positionH relativeFrom="column">
                    <wp:posOffset>1194195</wp:posOffset>
                  </wp:positionH>
                  <wp:positionV relativeFrom="paragraph">
                    <wp:posOffset>4895558</wp:posOffset>
                  </wp:positionV>
                  <wp:extent cx="3671398" cy="330080"/>
                  <wp:effectExtent l="0" t="50800" r="12065" b="13335"/>
                  <wp:wrapNone/>
                  <wp:docPr id="87" name="Conector recto de flecha 87"/>
                  <wp:cNvGraphicFramePr/>
                  <a:graphic xmlns:a="http://schemas.openxmlformats.org/drawingml/2006/main">
                    <a:graphicData uri="http://schemas.microsoft.com/office/word/2010/wordprocessingShape">
                      <wps:wsp>
                        <wps:cNvCnPr/>
                        <wps:spPr>
                          <a:xfrm flipH="1" flipV="1">
                            <a:off x="0" y="0"/>
                            <a:ext cx="3671398" cy="33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D79B1" id="Conector recto de flecha 87" o:spid="_x0000_s1026" type="#_x0000_t32" style="position:absolute;margin-left:94.05pt;margin-top:385.5pt;width:289.1pt;height:26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" strokecolor="#4472c4 [3204]" strokeweight=".5pt">
                  <v:stroke endarrow="block" joinstyle="miter"/>
                </v:shape>
              </w:pict>
            </mc:Fallback>
          </mc:AlternateContent>
        </w:r>
      </w:ins>
      <w:ins w:id="451" w:author="Juan Carlos de Alfonso Juliá" w:date="2020-04-08T11:33:00Z">
        <w:r w:rsidR="00CD5219">
          <w:rPr>
            <w:noProof/>
          </w:rPr>
          <mc:AlternateContent>
            <mc:Choice Requires="wps">
              <w:drawing>
                <wp:anchor distT="0" distB="0" distL="114300" distR="114300" simplePos="0" relativeHeight="251783168" behindDoc="0" locked="0" layoutInCell="1" allowOverlap="1" wp14:anchorId="539BD1FA" wp14:editId="17729614">
                  <wp:simplePos x="0" y="0"/>
                  <wp:positionH relativeFrom="column">
                    <wp:posOffset>1878965</wp:posOffset>
                  </wp:positionH>
                  <wp:positionV relativeFrom="paragraph">
                    <wp:posOffset>1337945</wp:posOffset>
                  </wp:positionV>
                  <wp:extent cx="2992120" cy="535305"/>
                  <wp:effectExtent l="12700" t="50800" r="17780" b="23495"/>
                  <wp:wrapNone/>
                  <wp:docPr id="83" name="Conector recto de flecha 83"/>
                  <wp:cNvGraphicFramePr/>
                  <a:graphic xmlns:a="http://schemas.openxmlformats.org/drawingml/2006/main">
                    <a:graphicData uri="http://schemas.microsoft.com/office/word/2010/wordprocessingShape">
                      <wps:wsp>
                        <wps:cNvCnPr/>
                        <wps:spPr>
                          <a:xfrm flipH="1" flipV="1">
                            <a:off x="0" y="0"/>
                            <a:ext cx="2992120" cy="53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919F3" id="Conector recto de flecha 83" o:spid="_x0000_s1026" type="#_x0000_t32" style="position:absolute;margin-left:147.95pt;margin-top:105.35pt;width:235.6pt;height:42.1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" strokecolor="#4472c4 [3204]" strokeweight=".5pt">
                  <v:stroke endarrow="block" joinstyle="miter"/>
                </v:shape>
              </w:pict>
            </mc:Fallback>
          </mc:AlternateContent>
        </w:r>
      </w:ins>
      <w:ins w:id="452" w:author="Juan Carlos de Alfonso Juliá" w:date="2020-04-08T11:32:00Z">
        <w:r w:rsidR="00CD5219">
          <w:rPr>
            <w:noProof/>
          </w:rPr>
          <mc:AlternateContent>
            <mc:Choice Requires="wps">
              <w:drawing>
                <wp:anchor distT="0" distB="0" distL="114300" distR="114300" simplePos="0" relativeHeight="251782144" behindDoc="0" locked="0" layoutInCell="1" allowOverlap="1" wp14:anchorId="04674AF1" wp14:editId="4FE7F796">
                  <wp:simplePos x="0" y="0"/>
                  <wp:positionH relativeFrom="column">
                    <wp:posOffset>1343469</wp:posOffset>
                  </wp:positionH>
                  <wp:positionV relativeFrom="paragraph">
                    <wp:posOffset>2440089</wp:posOffset>
                  </wp:positionV>
                  <wp:extent cx="3790765" cy="0"/>
                  <wp:effectExtent l="25400" t="63500" r="0" b="76200"/>
                  <wp:wrapNone/>
                  <wp:docPr id="82" name="Conector recto de flecha 82"/>
                  <wp:cNvGraphicFramePr/>
                  <a:graphic xmlns:a="http://schemas.openxmlformats.org/drawingml/2006/main">
                    <a:graphicData uri="http://schemas.microsoft.com/office/word/2010/wordprocessingShape">
                      <wps:wsp>
                        <wps:cNvCnPr/>
                        <wps:spPr>
                          <a:xfrm flipH="1">
                            <a:off x="0" y="0"/>
                            <a:ext cx="37907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09276" id="Conector recto de flecha 82" o:spid="_x0000_s1026" type="#_x0000_t32" style="position:absolute;margin-left:105.8pt;margin-top:192.15pt;width:298.5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1120" behindDoc="0" locked="0" layoutInCell="1" allowOverlap="1" wp14:anchorId="02B2EC9F" wp14:editId="38A6011F">
                  <wp:simplePos x="0" y="0"/>
                  <wp:positionH relativeFrom="column">
                    <wp:posOffset>2382156</wp:posOffset>
                  </wp:positionH>
                  <wp:positionV relativeFrom="paragraph">
                    <wp:posOffset>922008</wp:posOffset>
                  </wp:positionV>
                  <wp:extent cx="2636668" cy="337351"/>
                  <wp:effectExtent l="25400" t="0" r="17780" b="69215"/>
                  <wp:wrapNone/>
                  <wp:docPr id="81" name="Conector recto de flecha 81"/>
                  <wp:cNvGraphicFramePr/>
                  <a:graphic xmlns:a="http://schemas.openxmlformats.org/drawingml/2006/main">
                    <a:graphicData uri="http://schemas.microsoft.com/office/word/2010/wordprocessingShape">
                      <wps:wsp>
                        <wps:cNvCnPr/>
                        <wps:spPr>
                          <a:xfrm flipH="1">
                            <a:off x="0" y="0"/>
                            <a:ext cx="2636668" cy="3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CEDB2" id="Conector recto de flecha 81" o:spid="_x0000_s1026" type="#_x0000_t32" style="position:absolute;margin-left:187.55pt;margin-top:72.6pt;width:207.6pt;height:26.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0096" behindDoc="0" locked="0" layoutInCell="1" allowOverlap="1" wp14:anchorId="289DA71E" wp14:editId="3604ABC0">
                  <wp:simplePos x="0" y="0"/>
                  <wp:positionH relativeFrom="column">
                    <wp:posOffset>1503267</wp:posOffset>
                  </wp:positionH>
                  <wp:positionV relativeFrom="paragraph">
                    <wp:posOffset>6506062</wp:posOffset>
                  </wp:positionV>
                  <wp:extent cx="2539014" cy="186431"/>
                  <wp:effectExtent l="25400" t="0" r="13970" b="67945"/>
                  <wp:wrapNone/>
                  <wp:docPr id="79" name="Conector recto de flecha 79"/>
                  <wp:cNvGraphicFramePr/>
                  <a:graphic xmlns:a="http://schemas.openxmlformats.org/drawingml/2006/main">
                    <a:graphicData uri="http://schemas.microsoft.com/office/word/2010/wordprocessingShape">
                      <wps:wsp>
                        <wps:cNvCnPr/>
                        <wps:spPr>
                          <a:xfrm flipH="1">
                            <a:off x="0" y="0"/>
                            <a:ext cx="2539014" cy="186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B3D34" id="Conector recto de flecha 79" o:spid="_x0000_s1026" type="#_x0000_t32" style="position:absolute;margin-left:118.35pt;margin-top:512.3pt;width:199.9pt;height:14.7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" strokecolor="#4472c4 [3204]" strokeweight=".5pt">
                  <v:stroke endarrow="block" joinstyle="miter"/>
                </v:shape>
              </w:pict>
            </mc:Fallback>
          </mc:AlternateContent>
        </w:r>
      </w:ins>
      <w:ins w:id="453" w:author="Juan Carlos de Alfonso Juliá" w:date="2020-04-08T13:01:00Z">
        <w:r w:rsidR="00BB5AF6">
          <w:rPr>
            <w:noProof/>
          </w:rPr>
          <mc:AlternateContent>
            <mc:Choice Requires="wps">
              <w:drawing>
                <wp:anchor distT="0" distB="0" distL="114300" distR="114300" simplePos="0" relativeHeight="251810816" behindDoc="0" locked="0" layoutInCell="1" allowOverlap="1" wp14:anchorId="06F376F7" wp14:editId="3A0A445C">
                  <wp:simplePos x="0" y="0"/>
                  <wp:positionH relativeFrom="column">
                    <wp:posOffset>-5715</wp:posOffset>
                  </wp:positionH>
                  <wp:positionV relativeFrom="paragraph">
                    <wp:posOffset>3695700</wp:posOffset>
                  </wp:positionV>
                  <wp:extent cx="4450715" cy="635"/>
                  <wp:effectExtent l="0" t="0" r="0" b="12065"/>
                  <wp:wrapSquare wrapText="bothSides"/>
                  <wp:docPr id="78" name="Cuadro de texto 78"/>
                  <wp:cNvGraphicFramePr/>
                  <a:graphic xmlns:a="http://schemas.openxmlformats.org/drawingml/2006/main">
                    <a:graphicData uri="http://schemas.microsoft.com/office/word/2010/wordprocessingShape">
                      <wps:wsp>
                        <wps:cNvSpPr txBox="1"/>
                        <wps:spPr>
                          <a:xfrm>
                            <a:off x="0" y="0"/>
                            <a:ext cx="4450715" cy="635"/>
                          </a:xfrm>
                          <a:prstGeom prst="rect">
                            <a:avLst/>
                          </a:prstGeom>
                          <a:solidFill>
                            <a:prstClr val="white"/>
                          </a:solidFill>
                          <a:ln>
                            <a:noFill/>
                          </a:ln>
                        </wps:spPr>
                        <wps:txbx>
                          <w:txbxContent>
                            <w:p w14:paraId="4D0CE241" w14:textId="01B06939" w:rsidR="006F75D9" w:rsidRDefault="006F75D9" w:rsidP="00BB5AF6">
                              <w:pPr>
                                <w:pStyle w:val="Descripcin"/>
                                <w:rPr>
                                  <w:noProof/>
                                </w:rPr>
                                <w:pPrChange w:id="454" w:author="Juan Carlos de Alfonso Juliá" w:date="2020-04-08T13:01:00Z">
                                  <w:pPr/>
                                </w:pPrChange>
                              </w:pPr>
                              <w:proofErr w:type="spellStart"/>
                              <w:ins w:id="455" w:author="Juan Carlos de Alfonso Juliá" w:date="2020-04-08T13:01:00Z">
                                <w:r>
                                  <w:t>Fig</w:t>
                                </w:r>
                                <w:proofErr w:type="spellEnd"/>
                                <w:r>
                                  <w:t xml:space="preserve"> </w:t>
                                </w:r>
                              </w:ins>
                              <w:ins w:id="456" w:author="Juan Carlos de Alfonso Juliá" w:date="2020-04-08T20:39:00Z">
                                <w:r w:rsidR="00EC697B">
                                  <w:t>8</w:t>
                                </w:r>
                              </w:ins>
                              <w:ins w:id="457" w:author="Juan Carlos de Alfonso Juliá" w:date="2020-04-08T13:01:00Z">
                                <w:r>
                                  <w:t xml:space="preserve">. </w:t>
                                </w:r>
                              </w:ins>
                              <w:ins w:id="458" w:author="Juan Carlos de Alfonso Juliá" w:date="2020-04-08T13:02:00Z">
                                <w:r>
                                  <w:t xml:space="preserve">Prototipo final </w:t>
                                </w:r>
                                <w:proofErr w:type="spellStart"/>
                                <w:r>
                                  <w:t>lhardware</w:t>
                                </w:r>
                              </w:ins>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376F7" id="Cuadro de texto 78" o:spid="_x0000_s1051" type="#_x0000_t202" style="position:absolute;margin-left:-.45pt;margin-top:291pt;width:350.4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" stroked="f">
                  <v:textbox style="mso-fit-shape-to-text:t" inset="0,0,0,0">
                    <w:txbxContent>
                      <w:p w14:paraId="4D0CE241" w14:textId="01B06939" w:rsidR="006F75D9" w:rsidRDefault="006F75D9" w:rsidP="00BB5AF6">
                        <w:pPr>
                          <w:pStyle w:val="Descripcin"/>
                          <w:rPr>
                            <w:noProof/>
                          </w:rPr>
                          <w:pPrChange w:id="459" w:author="Juan Carlos de Alfonso Juliá" w:date="2020-04-08T13:01:00Z">
                            <w:pPr/>
                          </w:pPrChange>
                        </w:pPr>
                        <w:proofErr w:type="spellStart"/>
                        <w:ins w:id="460" w:author="Juan Carlos de Alfonso Juliá" w:date="2020-04-08T13:01:00Z">
                          <w:r>
                            <w:t>Fig</w:t>
                          </w:r>
                          <w:proofErr w:type="spellEnd"/>
                          <w:r>
                            <w:t xml:space="preserve"> </w:t>
                          </w:r>
                        </w:ins>
                        <w:ins w:id="461" w:author="Juan Carlos de Alfonso Juliá" w:date="2020-04-08T20:39:00Z">
                          <w:r w:rsidR="00EC697B">
                            <w:t>8</w:t>
                          </w:r>
                        </w:ins>
                        <w:ins w:id="462" w:author="Juan Carlos de Alfonso Juliá" w:date="2020-04-08T13:01:00Z">
                          <w:r>
                            <w:t xml:space="preserve">. </w:t>
                          </w:r>
                        </w:ins>
                        <w:ins w:id="463" w:author="Juan Carlos de Alfonso Juliá" w:date="2020-04-08T13:02:00Z">
                          <w:r>
                            <w:t xml:space="preserve">Prototipo final </w:t>
                          </w:r>
                          <w:proofErr w:type="spellStart"/>
                          <w:r>
                            <w:t>lhardware</w:t>
                          </w:r>
                        </w:ins>
                        <w:proofErr w:type="spellEnd"/>
                      </w:p>
                    </w:txbxContent>
                  </v:textbox>
                  <w10:wrap type="square"/>
                </v:shape>
              </w:pict>
            </mc:Fallback>
          </mc:AlternateContent>
        </w:r>
      </w:ins>
      <w:ins w:id="464" w:author="Juan Carlos de Alfonso Juliá" w:date="2020-04-08T11:29:00Z">
        <w:r w:rsidR="00CD5219">
          <w:rPr>
            <w:noProof/>
          </w:rPr>
          <w:drawing>
            <wp:anchor distT="0" distB="0" distL="114300" distR="114300" simplePos="0" relativeHeight="251778048" behindDoc="0" locked="0" layoutInCell="1" allowOverlap="1" wp14:anchorId="7A980DEB" wp14:editId="3BD37CAD">
              <wp:simplePos x="0" y="0"/>
              <wp:positionH relativeFrom="column">
                <wp:posOffset>-5715</wp:posOffset>
              </wp:positionH>
              <wp:positionV relativeFrom="paragraph">
                <wp:posOffset>83820</wp:posOffset>
              </wp:positionV>
              <wp:extent cx="4450976" cy="3554997"/>
              <wp:effectExtent l="0" t="0" r="0" b="1270"/>
              <wp:wrapSquare wrapText="bothSides"/>
              <wp:docPr id="74" name="Imagen 74" descr="Imagen que contiene interior, colgando,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_20200408_112411.jpg"/>
                      <pic:cNvPicPr/>
                    </pic:nvPicPr>
                    <pic:blipFill rotWithShape="1">
                      <a:blip r:embed="rId20" cstate="print">
                        <a:extLst>
                          <a:ext uri="{28A0092B-C50C-407E-A947-70E740481C1C}">
                            <a14:useLocalDpi xmlns:a14="http://schemas.microsoft.com/office/drawing/2010/main" val="0"/>
                          </a:ext>
                        </a:extLst>
                      </a:blip>
                      <a:srcRect l="3738" t="3157" r="7170" b="1964"/>
                      <a:stretch/>
                    </pic:blipFill>
                    <pic:spPr bwMode="auto">
                      <a:xfrm>
                        <a:off x="0" y="0"/>
                        <a:ext cx="4450976" cy="3554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6AFB2FEB" w14:textId="4BFF4771" w:rsidR="00B32FC3" w:rsidRDefault="00B32FC3" w:rsidP="00FB0F7E">
      <w:pPr>
        <w:pStyle w:val="TtuloTDC"/>
      </w:pPr>
    </w:p>
    <w:p w14:paraId="31DF87D9" w14:textId="253D7830" w:rsidR="00CD5219" w:rsidRDefault="00CD5219" w:rsidP="00FB0F7E">
      <w:pPr>
        <w:pStyle w:val="TtuloTDC"/>
        <w:rPr>
          <w:ins w:id="465" w:author="Juan Carlos de Alfonso Juliá" w:date="2020-04-08T11:29:00Z"/>
        </w:rPr>
      </w:pPr>
    </w:p>
    <w:p w14:paraId="7140066F" w14:textId="5B010B9E" w:rsidR="00CD5219" w:rsidRDefault="00CD5219" w:rsidP="00FB0F7E">
      <w:pPr>
        <w:pStyle w:val="TtuloTDC"/>
        <w:rPr>
          <w:ins w:id="466" w:author="Juan Carlos de Alfonso Juliá" w:date="2020-04-08T11:29:00Z"/>
        </w:rPr>
      </w:pPr>
    </w:p>
    <w:p w14:paraId="009BAB26" w14:textId="5B5D7412" w:rsidR="00CD5219" w:rsidRDefault="00CD5219" w:rsidP="00FB0F7E">
      <w:pPr>
        <w:pStyle w:val="TtuloTDC"/>
        <w:rPr>
          <w:ins w:id="467" w:author="Juan Carlos de Alfonso Juliá" w:date="2020-04-08T11:29:00Z"/>
        </w:rPr>
      </w:pPr>
    </w:p>
    <w:p w14:paraId="44EB345D" w14:textId="2A1C1397" w:rsidR="00CD5219" w:rsidRDefault="00CD5219" w:rsidP="00FB0F7E">
      <w:pPr>
        <w:pStyle w:val="TtuloTDC"/>
        <w:rPr>
          <w:ins w:id="468" w:author="Juan Carlos de Alfonso Juliá" w:date="2020-04-08T11:29:00Z"/>
        </w:rPr>
      </w:pPr>
    </w:p>
    <w:p w14:paraId="7902849C" w14:textId="18312309" w:rsidR="00CD5219" w:rsidRDefault="00CD5219" w:rsidP="00FB0F7E">
      <w:pPr>
        <w:pStyle w:val="TtuloTDC"/>
        <w:rPr>
          <w:ins w:id="469" w:author="Juan Carlos de Alfonso Juliá" w:date="2020-04-08T11:29:00Z"/>
        </w:rPr>
      </w:pPr>
    </w:p>
    <w:p w14:paraId="434527A5" w14:textId="20724D54" w:rsidR="009D032D" w:rsidRDefault="009D032D" w:rsidP="009D032D">
      <w:pPr>
        <w:rPr>
          <w:ins w:id="470" w:author="Juan Carlos de Alfonso Juliá" w:date="2020-04-08T20:29:00Z"/>
        </w:rPr>
      </w:pPr>
    </w:p>
    <w:p w14:paraId="036C33D3" w14:textId="200B0F51" w:rsidR="009D032D" w:rsidRDefault="009D032D" w:rsidP="009D032D">
      <w:pPr>
        <w:rPr>
          <w:ins w:id="471" w:author="Juan Carlos de Alfonso Juliá" w:date="2020-04-08T20:29:00Z"/>
        </w:rPr>
      </w:pPr>
      <w:ins w:id="472" w:author="Juan Carlos de Alfonso Juliá" w:date="2020-04-08T11:29:00Z">
        <w:r>
          <w:rPr>
            <w:noProof/>
          </w:rPr>
          <w:lastRenderedPageBreak/>
          <w:drawing>
            <wp:anchor distT="0" distB="0" distL="114300" distR="114300" simplePos="0" relativeHeight="251779072" behindDoc="0" locked="0" layoutInCell="1" allowOverlap="1" wp14:anchorId="6088FC69" wp14:editId="5A7D2710">
              <wp:simplePos x="0" y="0"/>
              <wp:positionH relativeFrom="column">
                <wp:posOffset>3175</wp:posOffset>
              </wp:positionH>
              <wp:positionV relativeFrom="paragraph">
                <wp:posOffset>42545</wp:posOffset>
              </wp:positionV>
              <wp:extent cx="3669030" cy="3655695"/>
              <wp:effectExtent l="0" t="6033"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20200408_112458.jpg"/>
                      <pic:cNvPicPr/>
                    </pic:nvPicPr>
                    <pic:blipFill rotWithShape="1">
                      <a:blip r:embed="rId21" cstate="print">
                        <a:extLst>
                          <a:ext uri="{28A0092B-C50C-407E-A947-70E740481C1C}">
                            <a14:useLocalDpi xmlns:a14="http://schemas.microsoft.com/office/drawing/2010/main" val="0"/>
                          </a:ext>
                        </a:extLst>
                      </a:blip>
                      <a:srcRect l="10975" r="13748"/>
                      <a:stretch/>
                    </pic:blipFill>
                    <pic:spPr bwMode="auto">
                      <a:xfrm rot="5400000">
                        <a:off x="0" y="0"/>
                        <a:ext cx="366903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2C4EC009" w14:textId="4039EF41" w:rsidR="009D032D" w:rsidRDefault="009D032D" w:rsidP="009D032D">
      <w:pPr>
        <w:rPr>
          <w:ins w:id="473" w:author="Juan Carlos de Alfonso Juliá" w:date="2020-04-08T20:29:00Z"/>
        </w:rPr>
      </w:pPr>
    </w:p>
    <w:p w14:paraId="34B48DEC" w14:textId="022D5463" w:rsidR="00CD5219" w:rsidRDefault="00BB5AF6" w:rsidP="009D032D">
      <w:pPr>
        <w:rPr>
          <w:ins w:id="474" w:author="Juan Carlos de Alfonso Juliá" w:date="2020-04-08T11:29:00Z"/>
        </w:rPr>
        <w:pPrChange w:id="475" w:author="Juan Carlos de Alfonso Juliá" w:date="2020-04-08T20:29:00Z">
          <w:pPr>
            <w:pStyle w:val="TtuloTDC"/>
          </w:pPr>
        </w:pPrChange>
      </w:pPr>
      <w:ins w:id="476" w:author="Juan Carlos de Alfonso Juliá" w:date="2020-04-08T13:02:00Z">
        <w:r>
          <w:rPr>
            <w:noProof/>
          </w:rPr>
          <mc:AlternateContent>
            <mc:Choice Requires="wps">
              <w:drawing>
                <wp:anchor distT="0" distB="0" distL="114300" distR="114300" simplePos="0" relativeHeight="251812864" behindDoc="0" locked="0" layoutInCell="1" allowOverlap="1" wp14:anchorId="43104C0C" wp14:editId="645E4EE3">
                  <wp:simplePos x="0" y="0"/>
                  <wp:positionH relativeFrom="column">
                    <wp:posOffset>3175</wp:posOffset>
                  </wp:positionH>
                  <wp:positionV relativeFrom="paragraph">
                    <wp:posOffset>3504565</wp:posOffset>
                  </wp:positionV>
                  <wp:extent cx="3655695" cy="635"/>
                  <wp:effectExtent l="0" t="0" r="1905" b="1206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7DBC4893" w14:textId="1A46EBB5" w:rsidR="006F75D9" w:rsidRPr="00EC697B" w:rsidRDefault="006F75D9" w:rsidP="00BB5AF6">
                              <w:pPr>
                                <w:pStyle w:val="Descripcin"/>
                                <w:rPr>
                                  <w:rPrChange w:id="477" w:author="Juan Carlos de Alfonso Juliá" w:date="2020-04-08T20:39:00Z">
                                    <w:rPr>
                                      <w:b w:val="0"/>
                                      <w:bCs w:val="0"/>
                                      <w:noProof/>
                                    </w:rPr>
                                  </w:rPrChange>
                                </w:rPr>
                                <w:pPrChange w:id="478" w:author="Juan Carlos de Alfonso Juliá" w:date="2020-04-08T13:02:00Z">
                                  <w:pPr>
                                    <w:pStyle w:val="TtuloTDC"/>
                                  </w:pPr>
                                </w:pPrChange>
                              </w:pPr>
                              <w:proofErr w:type="spellStart"/>
                              <w:ins w:id="479" w:author="Juan Carlos de Alfonso Juliá" w:date="2020-04-08T13:02:00Z">
                                <w:r>
                                  <w:t>fIig</w:t>
                                </w:r>
                                <w:proofErr w:type="spellEnd"/>
                                <w:r>
                                  <w:t xml:space="preserve"> </w:t>
                                </w:r>
                              </w:ins>
                              <w:ins w:id="480" w:author="Juan Carlos de Alfonso Juliá" w:date="2020-04-08T20:39:00Z">
                                <w:r w:rsidR="00EC697B">
                                  <w:t>9</w:t>
                                </w:r>
                              </w:ins>
                              <w:ins w:id="481" w:author="Juan Carlos de Alfonso Juliá" w:date="2020-04-08T13:02:00Z">
                                <w:r>
                                  <w:t>. Prototipo final hardwar</w:t>
                                </w:r>
                              </w:ins>
                              <w:ins w:id="482" w:author="Juan Carlos de Alfonso Juliá" w:date="2020-04-08T13:03:00Z">
                                <w:r>
                                  <w:t>e (vista ampliada).</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04C0C" id="Cuadro de texto 80" o:spid="_x0000_s1052" type="#_x0000_t202" style="position:absolute;margin-left:.25pt;margin-top:275.95pt;width:287.8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" stroked="f">
                  <v:textbox style="mso-fit-shape-to-text:t" inset="0,0,0,0">
                    <w:txbxContent>
                      <w:p w14:paraId="7DBC4893" w14:textId="1A46EBB5" w:rsidR="006F75D9" w:rsidRPr="00EC697B" w:rsidRDefault="006F75D9" w:rsidP="00BB5AF6">
                        <w:pPr>
                          <w:pStyle w:val="Descripcin"/>
                          <w:rPr>
                            <w:rPrChange w:id="483" w:author="Juan Carlos de Alfonso Juliá" w:date="2020-04-08T20:39:00Z">
                              <w:rPr>
                                <w:b w:val="0"/>
                                <w:bCs w:val="0"/>
                                <w:noProof/>
                              </w:rPr>
                            </w:rPrChange>
                          </w:rPr>
                          <w:pPrChange w:id="484" w:author="Juan Carlos de Alfonso Juliá" w:date="2020-04-08T13:02:00Z">
                            <w:pPr>
                              <w:pStyle w:val="TtuloTDC"/>
                            </w:pPr>
                          </w:pPrChange>
                        </w:pPr>
                        <w:proofErr w:type="spellStart"/>
                        <w:ins w:id="485" w:author="Juan Carlos de Alfonso Juliá" w:date="2020-04-08T13:02:00Z">
                          <w:r>
                            <w:t>fIig</w:t>
                          </w:r>
                          <w:proofErr w:type="spellEnd"/>
                          <w:r>
                            <w:t xml:space="preserve"> </w:t>
                          </w:r>
                        </w:ins>
                        <w:ins w:id="486" w:author="Juan Carlos de Alfonso Juliá" w:date="2020-04-08T20:39:00Z">
                          <w:r w:rsidR="00EC697B">
                            <w:t>9</w:t>
                          </w:r>
                        </w:ins>
                        <w:ins w:id="487" w:author="Juan Carlos de Alfonso Juliá" w:date="2020-04-08T13:02:00Z">
                          <w:r>
                            <w:t>. Prototipo final hardwar</w:t>
                          </w:r>
                        </w:ins>
                        <w:ins w:id="488" w:author="Juan Carlos de Alfonso Juliá" w:date="2020-04-08T13:03:00Z">
                          <w:r>
                            <w:t>e (vista ampliada).</w:t>
                          </w:r>
                        </w:ins>
                      </w:p>
                    </w:txbxContent>
                  </v:textbox>
                  <w10:wrap type="square"/>
                </v:shape>
              </w:pict>
            </mc:Fallback>
          </mc:AlternateContent>
        </w:r>
      </w:ins>
    </w:p>
    <w:p w14:paraId="013730E9" w14:textId="77777777" w:rsidR="00CD5219" w:rsidRDefault="00CD5219" w:rsidP="00FB0F7E">
      <w:pPr>
        <w:pStyle w:val="TtuloTDC"/>
        <w:rPr>
          <w:ins w:id="489" w:author="Juan Carlos de Alfonso Juliá" w:date="2020-04-08T11:29:00Z"/>
        </w:rPr>
      </w:pPr>
    </w:p>
    <w:p w14:paraId="535F2AB9" w14:textId="520A9283" w:rsidR="00DC23A6" w:rsidRDefault="00FB0F7E" w:rsidP="00FB0F7E">
      <w:pPr>
        <w:pStyle w:val="TtuloTDC"/>
        <w:rPr>
          <w:ins w:id="490" w:author="Juan Carlos de Alfonso Juliá" w:date="2020-04-08T11:45:00Z"/>
        </w:rPr>
      </w:pPr>
      <w:del w:id="491" w:author="Juan Carlos de Alfonso Juliá" w:date="2020-04-08T11:45:00Z">
        <w:r w:rsidDel="00DC23A6">
          <w:delText>Etapa</w:delText>
        </w:r>
      </w:del>
    </w:p>
    <w:p w14:paraId="7AA37ED5" w14:textId="77777777" w:rsidR="00DC23A6" w:rsidRPr="00DC23A6" w:rsidRDefault="00DC23A6">
      <w:pPr>
        <w:rPr>
          <w:ins w:id="492" w:author="Juan Carlos de Alfonso Juliá" w:date="2020-04-08T11:45:00Z"/>
        </w:rPr>
        <w:pPrChange w:id="493" w:author="Juan Carlos de Alfonso Juliá" w:date="2020-04-08T11:45:00Z">
          <w:pPr>
            <w:pStyle w:val="TtuloTDC"/>
          </w:pPr>
        </w:pPrChange>
      </w:pPr>
    </w:p>
    <w:p w14:paraId="5052B556" w14:textId="77777777" w:rsidR="00456515" w:rsidRDefault="00456515" w:rsidP="00FB0F7E">
      <w:pPr>
        <w:pStyle w:val="TtuloTDC"/>
        <w:rPr>
          <w:ins w:id="494" w:author="Juan Carlos de Alfonso Juliá" w:date="2020-04-08T11:47:00Z"/>
        </w:rPr>
      </w:pPr>
    </w:p>
    <w:p w14:paraId="0CE39F23" w14:textId="5AE01DF2" w:rsidR="00FB0F7E" w:rsidRDefault="00DC23A6" w:rsidP="00FB0F7E">
      <w:pPr>
        <w:pStyle w:val="TtuloTDC"/>
      </w:pPr>
      <w:bookmarkStart w:id="495" w:name="_Toc37271272"/>
      <w:ins w:id="496" w:author="Juan Carlos de Alfonso Juliá" w:date="2020-04-08T11:45:00Z">
        <w:r>
          <w:t xml:space="preserve">3. </w:t>
        </w:r>
      </w:ins>
      <w:del w:id="497" w:author="Juan Carlos de Alfonso Juliá" w:date="2020-04-08T11:44:00Z">
        <w:r w:rsidR="00FB0F7E" w:rsidDel="00DC23A6">
          <w:delText xml:space="preserve"> 2: </w:delText>
        </w:r>
      </w:del>
      <w:del w:id="498" w:author="Juan Carlos de Alfonso Juliá" w:date="2020-04-08T12:48:00Z">
        <w:r w:rsidR="00FB0F7E" w:rsidDel="00097410">
          <w:delText>software</w:delText>
        </w:r>
        <w:r w:rsidR="005072A1" w:rsidDel="00097410">
          <w:delText xml:space="preserve"> del prototipo</w:delText>
        </w:r>
      </w:del>
      <w:ins w:id="499" w:author="Juan Carlos de Alfonso Juliá" w:date="2020-04-08T12:48:00Z">
        <w:r w:rsidR="00097410">
          <w:t>Diseño software</w:t>
        </w:r>
      </w:ins>
      <w:bookmarkEnd w:id="495"/>
    </w:p>
    <w:p w14:paraId="135CC7A0" w14:textId="55AA798C" w:rsidR="005072A1" w:rsidRDefault="00456515" w:rsidP="005072A1">
      <w:pPr>
        <w:pStyle w:val="Ttulo1"/>
      </w:pPr>
      <w:bookmarkStart w:id="500" w:name="_Toc37271273"/>
      <w:ins w:id="501" w:author="Juan Carlos de Alfonso Juliá" w:date="2020-04-08T11:47:00Z">
        <w:r>
          <w:t xml:space="preserve">3.1 </w:t>
        </w:r>
      </w:ins>
      <w:r w:rsidR="005072A1">
        <w:t>Sistema operativo</w:t>
      </w:r>
      <w:bookmarkEnd w:id="500"/>
    </w:p>
    <w:p w14:paraId="69630AA8" w14:textId="658D6569"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archivo “</w:t>
      </w:r>
      <w:r w:rsidR="00C01432" w:rsidRPr="00C01432">
        <w:t>/</w:t>
      </w:r>
      <w:proofErr w:type="spellStart"/>
      <w:r w:rsidR="00C01432" w:rsidRPr="00C01432">
        <w:t>boot</w:t>
      </w:r>
      <w:proofErr w:type="spellEnd"/>
      <w:r w:rsidR="00C01432" w:rsidRPr="00C01432">
        <w:t>/</w:t>
      </w:r>
      <w:proofErr w:type="spellStart"/>
      <w:r w:rsidR="00C01432" w:rsidRPr="00C01432">
        <w:t>wpa_supplicant.conf</w:t>
      </w:r>
      <w:proofErr w:type="spellEnd"/>
      <w:r w:rsidR="00876EFE">
        <w:t>”</w:t>
      </w:r>
      <w:r w:rsidR="00C01432">
        <w:t xml:space="preserve"> y a partir de ahí trabajar mediante </w:t>
      </w:r>
      <w:proofErr w:type="spellStart"/>
      <w:r w:rsidR="00052A97">
        <w:t>ssh</w:t>
      </w:r>
      <w:proofErr w:type="spellEnd"/>
      <w:r w:rsidR="00876EFE">
        <w:rPr>
          <w:rStyle w:val="Refdenotaalpie"/>
        </w:rPr>
        <w:footnoteReference w:id="4"/>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A34BF1">
        <w:t>7)</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E11705">
      <w:pPr>
        <w:pStyle w:val="code"/>
        <w:pPrChange w:id="502" w:author="Juan Carlos de Alfonso Juliá" w:date="2020-04-08T20:34:00Z">
          <w:pPr/>
        </w:pPrChange>
      </w:pPr>
      <w:proofErr w:type="spellStart"/>
      <w:r>
        <w:t>network</w:t>
      </w:r>
      <w:proofErr w:type="spellEnd"/>
      <w:r>
        <w:t xml:space="preserve"> </w:t>
      </w:r>
      <w:proofErr w:type="gramStart"/>
      <w:r>
        <w:t>={</w:t>
      </w:r>
      <w:proofErr w:type="gramEnd"/>
    </w:p>
    <w:p w14:paraId="57810FF9" w14:textId="77777777" w:rsidR="00940BDE" w:rsidRDefault="00940BDE" w:rsidP="00E11705">
      <w:pPr>
        <w:pStyle w:val="code"/>
        <w:pPrChange w:id="503" w:author="Juan Carlos de Alfonso Juliá" w:date="2020-04-08T20:34:00Z">
          <w:pPr/>
        </w:pPrChange>
      </w:pPr>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E11705">
      <w:pPr>
        <w:pStyle w:val="code"/>
        <w:pPrChange w:id="504" w:author="Juan Carlos de Alfonso Juliá" w:date="2020-04-08T20:34:00Z">
          <w:pPr/>
        </w:pPrChange>
      </w:pPr>
      <w:r>
        <w:t xml:space="preserve">  </w:t>
      </w:r>
      <w:proofErr w:type="spellStart"/>
      <w:r>
        <w:t>psk</w:t>
      </w:r>
      <w:proofErr w:type="spellEnd"/>
      <w:r>
        <w:t xml:space="preserve"> = “contraseña de la red”</w:t>
      </w:r>
    </w:p>
    <w:p w14:paraId="1C1A9C9A" w14:textId="2E5B6E09" w:rsidR="00940BDE" w:rsidRDefault="00940BDE" w:rsidP="00E11705">
      <w:pPr>
        <w:pStyle w:val="code"/>
        <w:pPrChange w:id="505" w:author="Juan Carlos de Alfonso Juliá" w:date="2020-04-08T20:34:00Z">
          <w:pPr/>
        </w:pPrChange>
      </w:pPr>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E11705">
      <w:pPr>
        <w:pStyle w:val="code"/>
        <w:pPrChange w:id="506" w:author="Juan Carlos de Alfonso Juliá" w:date="2020-04-08T20:34:00Z">
          <w:pPr/>
        </w:pPrChange>
      </w:pPr>
      <w:r>
        <w:t xml:space="preserve">} </w:t>
      </w:r>
    </w:p>
    <w:p w14:paraId="4D80CA26" w14:textId="77777777" w:rsidR="00C01432" w:rsidRDefault="00C01432" w:rsidP="00D34FC7"/>
    <w:p w14:paraId="55B950A4" w14:textId="699D9693" w:rsidR="00890A7E" w:rsidRDefault="00456515" w:rsidP="005D7E55">
      <w:pPr>
        <w:pStyle w:val="Ttulo1"/>
      </w:pPr>
      <w:bookmarkStart w:id="507" w:name="_Toc37271274"/>
      <w:ins w:id="508" w:author="Juan Carlos de Alfonso Juliá" w:date="2020-04-08T11:47:00Z">
        <w:r>
          <w:t xml:space="preserve">3.2 </w:t>
        </w:r>
      </w:ins>
      <w:r w:rsidR="006E5793">
        <w:t>Sistema de navegación inercial</w:t>
      </w:r>
      <w:bookmarkEnd w:id="507"/>
    </w:p>
    <w:p w14:paraId="5453A4F7" w14:textId="408736F0" w:rsidR="00D0516D" w:rsidRDefault="00D0516D" w:rsidP="00D0516D"/>
    <w:p w14:paraId="7226C148" w14:textId="64D53A0E" w:rsidR="006B6377" w:rsidRDefault="00277F64" w:rsidP="004E3068">
      <w:pPr>
        <w:pStyle w:val="Ttulo2"/>
      </w:pPr>
      <w:bookmarkStart w:id="509" w:name="_Toc37271275"/>
      <w:ins w:id="510" w:author="Juan Carlos de Alfonso Juliá" w:date="2020-04-08T12:43:00Z">
        <w:r>
          <w:t xml:space="preserve">3.2.1 </w:t>
        </w:r>
      </w:ins>
      <w:r w:rsidR="00042C8F">
        <w:t>Vista teórica</w:t>
      </w:r>
      <w:bookmarkEnd w:id="509"/>
    </w:p>
    <w:p w14:paraId="7DF02E9B" w14:textId="77777777" w:rsidR="004E3068" w:rsidRPr="004E3068" w:rsidRDefault="004E3068" w:rsidP="004E3068"/>
    <w:p w14:paraId="0F0B3FEC" w14:textId="6BBE8661" w:rsidR="006B6377" w:rsidRDefault="006B6377" w:rsidP="00D0516D">
      <w:r>
        <w:t>Un sistema de navegación inercial o IMU</w:t>
      </w:r>
      <w:r>
        <w:rPr>
          <w:rStyle w:val="Refdenotaalpie"/>
        </w:rPr>
        <w:footnoteReference w:id="5"/>
      </w:r>
      <w:r>
        <w:t xml:space="preserve"> es un dispositivo electrónico capaz de percibir cambios referentes a la orientación de este además de proporcionar información </w:t>
      </w:r>
      <w:r>
        <w:lastRenderedPageBreak/>
        <w:t xml:space="preserve">acerca de </w:t>
      </w:r>
      <w:proofErr w:type="gramStart"/>
      <w:r>
        <w:t xml:space="preserve">su </w:t>
      </w:r>
      <w:ins w:id="511" w:author="JUAN FRANCISCO JIMENEZ CASTELLANOS" w:date="2020-03-21T11:25:00Z">
        <w:r w:rsidR="00497E78">
          <w:t xml:space="preserve"> aceleración</w:t>
        </w:r>
      </w:ins>
      <w:proofErr w:type="gramEnd"/>
      <w:r>
        <w:t xml:space="preserve">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793CCF">
        <w:t>8)</w:t>
      </w:r>
      <w:r w:rsidR="00793CCF">
        <w:fldChar w:fldCharType="end"/>
      </w:r>
      <w:r w:rsidR="00793CCF">
        <w:t>.</w:t>
      </w:r>
    </w:p>
    <w:p w14:paraId="538BFCD0" w14:textId="3D7D5FC2" w:rsidR="005A5E1F" w:rsidRDefault="005A5E1F" w:rsidP="00D0516D"/>
    <w:p w14:paraId="0DCF716B" w14:textId="5C357A7A" w:rsidR="005A5E1F" w:rsidRDefault="005A5E1F" w:rsidP="00D0516D">
      <w:r>
        <w:t>El propósito de usar este dispositivo es el de obtener tres valores claves a la hora de orientar un dispositivo de vuelo:</w:t>
      </w:r>
    </w:p>
    <w:p w14:paraId="248DF364" w14:textId="65FF5FAA" w:rsidR="005A5E1F" w:rsidRDefault="005A5E1F" w:rsidP="005A5E1F">
      <w:pPr>
        <w:pStyle w:val="Prrafodelista"/>
        <w:numPr>
          <w:ilvl w:val="0"/>
          <w:numId w:val="2"/>
        </w:numPr>
      </w:pPr>
      <w:r>
        <w:t>Pitch:</w:t>
      </w:r>
      <w:r w:rsidR="00946E18">
        <w:t xml:space="preserve"> inclinación morro-cola (+90 grados, -90 grados).</w:t>
      </w:r>
    </w:p>
    <w:p w14:paraId="415EA1C8" w14:textId="22A58CCE" w:rsidR="005A5E1F" w:rsidRDefault="005A5E1F" w:rsidP="005A5E1F">
      <w:pPr>
        <w:pStyle w:val="Prrafodelista"/>
        <w:numPr>
          <w:ilvl w:val="0"/>
          <w:numId w:val="2"/>
        </w:numPr>
      </w:pPr>
      <w:r>
        <w:t>Roll:</w:t>
      </w:r>
      <w:r w:rsidR="00946E18">
        <w:t xml:space="preserve"> rotación morro-cola (+90 grados, -90 grados).</w:t>
      </w:r>
    </w:p>
    <w:p w14:paraId="7A749DEF" w14:textId="2C5A0EC0" w:rsidR="005A5E1F" w:rsidRDefault="005A5E1F" w:rsidP="005A5E1F">
      <w:pPr>
        <w:pStyle w:val="Prrafodelista"/>
        <w:numPr>
          <w:ilvl w:val="0"/>
          <w:numId w:val="2"/>
        </w:numPr>
      </w:pPr>
      <w:proofErr w:type="spellStart"/>
      <w:r>
        <w:t>Yaw</w:t>
      </w:r>
      <w:proofErr w:type="spellEnd"/>
      <w:r>
        <w:t>:</w:t>
      </w:r>
      <w:r w:rsidR="00946E18">
        <w:t xml:space="preserve"> dirección en la que se orienta el morro (360 grados).</w:t>
      </w:r>
    </w:p>
    <w:p w14:paraId="15F4ABC7" w14:textId="54182B39" w:rsidR="00946E18" w:rsidRDefault="00946E18" w:rsidP="00946E18"/>
    <w:p w14:paraId="3E3EFB14" w14:textId="63ED814D" w:rsidR="00946E18" w:rsidRDefault="00946E18" w:rsidP="00946E18">
      <w:r>
        <w:t xml:space="preserve">Estos tres valores se pueden entender más fácilmente en la figura </w:t>
      </w:r>
      <w:ins w:id="512" w:author="Juan Carlos de Alfonso Juliá" w:date="2020-04-08T20:40:00Z">
        <w:r w:rsidR="00521802">
          <w:t>10</w:t>
        </w:r>
      </w:ins>
      <w:del w:id="513" w:author="Juan Carlos de Alfonso Juliá" w:date="2020-04-08T20:40:00Z">
        <w:r w:rsidDel="00521802">
          <w:delText>x.x</w:delText>
        </w:r>
      </w:del>
      <w:r>
        <w:t>.</w:t>
      </w:r>
    </w:p>
    <w:p w14:paraId="6B800E33" w14:textId="109AB0D3" w:rsidR="004E3068" w:rsidRDefault="003539E2" w:rsidP="004E3068">
      <w:r>
        <w:rPr>
          <w:noProof/>
        </w:rPr>
        <w:drawing>
          <wp:anchor distT="0" distB="0" distL="114300" distR="114300" simplePos="0" relativeHeight="251718656" behindDoc="0" locked="0" layoutInCell="1" allowOverlap="1" wp14:anchorId="58D379F4" wp14:editId="7DAA9208">
            <wp:simplePos x="0" y="0"/>
            <wp:positionH relativeFrom="column">
              <wp:posOffset>443865</wp:posOffset>
            </wp:positionH>
            <wp:positionV relativeFrom="paragraph">
              <wp:posOffset>24325</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A37C0C9" w14:textId="6B1C0A87" w:rsidR="003539E2" w:rsidRDefault="003539E2" w:rsidP="004E3068"/>
    <w:p w14:paraId="7D8AD69A" w14:textId="692AE98C" w:rsidR="003539E2" w:rsidRDefault="003539E2" w:rsidP="004E3068"/>
    <w:p w14:paraId="0F3F80E1" w14:textId="06AAF8D3" w:rsidR="003539E2" w:rsidRDefault="003539E2" w:rsidP="004E3068"/>
    <w:p w14:paraId="03009A5B" w14:textId="448F701D" w:rsidR="005A5E1F" w:rsidRDefault="005A5E1F" w:rsidP="005A5E1F"/>
    <w:p w14:paraId="0EDB2A5F" w14:textId="08F531FE" w:rsidR="005A5E1F" w:rsidRDefault="005A5E1F" w:rsidP="004E3068"/>
    <w:p w14:paraId="418B8895" w14:textId="77777777" w:rsidR="005A5E1F" w:rsidRDefault="005A5E1F" w:rsidP="004E3068"/>
    <w:p w14:paraId="4F919575" w14:textId="77777777" w:rsidR="003539E2" w:rsidRDefault="003539E2" w:rsidP="00042C8F">
      <w:pPr>
        <w:pStyle w:val="Ttulo2"/>
      </w:pPr>
    </w:p>
    <w:p w14:paraId="18FE41A0" w14:textId="77777777" w:rsidR="003539E2" w:rsidRDefault="003539E2" w:rsidP="00042C8F">
      <w:pPr>
        <w:pStyle w:val="Ttulo2"/>
      </w:pPr>
    </w:p>
    <w:p w14:paraId="3CFF5069" w14:textId="77777777" w:rsidR="003539E2" w:rsidRDefault="003539E2" w:rsidP="00042C8F">
      <w:pPr>
        <w:pStyle w:val="Ttulo2"/>
      </w:pPr>
    </w:p>
    <w:p w14:paraId="46ED7290" w14:textId="77777777" w:rsidR="003539E2" w:rsidRDefault="003539E2" w:rsidP="00042C8F">
      <w:pPr>
        <w:pStyle w:val="Ttulo2"/>
      </w:pPr>
    </w:p>
    <w:p w14:paraId="1C8CF858" w14:textId="75315D40" w:rsidR="003539E2" w:rsidRDefault="003539E2" w:rsidP="00042C8F">
      <w:pPr>
        <w:pStyle w:val="Ttulo2"/>
      </w:pPr>
    </w:p>
    <w:p w14:paraId="54E66914" w14:textId="437951D1" w:rsidR="003539E2" w:rsidRDefault="00B10F85" w:rsidP="00C614F4">
      <w:pPr>
        <w:pPrChange w:id="514" w:author="Juan Carlos de Alfonso Juliá" w:date="2020-04-08T12:46:00Z">
          <w:pPr>
            <w:pStyle w:val="Ttulo2"/>
          </w:pPr>
        </w:pPrChange>
      </w:pPr>
      <w:r>
        <w:rPr>
          <w:noProof/>
        </w:rPr>
        <mc:AlternateContent>
          <mc:Choice Requires="wps">
            <w:drawing>
              <wp:anchor distT="0" distB="0" distL="114300" distR="114300" simplePos="0" relativeHeight="251720704" behindDoc="0" locked="0" layoutInCell="1" allowOverlap="1" wp14:anchorId="22C1034F" wp14:editId="5CAC8DE1">
                <wp:simplePos x="0" y="0"/>
                <wp:positionH relativeFrom="column">
                  <wp:posOffset>440397</wp:posOffset>
                </wp:positionH>
                <wp:positionV relativeFrom="paragraph">
                  <wp:posOffset>137306</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48A292E2" w:rsidR="006F75D9" w:rsidRDefault="006F75D9" w:rsidP="00BA3321">
                            <w:pPr>
                              <w:pStyle w:val="Descripcin"/>
                              <w:rPr>
                                <w:noProof/>
                              </w:rPr>
                            </w:pPr>
                            <w:proofErr w:type="spellStart"/>
                            <w:r>
                              <w:t>Fig</w:t>
                            </w:r>
                            <w:proofErr w:type="spellEnd"/>
                            <w:r>
                              <w:t xml:space="preserve"> </w:t>
                            </w:r>
                            <w:ins w:id="515" w:author="Juan Carlos de Alfonso Juliá" w:date="2020-04-08T20:40:00Z">
                              <w:r w:rsidR="00521802">
                                <w:t>10</w:t>
                              </w:r>
                            </w:ins>
                            <w:del w:id="516" w:author="Juan Carlos de Alfonso Juliá" w:date="2020-04-08T20:40:00Z">
                              <w:r w:rsidDel="00521802">
                                <w:delText>x.x</w:delText>
                              </w:r>
                            </w:del>
                            <w:r>
                              <w:t xml:space="preserve">.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034F" id="Cuadro de texto 28" o:spid="_x0000_s1053" type="#_x0000_t202" style="position:absolute;margin-left:34.7pt;margin-top:10.8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" stroked="f">
                <v:textbox style="mso-fit-shape-to-text:t" inset="0,0,0,0">
                  <w:txbxContent>
                    <w:p w14:paraId="62ADB1DC" w14:textId="48A292E2" w:rsidR="006F75D9" w:rsidRDefault="006F75D9" w:rsidP="00BA3321">
                      <w:pPr>
                        <w:pStyle w:val="Descripcin"/>
                        <w:rPr>
                          <w:noProof/>
                        </w:rPr>
                      </w:pPr>
                      <w:proofErr w:type="spellStart"/>
                      <w:r>
                        <w:t>Fig</w:t>
                      </w:r>
                      <w:proofErr w:type="spellEnd"/>
                      <w:r>
                        <w:t xml:space="preserve"> </w:t>
                      </w:r>
                      <w:ins w:id="517" w:author="Juan Carlos de Alfonso Juliá" w:date="2020-04-08T20:40:00Z">
                        <w:r w:rsidR="00521802">
                          <w:t>10</w:t>
                        </w:r>
                      </w:ins>
                      <w:del w:id="518" w:author="Juan Carlos de Alfonso Juliá" w:date="2020-04-08T20:40:00Z">
                        <w:r w:rsidDel="00521802">
                          <w:delText>x.x</w:delText>
                        </w:r>
                      </w:del>
                      <w:r>
                        <w:t xml:space="preserve">.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v:textbox>
                <w10:wrap type="square"/>
              </v:shape>
            </w:pict>
          </mc:Fallback>
        </mc:AlternateContent>
      </w:r>
    </w:p>
    <w:p w14:paraId="68F13B63" w14:textId="34EB571A" w:rsidR="003539E2" w:rsidRDefault="003539E2" w:rsidP="00042C8F">
      <w:pPr>
        <w:pStyle w:val="Ttulo2"/>
      </w:pPr>
    </w:p>
    <w:p w14:paraId="171E68FD" w14:textId="221A260F" w:rsidR="003539E2" w:rsidRDefault="003539E2" w:rsidP="00042C8F">
      <w:pPr>
        <w:pStyle w:val="Ttulo2"/>
      </w:pPr>
    </w:p>
    <w:p w14:paraId="62362A5D" w14:textId="07361E1E" w:rsidR="008A7D94" w:rsidRDefault="008A7D94" w:rsidP="008A7D94">
      <w:r>
        <w:t xml:space="preserve">La obtención del pitch y el roll en base a los datos de una </w:t>
      </w:r>
      <w:proofErr w:type="spellStart"/>
      <w:r>
        <w:t>imu</w:t>
      </w:r>
      <w:proofErr w:type="spellEnd"/>
      <w:r>
        <w:t xml:space="preserve"> es direct</w:t>
      </w:r>
      <w:ins w:id="519" w:author="JUAN FRANCISCO JIMENEZ CASTELLANOS" w:date="2020-03-21T11:27:00Z">
        <w:r w:rsidR="00497E78">
          <w:t>a</w:t>
        </w:r>
      </w:ins>
      <w:r>
        <w:t xml:space="preserve"> aplicando una fórmula sin embargo el roll es un caso particular que se ve afectado por dos factores claves:</w:t>
      </w:r>
    </w:p>
    <w:p w14:paraId="3A6B0501" w14:textId="54B48353" w:rsidR="008A7D94" w:rsidRDefault="003833D5" w:rsidP="008A7D94">
      <w:ins w:id="520" w:author="JUAN FRANCISCO JIMENEZ CASTELLANOS" w:date="2020-03-21T11:37:00Z">
        <w:r>
          <w:t xml:space="preserve">Creo que debes explicar esto un poco más: </w:t>
        </w:r>
        <w:proofErr w:type="spellStart"/>
        <w:r>
          <w:t>pich</w:t>
        </w:r>
        <w:proofErr w:type="spellEnd"/>
        <w:r>
          <w:t xml:space="preserve"> y roll se o</w:t>
        </w:r>
      </w:ins>
      <w:ins w:id="521" w:author="JUAN FRANCISCO JIMENEZ CASTELLANOS" w:date="2020-03-21T11:38:00Z">
        <w:r>
          <w:t xml:space="preserve">btienen a partir de los acelerómetros de la IMU, midiendo el valor de la gravedad. La orientación </w:t>
        </w:r>
      </w:ins>
      <w:ins w:id="522" w:author="JUAN FRANCISCO JIMENEZ CASTELLANOS" w:date="2020-03-21T11:39:00Z">
        <w:r>
          <w:t>(</w:t>
        </w:r>
        <w:proofErr w:type="spellStart"/>
        <w:r>
          <w:t>yaw</w:t>
        </w:r>
        <w:proofErr w:type="spellEnd"/>
        <w:r>
          <w:t xml:space="preserve">) </w:t>
        </w:r>
      </w:ins>
      <w:ins w:id="523" w:author="JUAN FRANCISCO JIMENEZ CASTELLANOS" w:date="2020-03-21T11:38:00Z">
        <w:r>
          <w:t>se obtiene empleando el ma</w:t>
        </w:r>
      </w:ins>
      <w:ins w:id="524" w:author="JUAN FRANCISCO JIMENEZ CASTELLANOS" w:date="2020-03-21T11:39:00Z">
        <w:r>
          <w:t>gnetómetro que está sometido a perturbaciones (</w:t>
        </w:r>
        <w:proofErr w:type="spellStart"/>
        <w:r>
          <w:t>hard</w:t>
        </w:r>
        <w:proofErr w:type="spellEnd"/>
        <w:r>
          <w:t xml:space="preserve"> y </w:t>
        </w:r>
        <w:proofErr w:type="spellStart"/>
        <w:r>
          <w:t>soft</w:t>
        </w:r>
        <w:proofErr w:type="spellEnd"/>
        <w:r>
          <w:t xml:space="preserve"> </w:t>
        </w:r>
        <w:proofErr w:type="spellStart"/>
        <w:r>
          <w:t>iron</w:t>
        </w:r>
        <w:proofErr w:type="spellEnd"/>
        <w:r>
          <w:t xml:space="preserve"> </w:t>
        </w:r>
        <w:proofErr w:type="spellStart"/>
        <w:r>
          <w:t>etc</w:t>
        </w:r>
        <w:proofErr w:type="spellEnd"/>
        <w:r>
          <w:t xml:space="preserve">, </w:t>
        </w:r>
        <w:proofErr w:type="spellStart"/>
        <w:r>
          <w:t>etc</w:t>
        </w:r>
        <w:proofErr w:type="spellEnd"/>
        <w:r>
          <w:t>).</w:t>
        </w:r>
      </w:ins>
    </w:p>
    <w:p w14:paraId="75410F32" w14:textId="1F87F29E" w:rsidR="008A7D94" w:rsidRDefault="008A7D94" w:rsidP="008A7D94">
      <w:pPr>
        <w:rPr>
          <w:b/>
          <w:bCs/>
        </w:rPr>
      </w:pPr>
      <w:r w:rsidRPr="008A7D94">
        <w:rPr>
          <w:b/>
          <w:bCs/>
        </w:rPr>
        <w:t xml:space="preserve">Distorsiones </w:t>
      </w:r>
      <w:del w:id="525" w:author="Juan Carlos de Alfonso Juliá" w:date="2020-04-08T20:42:00Z">
        <w:r w:rsidRPr="008A7D94" w:rsidDel="00B817C3">
          <w:rPr>
            <w:b/>
            <w:bCs/>
          </w:rPr>
          <w:delText>a hierro duro (hard iron).</w:delText>
        </w:r>
      </w:del>
      <w:proofErr w:type="spellStart"/>
      <w:ins w:id="526" w:author="Juan Carlos de Alfonso Juliá" w:date="2020-04-08T20:42:00Z">
        <w:r w:rsidR="00B817C3">
          <w:rPr>
            <w:b/>
            <w:bCs/>
          </w:rPr>
          <w:t>hard</w:t>
        </w:r>
        <w:proofErr w:type="spellEnd"/>
        <w:r w:rsidR="00B817C3">
          <w:rPr>
            <w:b/>
            <w:bCs/>
          </w:rPr>
          <w:t xml:space="preserve"> </w:t>
        </w:r>
        <w:proofErr w:type="spellStart"/>
        <w:r w:rsidR="00B817C3">
          <w:rPr>
            <w:b/>
            <w:bCs/>
          </w:rPr>
          <w:t>iron</w:t>
        </w:r>
        <w:proofErr w:type="spellEnd"/>
        <w:r w:rsidR="00B817C3">
          <w:rPr>
            <w:b/>
            <w:bCs/>
          </w:rPr>
          <w:t>.</w:t>
        </w:r>
      </w:ins>
      <w:ins w:id="527" w:author="JUAN FRANCISCO JIMENEZ CASTELLANOS" w:date="2020-03-21T11:35:00Z">
        <w:r w:rsidR="003833D5">
          <w:rPr>
            <w:b/>
            <w:bCs/>
          </w:rPr>
          <w:t xml:space="preserve"> </w:t>
        </w:r>
        <w:del w:id="528" w:author="Juan Carlos de Alfonso Juliá" w:date="2020-04-08T20:42:00Z">
          <w:r w:rsidR="003833D5" w:rsidDel="00B817C3">
            <w:rPr>
              <w:b/>
              <w:bCs/>
            </w:rPr>
            <w:delText>(yo no le he visto nunca traducido</w:delText>
          </w:r>
        </w:del>
      </w:ins>
      <w:ins w:id="529" w:author="JUAN FRANCISCO JIMENEZ CASTELLANOS" w:date="2020-03-21T11:36:00Z">
        <w:del w:id="530" w:author="Juan Carlos de Alfonso Juliá" w:date="2020-04-08T20:42:00Z">
          <w:r w:rsidR="003833D5" w:rsidDel="00B817C3">
            <w:rPr>
              <w:b/>
              <w:bCs/>
            </w:rPr>
            <w:delText>, a mí me suena un poco raro)</w:delText>
          </w:r>
        </w:del>
      </w:ins>
    </w:p>
    <w:p w14:paraId="3EE18F4B" w14:textId="50ED1342" w:rsidR="008A7D94" w:rsidRPr="008173DD" w:rsidRDefault="008173DD" w:rsidP="008A7D94">
      <w:r>
        <w:t xml:space="preserve">Corresponden a distorsiones producidas por </w:t>
      </w:r>
      <w:r w:rsidR="00AE79E5">
        <w:t xml:space="preserve">el hombre </w:t>
      </w:r>
      <w:ins w:id="531" w:author="JUAN FRANCISCO JIMENEZ CASTELLANOS" w:date="2020-03-21T11:41:00Z">
        <w:r w:rsidR="003833D5">
          <w:t xml:space="preserve">(campos magnéticos) </w:t>
        </w:r>
      </w:ins>
      <w:r w:rsidR="00AE79E5">
        <w:t xml:space="preserve">e independientes al campo magnético terrestres, por </w:t>
      </w:r>
      <w:proofErr w:type="gramStart"/>
      <w:r w:rsidR="00AE79E5">
        <w:t>ejemplo</w:t>
      </w:r>
      <w:proofErr w:type="gramEnd"/>
      <w:r w:rsidR="00AE79E5">
        <w:t xml:space="preserve"> un motor girando, un cable por el que pasa electricidad o el imán de un altavoz</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AE79E5">
        <w:t>.</w:t>
      </w:r>
    </w:p>
    <w:p w14:paraId="1BA7AE06" w14:textId="77777777" w:rsidR="008A7D94" w:rsidRPr="008A7D94" w:rsidRDefault="008A7D94" w:rsidP="008A7D94">
      <w:pPr>
        <w:rPr>
          <w:b/>
          <w:bCs/>
        </w:rPr>
      </w:pPr>
    </w:p>
    <w:p w14:paraId="1F4B8E54" w14:textId="5F846473" w:rsidR="008A7D94" w:rsidRDefault="008A7D94" w:rsidP="008A7D94">
      <w:pPr>
        <w:rPr>
          <w:b/>
          <w:bCs/>
        </w:rPr>
      </w:pPr>
      <w:r w:rsidRPr="008A7D94">
        <w:rPr>
          <w:b/>
          <w:bCs/>
        </w:rPr>
        <w:t xml:space="preserve">Distorsiones </w:t>
      </w:r>
      <w:del w:id="532" w:author="Juan Carlos de Alfonso Juliá" w:date="2020-04-08T20:42:00Z">
        <w:r w:rsidRPr="008A7D94" w:rsidDel="00B817C3">
          <w:rPr>
            <w:b/>
            <w:bCs/>
          </w:rPr>
          <w:delText>a hierro blando (soft iron).</w:delText>
        </w:r>
      </w:del>
      <w:proofErr w:type="spellStart"/>
      <w:ins w:id="533" w:author="Juan Carlos de Alfonso Juliá" w:date="2020-04-08T20:42:00Z">
        <w:r w:rsidR="00B817C3">
          <w:rPr>
            <w:b/>
            <w:bCs/>
          </w:rPr>
          <w:t>soft</w:t>
        </w:r>
        <w:proofErr w:type="spellEnd"/>
        <w:r w:rsidR="00B817C3">
          <w:rPr>
            <w:b/>
            <w:bCs/>
          </w:rPr>
          <w:t xml:space="preserve"> </w:t>
        </w:r>
        <w:proofErr w:type="spellStart"/>
        <w:r w:rsidR="00B817C3">
          <w:rPr>
            <w:b/>
            <w:bCs/>
          </w:rPr>
          <w:t>iron</w:t>
        </w:r>
        <w:proofErr w:type="spellEnd"/>
        <w:r w:rsidR="00B817C3">
          <w:rPr>
            <w:b/>
            <w:bCs/>
          </w:rPr>
          <w:t>.</w:t>
        </w:r>
      </w:ins>
    </w:p>
    <w:p w14:paraId="3473B209" w14:textId="00E81564" w:rsidR="00E40D6B" w:rsidRPr="00E40D6B" w:rsidRDefault="00E40D6B" w:rsidP="008A7D94">
      <w:r>
        <w:t xml:space="preserve">Son distorsiones producidas por elementos que por si solos no generan un campo magnético pero que al integrarse con otros si que los producen, por </w:t>
      </w:r>
      <w:proofErr w:type="gramStart"/>
      <w:r>
        <w:t>ejemplo</w:t>
      </w:r>
      <w:proofErr w:type="gramEnd"/>
      <w:r>
        <w:t xml:space="preserve"> que haya una fuente de hierro o algún otro metal cerca</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BA07B4">
        <w:t>.</w:t>
      </w:r>
    </w:p>
    <w:p w14:paraId="04A3339E" w14:textId="03FFF870" w:rsidR="003539E2" w:rsidRDefault="003539E2" w:rsidP="003539E2"/>
    <w:p w14:paraId="3418F875" w14:textId="77777777" w:rsidR="00724DCB" w:rsidRPr="003539E2" w:rsidRDefault="00724DCB" w:rsidP="003539E2"/>
    <w:p w14:paraId="1A2FC2DE" w14:textId="46204444" w:rsidR="006B6377" w:rsidRDefault="00277F64" w:rsidP="00042C8F">
      <w:pPr>
        <w:pStyle w:val="Ttulo2"/>
      </w:pPr>
      <w:bookmarkStart w:id="534" w:name="_Toc37271276"/>
      <w:r>
        <w:t xml:space="preserve">3.2.2 </w:t>
      </w:r>
      <w:r w:rsidR="00042C8F">
        <w:t>Calibración del magnetómetro</w:t>
      </w:r>
      <w:bookmarkEnd w:id="534"/>
    </w:p>
    <w:p w14:paraId="484495CC" w14:textId="0A337E1E" w:rsidR="0025226C" w:rsidRDefault="0025226C" w:rsidP="0025226C"/>
    <w:p w14:paraId="7479F18E" w14:textId="1B28F797" w:rsidR="0025226C" w:rsidRDefault="0025226C" w:rsidP="0025226C">
      <w:r>
        <w:t xml:space="preserve">Aclaración previa: los gráficos agregados a este apartado han sido creados usando datos propios recogidos de los sensores usando la herramienta </w:t>
      </w:r>
      <w:proofErr w:type="spellStart"/>
      <w:r w:rsidR="00CD0658">
        <w:t>G</w:t>
      </w:r>
      <w:r>
        <w:t>nuplot</w:t>
      </w:r>
      <w:proofErr w:type="spellEnd"/>
      <w:r>
        <w:t xml:space="preserve"> (</w:t>
      </w:r>
      <w:r>
        <w:fldChar w:fldCharType="begin"/>
      </w:r>
      <w:r>
        <w:instrText xml:space="preserve"> REF _Ref33561973 \r \h </w:instrText>
      </w:r>
      <w:r>
        <w:fldChar w:fldCharType="separate"/>
      </w:r>
      <w:r>
        <w:t>9)</w:t>
      </w:r>
      <w:r>
        <w:fldChar w:fldCharType="end"/>
      </w:r>
      <w:r>
        <w:t>.</w:t>
      </w:r>
    </w:p>
    <w:p w14:paraId="0DAF2AD5" w14:textId="140AF217" w:rsidR="00C05470" w:rsidRDefault="00C05470" w:rsidP="0025226C"/>
    <w:p w14:paraId="02F6257D" w14:textId="4A4FF83E" w:rsidR="00C05470" w:rsidRPr="0025226C" w:rsidRDefault="00C05470" w:rsidP="0025226C">
      <w:r>
        <w:lastRenderedPageBreak/>
        <w:t xml:space="preserve">Para poder solventar los </w:t>
      </w:r>
      <w:r w:rsidR="00422CEE">
        <w:t>dos problemas de distorsión vistos en el apartado anterior es necesario calibrar previamente el magnetómetro antes de usarlo</w:t>
      </w:r>
      <w:r w:rsidR="007F3018">
        <w:t>.</w:t>
      </w:r>
      <w:r w:rsidR="005348A0">
        <w:t xml:space="preserve"> Terminar…</w:t>
      </w:r>
    </w:p>
    <w:p w14:paraId="35C7D476" w14:textId="464EF766" w:rsidR="00D0516D" w:rsidRDefault="003833D5" w:rsidP="00D0516D">
      <w:ins w:id="535" w:author="JUAN FRANCISCO JIMENEZ CASTELLANOS" w:date="2020-03-21T11:42:00Z">
        <w:r>
          <w:t>Entiend</w:t>
        </w:r>
      </w:ins>
      <w:ins w:id="536" w:author="JUAN FRANCISCO JIMENEZ CASTELLANOS" w:date="2020-03-21T11:43:00Z">
        <w:r>
          <w:t>o que esto está por completar</w:t>
        </w:r>
      </w:ins>
    </w:p>
    <w:p w14:paraId="4E2E7EFE" w14:textId="77777777" w:rsidR="00D0516D" w:rsidRDefault="00D0516D" w:rsidP="00D0516D"/>
    <w:p w14:paraId="68CAC517" w14:textId="4F3BAE0E" w:rsidR="00D0516D" w:rsidRDefault="00F77496" w:rsidP="00D0516D">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MXc</m:t>
                  </m:r>
                </m:e>
                <m:e>
                  <m:r>
                    <w:rPr>
                      <w:rFonts w:ascii="Cambria Math" w:hAnsi="Cambria Math"/>
                    </w:rPr>
                    <m:t>MYc</m:t>
                  </m:r>
                  <m:ctrlPr>
                    <w:rPr>
                      <w:rFonts w:ascii="Cambria Math" w:eastAsia="Cambria Math" w:hAnsi="Cambria Math" w:cs="Cambria Math"/>
                      <w:i/>
                    </w:rPr>
                  </m:ctrlPr>
                </m:e>
                <m:e>
                  <m:r>
                    <w:rPr>
                      <w:rFonts w:ascii="Cambria Math" w:eastAsia="Cambria Math" w:hAnsi="Cambria Math" w:cs="Cambria Math"/>
                    </w:rPr>
                    <m:t>MZc</m:t>
                  </m:r>
                </m:e>
              </m:eqAr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M11</m:t>
                    </m:r>
                  </m:e>
                  <m:e>
                    <m:r>
                      <w:rPr>
                        <w:rFonts w:ascii="Cambria Math" w:hAnsi="Cambria Math"/>
                      </w:rPr>
                      <m:t>M12</m:t>
                    </m:r>
                    <m:ctrlPr>
                      <w:rPr>
                        <w:rFonts w:ascii="Cambria Math" w:eastAsia="Cambria Math" w:hAnsi="Cambria Math" w:cs="Cambria Math"/>
                        <w:i/>
                      </w:rPr>
                    </m:ctrlPr>
                  </m:e>
                  <m:e>
                    <m:r>
                      <w:rPr>
                        <w:rFonts w:ascii="Cambria Math" w:hAnsi="Cambria Math"/>
                      </w:rPr>
                      <m:t>M13</m:t>
                    </m:r>
                  </m:e>
                </m:mr>
                <m:mr>
                  <m:e>
                    <m:r>
                      <w:rPr>
                        <w:rFonts w:ascii="Cambria Math" w:hAnsi="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e>
                </m:mr>
              </m:m>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m:t>
                      </m:r>
                    </m:e>
                    <m:e>
                      <m:r>
                        <w:rPr>
                          <w:rFonts w:ascii="Cambria Math" w:hAnsi="Cambria Math"/>
                        </w:rPr>
                        <m:t>MY</m:t>
                      </m:r>
                      <m:ctrlPr>
                        <w:rPr>
                          <w:rFonts w:ascii="Cambria Math" w:eastAsia="Cambria Math" w:hAnsi="Cambria Math" w:cs="Cambria Math"/>
                          <w:i/>
                        </w:rPr>
                      </m:ctrlPr>
                    </m:e>
                    <m:e>
                      <m:r>
                        <w:rPr>
                          <w:rFonts w:ascii="Cambria Math" w:eastAsia="Cambria Math" w:hAnsi="Cambria Math" w:cs="Cambria Math"/>
                        </w:rPr>
                        <m:t>MZ</m:t>
                      </m:r>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BX</m:t>
                      </m:r>
                    </m:e>
                    <m:e>
                      <m:r>
                        <w:rPr>
                          <w:rFonts w:ascii="Cambria Math" w:hAnsi="Cambria Math"/>
                        </w:rPr>
                        <m:t>BY</m:t>
                      </m:r>
                      <m:ctrlPr>
                        <w:rPr>
                          <w:rFonts w:ascii="Cambria Math" w:eastAsia="Cambria Math" w:hAnsi="Cambria Math" w:cs="Cambria Math"/>
                          <w:i/>
                        </w:rPr>
                      </m:ctrlPr>
                    </m:e>
                    <m:e>
                      <m:r>
                        <w:rPr>
                          <w:rFonts w:ascii="Cambria Math" w:eastAsia="Cambria Math" w:hAnsi="Cambria Math" w:cs="Cambria Math"/>
                        </w:rPr>
                        <m:t>BZ</m:t>
                      </m:r>
                    </m:e>
                  </m:eqArr>
                </m:e>
              </m:d>
            </m:e>
          </m:d>
        </m:oMath>
      </m:oMathPara>
    </w:p>
    <w:p w14:paraId="54A50E07" w14:textId="49B566F5" w:rsidR="00D0516D" w:rsidRPr="001B028D" w:rsidRDefault="00D0516D" w:rsidP="00D0516D"/>
    <w:p w14:paraId="0883A42B" w14:textId="77777777" w:rsidR="00B80323" w:rsidRDefault="00B80323" w:rsidP="00D0516D"/>
    <w:p w14:paraId="0229BA52" w14:textId="77777777" w:rsidR="00B80323" w:rsidRDefault="00B80323" w:rsidP="00D0516D"/>
    <w:p w14:paraId="6A0CBA59" w14:textId="63187C3D" w:rsidR="001B028D" w:rsidRPr="001B028D" w:rsidRDefault="001B3D28" w:rsidP="00D0516D">
      <w:r>
        <w:t xml:space="preserve">Por </w:t>
      </w:r>
      <w:proofErr w:type="gramStart"/>
      <w:r>
        <w:t>último</w:t>
      </w:r>
      <w:proofErr w:type="gramEnd"/>
      <w:r>
        <w:t xml:space="preserve"> se ha de comprobar que el magnetómetro se ha calibrado correctamente para lo cual lo más sencillo y eficaz es realizar medidas continuas del sensor en los planos </w:t>
      </w:r>
      <w:proofErr w:type="spellStart"/>
      <w:r>
        <w:t>xyz</w:t>
      </w:r>
      <w:proofErr w:type="spellEnd"/>
      <w:r>
        <w:t xml:space="preserve"> </w:t>
      </w:r>
      <w:r w:rsidR="00B80323">
        <w:t xml:space="preserve">mientras este se mueve durante dos minutos aproximadamente y mostrar los resultados </w:t>
      </w:r>
      <w:r w:rsidR="003874AE">
        <w:t xml:space="preserve">por ejemplo </w:t>
      </w:r>
      <w:r w:rsidR="00B80323">
        <w:t>en una nube de puntos.</w:t>
      </w:r>
      <w:r>
        <w:t xml:space="preserve"> </w:t>
      </w:r>
    </w:p>
    <w:p w14:paraId="5B180CF1" w14:textId="7E9C9844" w:rsidR="00D0516D" w:rsidRDefault="00D0516D" w:rsidP="00D0516D"/>
    <w:p w14:paraId="22CD88A0" w14:textId="7EFB47AA" w:rsidR="00E43AB0" w:rsidRDefault="0081214B" w:rsidP="00D0516D">
      <w:r>
        <w:t xml:space="preserve">En la figura </w:t>
      </w:r>
      <w:proofErr w:type="spellStart"/>
      <w:r>
        <w:t>x.x</w:t>
      </w:r>
      <w:proofErr w:type="spellEnd"/>
      <w:r>
        <w:t xml:space="preserve"> tenemos las mediciones del sensor sin ninguna calibración </w:t>
      </w:r>
      <w:r w:rsidR="00E43AB0">
        <w:t xml:space="preserve">y como se puede </w:t>
      </w:r>
      <w:r w:rsidR="00502175">
        <w:t>ver</w:t>
      </w:r>
      <w:r w:rsidR="00E43AB0">
        <w:t xml:space="preserve"> está muy </w:t>
      </w:r>
      <w:proofErr w:type="spellStart"/>
      <w:r w:rsidR="00E43AB0">
        <w:t>descalibrado</w:t>
      </w:r>
      <w:proofErr w:type="spellEnd"/>
      <w:r w:rsidR="00E43AB0">
        <w:t xml:space="preserve"> en los tres planos además de </w:t>
      </w:r>
      <w:ins w:id="537" w:author="JUAN FRANCISCO JIMENEZ CASTELLANOS" w:date="2020-03-21T11:44:00Z">
        <w:r w:rsidR="003833D5">
          <w:t xml:space="preserve">que </w:t>
        </w:r>
      </w:ins>
      <w:r w:rsidR="00E43AB0">
        <w:t xml:space="preserve">en el plano </w:t>
      </w:r>
      <w:proofErr w:type="spellStart"/>
      <w:r w:rsidR="00E43AB0">
        <w:t>xz</w:t>
      </w:r>
      <w:proofErr w:type="spellEnd"/>
      <w:r w:rsidR="00E43AB0">
        <w:t xml:space="preserve"> mostrar una elipse en vez de una circunfer</w:t>
      </w:r>
      <w:ins w:id="538" w:author="JUAN FRANCISCO JIMENEZ CASTELLANOS" w:date="2020-03-21T11:44:00Z">
        <w:r w:rsidR="003833D5">
          <w:t>e</w:t>
        </w:r>
      </w:ins>
      <w:r w:rsidR="00E43AB0">
        <w:t>n</w:t>
      </w:r>
      <w:del w:id="539" w:author="JUAN FRANCISCO JIMENEZ CASTELLANOS" w:date="2020-03-21T11:44:00Z">
        <w:r w:rsidR="00E43AB0" w:rsidDel="003833D5">
          <w:delText>e</w:delText>
        </w:r>
      </w:del>
      <w:r w:rsidR="00E43AB0">
        <w:t>cia</w:t>
      </w:r>
      <w:r w:rsidR="00502175">
        <w:t xml:space="preserve">, esto provocará que si se realizan mediciones del </w:t>
      </w:r>
      <w:proofErr w:type="spellStart"/>
      <w:r w:rsidR="00502175">
        <w:t>yaw</w:t>
      </w:r>
      <w:proofErr w:type="spellEnd"/>
      <w:r w:rsidR="00502175">
        <w:t xml:space="preserve"> en algunos puntos del plano no se produzcan apenas variaciones mientras que en otros se produzcan de forma </w:t>
      </w:r>
      <w:proofErr w:type="spellStart"/>
      <w:r w:rsidR="00502175">
        <w:t>herrática</w:t>
      </w:r>
      <w:proofErr w:type="spellEnd"/>
      <w:r w:rsidR="00502175">
        <w:t>.</w:t>
      </w:r>
    </w:p>
    <w:p w14:paraId="5F454D5E" w14:textId="548AB2DB" w:rsidR="007878A6" w:rsidRDefault="007878A6" w:rsidP="00D0516D"/>
    <w:p w14:paraId="1C6CDCB7" w14:textId="0D775D87" w:rsidR="007878A6" w:rsidRDefault="007878A6" w:rsidP="00D0516D">
      <w:r>
        <w:rPr>
          <w:noProof/>
        </w:rPr>
        <w:drawing>
          <wp:anchor distT="0" distB="0" distL="114300" distR="114300" simplePos="0" relativeHeight="251712512" behindDoc="0" locked="0" layoutInCell="1" allowOverlap="1" wp14:anchorId="3F413BCA" wp14:editId="7B56E504">
            <wp:simplePos x="0" y="0"/>
            <wp:positionH relativeFrom="column">
              <wp:posOffset>570844</wp:posOffset>
            </wp:positionH>
            <wp:positionV relativeFrom="paragraph">
              <wp:posOffset>2895</wp:posOffset>
            </wp:positionV>
            <wp:extent cx="3903128" cy="37116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23">
                      <a:extLst>
                        <a:ext uri="{28A0092B-C50C-407E-A947-70E740481C1C}">
                          <a14:useLocalDpi xmlns:a14="http://schemas.microsoft.com/office/drawing/2010/main" val="0"/>
                        </a:ext>
                      </a:extLst>
                    </a:blip>
                    <a:stretch>
                      <a:fillRect/>
                    </a:stretch>
                  </pic:blipFill>
                  <pic:spPr>
                    <a:xfrm>
                      <a:off x="0" y="0"/>
                      <a:ext cx="3903128" cy="3711600"/>
                    </a:xfrm>
                    <a:prstGeom prst="rect">
                      <a:avLst/>
                    </a:prstGeom>
                  </pic:spPr>
                </pic:pic>
              </a:graphicData>
            </a:graphic>
            <wp14:sizeRelH relativeFrom="page">
              <wp14:pctWidth>0</wp14:pctWidth>
            </wp14:sizeRelH>
            <wp14:sizeRelV relativeFrom="page">
              <wp14:pctHeight>0</wp14:pctHeight>
            </wp14:sizeRelV>
          </wp:anchor>
        </w:drawing>
      </w:r>
    </w:p>
    <w:p w14:paraId="41DBE0D2" w14:textId="00126551" w:rsidR="007878A6" w:rsidRDefault="007878A6" w:rsidP="00D0516D"/>
    <w:p w14:paraId="3A0C7A22" w14:textId="0BB63B47" w:rsidR="007878A6" w:rsidRDefault="007878A6" w:rsidP="00D0516D"/>
    <w:p w14:paraId="690CCCDC" w14:textId="21822253" w:rsidR="007878A6" w:rsidRDefault="007878A6" w:rsidP="00D0516D"/>
    <w:p w14:paraId="6DEC906D" w14:textId="71C71F88" w:rsidR="007878A6" w:rsidRDefault="007878A6" w:rsidP="00D0516D"/>
    <w:p w14:paraId="31F1F881" w14:textId="3A0775FA" w:rsidR="007878A6" w:rsidRDefault="007878A6" w:rsidP="00D0516D"/>
    <w:p w14:paraId="1C258294" w14:textId="025F28DB" w:rsidR="007878A6" w:rsidRDefault="007878A6" w:rsidP="00D0516D"/>
    <w:p w14:paraId="6F49AC06" w14:textId="1B22F059" w:rsidR="007878A6" w:rsidRDefault="007878A6" w:rsidP="00D0516D"/>
    <w:p w14:paraId="266B56E2" w14:textId="374A14D0" w:rsidR="007878A6" w:rsidRDefault="007878A6" w:rsidP="00D0516D"/>
    <w:p w14:paraId="300D2F1A" w14:textId="04D4D37D" w:rsidR="007878A6" w:rsidRDefault="007878A6" w:rsidP="00D0516D"/>
    <w:p w14:paraId="73C20A1F" w14:textId="760B2B70" w:rsidR="007878A6" w:rsidRDefault="007878A6" w:rsidP="00D0516D"/>
    <w:p w14:paraId="258E6259" w14:textId="625FB125" w:rsidR="007878A6" w:rsidRDefault="007878A6" w:rsidP="00D0516D"/>
    <w:p w14:paraId="0C1BB6DB" w14:textId="1E429DF1" w:rsidR="007878A6" w:rsidRDefault="007878A6" w:rsidP="00D0516D"/>
    <w:p w14:paraId="7CB1EABB" w14:textId="50871360" w:rsidR="007878A6" w:rsidRDefault="007878A6" w:rsidP="00D0516D"/>
    <w:p w14:paraId="68FF2510" w14:textId="1F3DB2D4" w:rsidR="007878A6" w:rsidRDefault="007878A6" w:rsidP="00D0516D"/>
    <w:p w14:paraId="1D022498" w14:textId="764289D2" w:rsidR="007878A6" w:rsidRDefault="007878A6" w:rsidP="00D0516D"/>
    <w:p w14:paraId="71AE3CBD" w14:textId="77777777" w:rsidR="007878A6" w:rsidRDefault="007878A6" w:rsidP="00D0516D"/>
    <w:p w14:paraId="18B2B4D5" w14:textId="1ACFFE10" w:rsidR="007878A6" w:rsidRDefault="007878A6" w:rsidP="00D0516D"/>
    <w:p w14:paraId="38526582" w14:textId="4C0D00D2" w:rsidR="007878A6" w:rsidRDefault="007878A6" w:rsidP="00D0516D"/>
    <w:p w14:paraId="29E554E7" w14:textId="56A912FD" w:rsidR="007878A6" w:rsidRDefault="007878A6" w:rsidP="00D0516D">
      <w:r>
        <w:rPr>
          <w:noProof/>
        </w:rPr>
        <mc:AlternateContent>
          <mc:Choice Requires="wps">
            <w:drawing>
              <wp:anchor distT="0" distB="0" distL="114300" distR="114300" simplePos="0" relativeHeight="251715584" behindDoc="0" locked="0" layoutInCell="1" allowOverlap="1" wp14:anchorId="0DAEFE28" wp14:editId="6E96A30B">
                <wp:simplePos x="0" y="0"/>
                <wp:positionH relativeFrom="column">
                  <wp:posOffset>631357</wp:posOffset>
                </wp:positionH>
                <wp:positionV relativeFrom="paragraph">
                  <wp:posOffset>177901</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37664692" w:rsidR="006F75D9" w:rsidRDefault="006F75D9"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54" type="#_x0000_t202" style="position:absolute;margin-left:49.7pt;margin-top:14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" stroked="f">
                <v:textbox style="mso-fit-shape-to-text:t" inset="0,0,0,0">
                  <w:txbxContent>
                    <w:p w14:paraId="67C8B96C" w14:textId="37664692" w:rsidR="006F75D9" w:rsidRDefault="006F75D9"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v:textbox>
                <w10:wrap type="square"/>
              </v:shape>
            </w:pict>
          </mc:Fallback>
        </mc:AlternateContent>
      </w:r>
    </w:p>
    <w:p w14:paraId="6450B3BD" w14:textId="424F326F" w:rsidR="007878A6" w:rsidRDefault="007878A6" w:rsidP="00D0516D"/>
    <w:p w14:paraId="7661B346" w14:textId="5610618F" w:rsidR="00E43AB0" w:rsidRDefault="00E43AB0" w:rsidP="00D0516D"/>
    <w:p w14:paraId="6F5914A6" w14:textId="1E2162B7" w:rsidR="007878A6" w:rsidRDefault="00E43AB0" w:rsidP="00D0516D">
      <w:r>
        <w:t xml:space="preserve"> </w:t>
      </w:r>
    </w:p>
    <w:p w14:paraId="32421349" w14:textId="5E222386" w:rsidR="007878A6" w:rsidRDefault="007878A6" w:rsidP="00D0516D"/>
    <w:p w14:paraId="62C02954" w14:textId="1A115072" w:rsidR="007878A6" w:rsidRDefault="007878A6" w:rsidP="00D0516D"/>
    <w:p w14:paraId="5D082BEC" w14:textId="42C2FF79" w:rsidR="00F20896" w:rsidRDefault="002471A2" w:rsidP="007878A6">
      <w:r>
        <w:t>S</w:t>
      </w:r>
      <w:r w:rsidR="00E43AB0">
        <w:t>i</w:t>
      </w:r>
      <w:r>
        <w:t xml:space="preserve"> ahora</w:t>
      </w:r>
      <w:r w:rsidR="00E43AB0">
        <w:t xml:space="preserve"> se mira la figura </w:t>
      </w:r>
      <w:proofErr w:type="spellStart"/>
      <w:r w:rsidR="00E43AB0">
        <w:t>x.x</w:t>
      </w:r>
      <w:proofErr w:type="spellEnd"/>
      <w:r w:rsidR="00E43AB0">
        <w:t xml:space="preserve"> que corresponde a nuevas </w:t>
      </w:r>
      <w:proofErr w:type="gramStart"/>
      <w:r w:rsidR="00E43AB0">
        <w:t>medidas</w:t>
      </w:r>
      <w:proofErr w:type="gramEnd"/>
      <w:r w:rsidR="00E43AB0">
        <w:t xml:space="preserve"> pero esta vez con el magnetómetro calibrado se obtienen tres esferas apenas desplazadas y del mismo tamaño</w:t>
      </w:r>
      <w:r w:rsidR="007878A6">
        <w:t xml:space="preserve"> lo que indica que el magnetómetro ha sido calibrado correctamente</w:t>
      </w:r>
      <w:r w:rsidR="00E43AB0">
        <w:t xml:space="preserve">. </w:t>
      </w:r>
    </w:p>
    <w:p w14:paraId="4C8F1059" w14:textId="7B7A0661" w:rsidR="00F20896" w:rsidRDefault="00F20896" w:rsidP="005D7E55">
      <w:pPr>
        <w:pStyle w:val="Ttulo1"/>
      </w:pPr>
    </w:p>
    <w:p w14:paraId="042A8F05" w14:textId="763C981D" w:rsidR="00F20896" w:rsidRDefault="00F20896" w:rsidP="00F75264"/>
    <w:p w14:paraId="4F3B263B" w14:textId="2F9357C1" w:rsidR="00F20896" w:rsidRDefault="00F20896" w:rsidP="005D7E55">
      <w:pPr>
        <w:pStyle w:val="Ttulo1"/>
      </w:pPr>
    </w:p>
    <w:p w14:paraId="6CB7DCAA" w14:textId="77777777" w:rsidR="00F75264" w:rsidRDefault="00F75264" w:rsidP="005D7E55">
      <w:pPr>
        <w:pStyle w:val="Ttulo1"/>
      </w:pPr>
    </w:p>
    <w:p w14:paraId="22A28B95" w14:textId="0C607D69" w:rsidR="00F20896" w:rsidRDefault="00F20896" w:rsidP="00F75264">
      <w:r>
        <w:rPr>
          <w:noProof/>
        </w:rPr>
        <mc:AlternateContent>
          <mc:Choice Requires="wps">
            <w:drawing>
              <wp:anchor distT="0" distB="0" distL="114300" distR="114300" simplePos="0" relativeHeight="251717632" behindDoc="0" locked="0" layoutInCell="1" allowOverlap="1" wp14:anchorId="58AB31EF" wp14:editId="76AD5A45">
                <wp:simplePos x="0" y="0"/>
                <wp:positionH relativeFrom="column">
                  <wp:posOffset>18415</wp:posOffset>
                </wp:positionH>
                <wp:positionV relativeFrom="paragraph">
                  <wp:posOffset>3938905</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0E484E31" w:rsidR="006F75D9" w:rsidRPr="00B4029F" w:rsidRDefault="006F75D9"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55" type="#_x0000_t202" style="position:absolute;margin-left:1.45pt;margin-top:310.15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" stroked="f">
                <v:textbox style="mso-fit-shape-to-text:t" inset="0,0,0,0">
                  <w:txbxContent>
                    <w:p w14:paraId="6B2DC616" w14:textId="0E484E31" w:rsidR="006F75D9" w:rsidRPr="00B4029F" w:rsidRDefault="006F75D9"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v:textbox>
                <w10:wrap type="square"/>
              </v:shape>
            </w:pict>
          </mc:Fallback>
        </mc:AlternateContent>
      </w:r>
      <w:r>
        <w:rPr>
          <w:noProof/>
        </w:rPr>
        <w:drawing>
          <wp:anchor distT="0" distB="0" distL="114300" distR="114300" simplePos="0" relativeHeight="251713536" behindDoc="0" locked="0" layoutInCell="1" allowOverlap="1" wp14:anchorId="7AA8B647" wp14:editId="64DFF4D0">
            <wp:simplePos x="0" y="0"/>
            <wp:positionH relativeFrom="column">
              <wp:posOffset>18415</wp:posOffset>
            </wp:positionH>
            <wp:positionV relativeFrom="paragraph">
              <wp:posOffset>170180</wp:posOffset>
            </wp:positionV>
            <wp:extent cx="3890130" cy="37116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24">
                      <a:extLst>
                        <a:ext uri="{28A0092B-C50C-407E-A947-70E740481C1C}">
                          <a14:useLocalDpi xmlns:a14="http://schemas.microsoft.com/office/drawing/2010/main" val="0"/>
                        </a:ext>
                      </a:extLst>
                    </a:blip>
                    <a:stretch>
                      <a:fillRect/>
                    </a:stretch>
                  </pic:blipFill>
                  <pic:spPr>
                    <a:xfrm>
                      <a:off x="0" y="0"/>
                      <a:ext cx="3890130" cy="3711600"/>
                    </a:xfrm>
                    <a:prstGeom prst="rect">
                      <a:avLst/>
                    </a:prstGeom>
                  </pic:spPr>
                </pic:pic>
              </a:graphicData>
            </a:graphic>
            <wp14:sizeRelH relativeFrom="page">
              <wp14:pctWidth>0</wp14:pctWidth>
            </wp14:sizeRelH>
            <wp14:sizeRelV relativeFrom="page">
              <wp14:pctHeight>0</wp14:pctHeight>
            </wp14:sizeRelV>
          </wp:anchor>
        </w:drawing>
      </w:r>
    </w:p>
    <w:p w14:paraId="13EE99E9" w14:textId="77777777"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18418822" w14:textId="77777777" w:rsidR="00F20896" w:rsidRPr="00F20896" w:rsidRDefault="00F20896" w:rsidP="00F20896"/>
    <w:p w14:paraId="099A374E" w14:textId="77777777" w:rsidR="00F20896" w:rsidRDefault="00F20896" w:rsidP="005D7E55">
      <w:pPr>
        <w:pStyle w:val="Ttulo1"/>
      </w:pPr>
    </w:p>
    <w:p w14:paraId="7ECEEA37" w14:textId="4F2D2E30" w:rsidR="00F20896" w:rsidRDefault="00F20896" w:rsidP="005D7E55">
      <w:pPr>
        <w:pStyle w:val="Ttulo1"/>
      </w:pPr>
    </w:p>
    <w:p w14:paraId="2AE0E626" w14:textId="77777777" w:rsidR="00CE6DD9" w:rsidRDefault="00CE6DD9" w:rsidP="00CE6DD9">
      <w:pPr>
        <w:pStyle w:val="Ttulo2"/>
      </w:pPr>
    </w:p>
    <w:p w14:paraId="32B81683" w14:textId="662D892E" w:rsidR="002471A2" w:rsidRDefault="002471A2" w:rsidP="002471A2"/>
    <w:p w14:paraId="6CD963CB" w14:textId="77777777" w:rsidR="002471A2" w:rsidRDefault="002471A2" w:rsidP="00CE6DD9">
      <w:pPr>
        <w:pStyle w:val="Ttulo2"/>
      </w:pPr>
    </w:p>
    <w:p w14:paraId="3D5CB8ED" w14:textId="77777777" w:rsidR="002471A2" w:rsidRDefault="002471A2" w:rsidP="00CE6DD9">
      <w:pPr>
        <w:pStyle w:val="Ttulo2"/>
      </w:pPr>
    </w:p>
    <w:p w14:paraId="6ECBEFB6" w14:textId="4BC0C3F5" w:rsidR="00CE6DD9" w:rsidRDefault="00277F64" w:rsidP="00CE6DD9">
      <w:pPr>
        <w:pStyle w:val="Ttulo2"/>
      </w:pPr>
      <w:bookmarkStart w:id="540" w:name="_Toc37271277"/>
      <w:r>
        <w:t xml:space="preserve">3.2.3 </w:t>
      </w:r>
      <w:r w:rsidR="00CE6DD9">
        <w:t>Aplicación práctica</w:t>
      </w:r>
      <w:bookmarkEnd w:id="540"/>
    </w:p>
    <w:p w14:paraId="7AF4821E" w14:textId="35CB7B7B" w:rsidR="00890A7E" w:rsidRDefault="00456515" w:rsidP="005D7E55">
      <w:pPr>
        <w:pStyle w:val="Ttulo1"/>
      </w:pPr>
      <w:bookmarkStart w:id="541" w:name="_Toc37271278"/>
      <w:r>
        <w:t xml:space="preserve">3.3 </w:t>
      </w:r>
      <w:r w:rsidR="00F10574">
        <w:t>Sensor barométrico</w:t>
      </w:r>
      <w:bookmarkEnd w:id="541"/>
    </w:p>
    <w:p w14:paraId="3E0666FA" w14:textId="4E2F16B5" w:rsidR="00F86137" w:rsidRDefault="00F86137" w:rsidP="00F86137"/>
    <w:p w14:paraId="7F87054D" w14:textId="3EB643B7" w:rsidR="00E85B31" w:rsidRDefault="00277F64" w:rsidP="00E85B31">
      <w:pPr>
        <w:pStyle w:val="Ttulo2"/>
      </w:pPr>
      <w:bookmarkStart w:id="542" w:name="_Toc37271279"/>
      <w:r>
        <w:t xml:space="preserve">3.3.1 </w:t>
      </w:r>
      <w:r w:rsidR="00E85B31">
        <w:t>Vista teórica</w:t>
      </w:r>
      <w:bookmarkEnd w:id="542"/>
    </w:p>
    <w:p w14:paraId="7DB8A73F" w14:textId="3F2020FF" w:rsidR="00E85B31" w:rsidRDefault="00E85B31" w:rsidP="00E85B31"/>
    <w:p w14:paraId="4E9E9A99" w14:textId="2419DDCB" w:rsidR="00E85B31" w:rsidRDefault="00E85B31" w:rsidP="00E85B31">
      <w:r>
        <w:t>Un barómetro es un aparato utilizado para medir la presión atm</w:t>
      </w:r>
      <w:ins w:id="543" w:author="JUAN FRANCISCO JIMENEZ CASTELLANOS" w:date="2020-03-21T11:46:00Z">
        <w:r w:rsidR="003833D5">
          <w:t>o</w:t>
        </w:r>
      </w:ins>
      <w:r>
        <w:t>sférica del aire a una determinada altura, esto implica que a menor altura la presión será mayor y viceversa.</w:t>
      </w:r>
    </w:p>
    <w:p w14:paraId="573169E9" w14:textId="450D573B" w:rsidR="00E85B31" w:rsidRDefault="00E85B31" w:rsidP="00E85B31">
      <w:r>
        <w:t>Usando este tipo de sensores y aplicando varios cálculos es posible establecer la relación de la presión atmosférica con la altura a la que se encuentra el barómetro</w:t>
      </w:r>
      <w:r w:rsidR="00FC20D3">
        <w:t xml:space="preserve"> (</w:t>
      </w:r>
      <w:r w:rsidR="00FC20D3">
        <w:fldChar w:fldCharType="begin"/>
      </w:r>
      <w:r w:rsidR="00FC20D3">
        <w:instrText xml:space="preserve"> REF _Ref34068816 \r \h </w:instrText>
      </w:r>
      <w:r w:rsidR="00FC20D3">
        <w:fldChar w:fldCharType="separate"/>
      </w:r>
      <w:r w:rsidR="00FC20D3">
        <w:t>9)</w:t>
      </w:r>
      <w:r w:rsidR="00FC20D3">
        <w:fldChar w:fldCharType="end"/>
      </w:r>
      <w:r>
        <w:t>.</w:t>
      </w:r>
    </w:p>
    <w:p w14:paraId="677D4489" w14:textId="745F213C" w:rsidR="00E85B31" w:rsidRDefault="00E85B31" w:rsidP="00E85B31"/>
    <w:p w14:paraId="14AFF267" w14:textId="50C1666D" w:rsidR="00A737FF" w:rsidRDefault="00E85B31" w:rsidP="0027417A">
      <w:r>
        <w:t>En concreto si queremos obtener la altura en metros basta con aplicar la siguiente fórmula:</w:t>
      </w:r>
    </w:p>
    <w:p w14:paraId="55228944" w14:textId="77777777" w:rsidR="00CF0C2E" w:rsidRDefault="00CF0C2E" w:rsidP="0027417A"/>
    <w:p w14:paraId="28F8D16B" w14:textId="145DC547" w:rsidR="00CF0C2E" w:rsidRDefault="00883262" w:rsidP="0027417A">
      <m:oMathPara>
        <m:oMath>
          <m:r>
            <w:rPr>
              <w:rFonts w:ascii="Cambria Math" w:hAnsi="Cambria Math"/>
            </w:rPr>
            <w:lastRenderedPageBreak/>
            <m:t xml:space="preserve">h= </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p0</m:t>
                          </m:r>
                        </m:den>
                      </m:f>
                    </m:e>
                  </m:d>
                </m:e>
              </m:d>
            </m:e>
            <m:sup>
              <m:f>
                <m:fPr>
                  <m:ctrlPr>
                    <w:rPr>
                      <w:rFonts w:ascii="Cambria Math" w:hAnsi="Cambria Math"/>
                      <w:i/>
                    </w:rPr>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185CD227" w14:textId="7EE9DACB" w:rsidR="00E85B31" w:rsidRDefault="00E85B31" w:rsidP="0027417A">
      <w:r>
        <w:t>En donde:</w:t>
      </w:r>
    </w:p>
    <w:p w14:paraId="6C7BA67D" w14:textId="2018B0F1" w:rsidR="00E85B31" w:rsidRDefault="00E85B31" w:rsidP="00E85B31">
      <w:pPr>
        <w:pStyle w:val="Prrafodelista"/>
        <w:numPr>
          <w:ilvl w:val="0"/>
          <w:numId w:val="2"/>
        </w:numPr>
      </w:pPr>
      <w:r>
        <w:t>h: altura en metros a la que se encuentra el barómetro</w:t>
      </w:r>
    </w:p>
    <w:p w14:paraId="6E48D960" w14:textId="60A7B94B" w:rsidR="00E85B31" w:rsidDel="00C8355B" w:rsidRDefault="00601A7F" w:rsidP="00E85B31">
      <w:pPr>
        <w:pStyle w:val="Prrafodelista"/>
        <w:numPr>
          <w:ilvl w:val="0"/>
          <w:numId w:val="2"/>
        </w:numPr>
        <w:rPr>
          <w:del w:id="544" w:author="Juan Carlos de Alfonso Juliá" w:date="2020-04-08T20:44:00Z"/>
        </w:rPr>
      </w:pPr>
      <w:r>
        <w:t>P</w:t>
      </w:r>
      <w:r>
        <w:rPr>
          <w:vertAlign w:val="subscript"/>
        </w:rPr>
        <w:t>0</w:t>
      </w:r>
      <w:r w:rsidR="00E85B31">
        <w:t xml:space="preserve">: presión media </w:t>
      </w:r>
      <w:r w:rsidR="00CD08B1">
        <w:t xml:space="preserve">a nivel del mar (1013.25 </w:t>
      </w:r>
      <w:proofErr w:type="spellStart"/>
      <w:r w:rsidR="00CD08B1">
        <w:t>hPa</w:t>
      </w:r>
      <w:proofErr w:type="spellEnd"/>
      <w:r w:rsidR="00CD08B1">
        <w:t>)</w:t>
      </w:r>
      <w:r w:rsidR="000562F3">
        <w:t xml:space="preserve"> (</w:t>
      </w:r>
      <w:r w:rsidR="000562F3">
        <w:fldChar w:fldCharType="begin"/>
      </w:r>
      <w:r w:rsidR="000562F3">
        <w:instrText xml:space="preserve"> REF _Ref34068864 \r \h </w:instrText>
      </w:r>
      <w:r w:rsidR="000562F3">
        <w:fldChar w:fldCharType="separate"/>
      </w:r>
      <w:r w:rsidR="000562F3">
        <w:t>10)</w:t>
      </w:r>
      <w:r w:rsidR="000562F3">
        <w:fldChar w:fldCharType="end"/>
      </w:r>
      <w:r w:rsidR="00CD08B1">
        <w:t>.</w:t>
      </w:r>
    </w:p>
    <w:p w14:paraId="5DF5E616" w14:textId="77777777" w:rsidR="000976E6" w:rsidRDefault="000976E6" w:rsidP="00C8355B">
      <w:pPr>
        <w:pStyle w:val="Prrafodelista"/>
        <w:numPr>
          <w:ilvl w:val="0"/>
          <w:numId w:val="2"/>
        </w:numPr>
      </w:pPr>
    </w:p>
    <w:p w14:paraId="51CA91FC" w14:textId="5245AADB" w:rsidR="00E85B31" w:rsidRDefault="00E85B31" w:rsidP="0027417A"/>
    <w:p w14:paraId="7D04CFE1" w14:textId="300F6D93" w:rsidR="00CD08B1" w:rsidRDefault="00D65A3B" w:rsidP="0027417A">
      <w:r w:rsidRPr="00D65A3B">
        <w:t xml:space="preserve">Se debe tener en cuenta que la fórmula expuesta no va a proporcionar la altura a la que se encuentra el sensor en función del suelo, sino </w:t>
      </w:r>
      <w:del w:id="545" w:author="Juan Carlos de Alfonso Juliá" w:date="2020-04-08T20:44:00Z">
        <w:r w:rsidRPr="00D65A3B" w:rsidDel="00C8355B">
          <w:delText xml:space="preserve">del </w:delText>
        </w:r>
      </w:del>
      <w:ins w:id="546" w:author="Juan Carlos de Alfonso Juliá" w:date="2020-04-08T20:44:00Z">
        <w:r w:rsidR="00C8355B">
          <w:t>al</w:t>
        </w:r>
        <w:r w:rsidR="00C8355B" w:rsidRPr="00D65A3B">
          <w:t xml:space="preserve"> </w:t>
        </w:r>
      </w:ins>
      <w:r w:rsidRPr="00D65A3B">
        <w:t>nivel Del Mar. De modo que para obtener la altura según el nivel del suelo es necesario medir en primer lugar la distancia desde el suelo, seguida de otra medición a la altura deseada y restar la diferencia.</w:t>
      </w:r>
    </w:p>
    <w:p w14:paraId="3908D1AE" w14:textId="77777777" w:rsidR="00CD08B1" w:rsidRDefault="00CD08B1" w:rsidP="0027417A"/>
    <w:p w14:paraId="3253A08E" w14:textId="1764A8E2" w:rsidR="00883262" w:rsidRDefault="00277F64" w:rsidP="00CD08B1">
      <w:pPr>
        <w:pStyle w:val="Ttulo2"/>
      </w:pPr>
      <w:bookmarkStart w:id="547" w:name="_Toc37271280"/>
      <w:r>
        <w:t xml:space="preserve">3.3.2 </w:t>
      </w:r>
      <w:r w:rsidR="00CD08B1">
        <w:t>Aplicación práctica</w:t>
      </w:r>
      <w:bookmarkEnd w:id="547"/>
    </w:p>
    <w:p w14:paraId="4B5F67AE" w14:textId="26196337" w:rsidR="00CD08B1" w:rsidRDefault="00CD08B1" w:rsidP="00CD08B1"/>
    <w:p w14:paraId="37000920" w14:textId="40D6F072" w:rsidR="00CD08B1" w:rsidRDefault="008C3BDA" w:rsidP="00CD08B1">
      <w:r>
        <w:t>En nuestro caso concreto</w:t>
      </w:r>
      <w:r w:rsidR="00CD08B1">
        <w:t>, la placa Navio2 lleva un sensor barométrico incorporado (MS5611).</w:t>
      </w:r>
    </w:p>
    <w:p w14:paraId="3493B1AE" w14:textId="12F810C5" w:rsidR="00CD08B1" w:rsidRDefault="00CD08B1" w:rsidP="00CD08B1">
      <w:r>
        <w:t xml:space="preserve">El código referente al uso de dicho sensor se encuentra en el archivo “sensores/ barómetro.py” en el repositorio. Dentro de este archivo hay varias subrutinas, </w:t>
      </w:r>
      <w:r w:rsidR="004515EA">
        <w:t xml:space="preserve">pero </w:t>
      </w:r>
      <w:r>
        <w:t xml:space="preserve">para poder utilizar correctamente este sensor hay que primero llamar a la de inicialización </w:t>
      </w:r>
      <w:r w:rsidR="004515EA">
        <w:t>que realizará las mediciones a nivel de tierra necesarias para conocer posteriormente la altura de vuelo</w:t>
      </w:r>
      <w:r w:rsidR="00AF36D3">
        <w:t xml:space="preserve"> aplicando la fórmula del apartado anterior en la función “_</w:t>
      </w:r>
      <w:proofErr w:type="spellStart"/>
      <w:r w:rsidR="00AF36D3">
        <w:t>getAltitud</w:t>
      </w:r>
      <w:proofErr w:type="spellEnd"/>
      <w:r w:rsidR="00AF36D3">
        <w:t>_</w:t>
      </w:r>
      <w:r w:rsidR="005D735C">
        <w:t>”</w:t>
      </w:r>
      <w:r w:rsidR="004515EA">
        <w:t>.</w:t>
      </w:r>
    </w:p>
    <w:p w14:paraId="2CFE7DE7" w14:textId="3A30CD47" w:rsidR="004515EA" w:rsidRDefault="004515EA" w:rsidP="00CD08B1"/>
    <w:p w14:paraId="63C6D53D" w14:textId="5D1F6B64" w:rsidR="004515EA" w:rsidRPr="00CD08B1" w:rsidRDefault="004515EA" w:rsidP="00CD08B1">
      <w:r>
        <w:t>Cabe mencionar también que las funciones referentes a leer la altura llevan dos parámetros, uno de muestras y otro de decimales</w:t>
      </w:r>
      <w:r w:rsidR="00A13AC7">
        <w:t>,</w:t>
      </w:r>
      <w:r>
        <w:t xml:space="preserve"> </w:t>
      </w:r>
      <w:r w:rsidR="00A13AC7">
        <w:t>e</w:t>
      </w:r>
      <w:r>
        <w:t xml:space="preserve">l primero hace referencia al número de muestras a tomar de forma seguida para hacer una media entre ellas, y el segundo a la precisión en coma simple de </w:t>
      </w:r>
      <w:ins w:id="548" w:author="JUAN FRANCISCO JIMENEZ CASTELLANOS" w:date="2020-03-21T11:47:00Z">
        <w:r w:rsidR="003833D5">
          <w:t>é</w:t>
        </w:r>
      </w:ins>
      <w:del w:id="549" w:author="JUAN FRANCISCO JIMENEZ CASTELLANOS" w:date="2020-03-21T11:47:00Z">
        <w:r w:rsidDel="003833D5">
          <w:delText>e</w:delText>
        </w:r>
      </w:del>
      <w:r>
        <w:t>stas.</w:t>
      </w:r>
      <w:r w:rsidR="00A13AC7">
        <w:t xml:space="preserve"> </w:t>
      </w:r>
      <w:r>
        <w:t xml:space="preserve">Esto permite que un sensor barométrico </w:t>
      </w:r>
      <w:r w:rsidR="00A13AC7">
        <w:t xml:space="preserve">que </w:t>
      </w:r>
      <w:r>
        <w:t>es un componente que se ve afectado por diversos aspectos</w:t>
      </w:r>
      <w:r w:rsidR="002964EC">
        <w:t xml:space="preserve"> </w:t>
      </w:r>
      <w:r>
        <w:t>(temperatura, radiación, etc.) nos proporcione medidas más precisas.</w:t>
      </w:r>
    </w:p>
    <w:p w14:paraId="78F2D0DE" w14:textId="77777777" w:rsidR="00CD08B1" w:rsidRDefault="00CD08B1" w:rsidP="0027417A"/>
    <w:p w14:paraId="06FE7748" w14:textId="53D70D22" w:rsidR="005D7E55" w:rsidRDefault="00456515" w:rsidP="005D7E55">
      <w:pPr>
        <w:pStyle w:val="Ttulo1"/>
      </w:pPr>
      <w:bookmarkStart w:id="550" w:name="_Toc37271281"/>
      <w:r>
        <w:t xml:space="preserve">3.4 </w:t>
      </w:r>
      <w:r w:rsidR="005D7E55">
        <w:t>RGB LED</w:t>
      </w:r>
      <w:bookmarkEnd w:id="550"/>
    </w:p>
    <w:p w14:paraId="2A5911FD" w14:textId="77777777" w:rsidR="005E028F" w:rsidRPr="005E028F" w:rsidRDefault="005E028F" w:rsidP="005E028F"/>
    <w:p w14:paraId="03009A9D" w14:textId="77777777" w:rsidR="005E028F" w:rsidRDefault="00D0516D" w:rsidP="00D0516D">
      <w:r>
        <w:t>Módulo implementado en el archivo led.py</w:t>
      </w:r>
      <w:r w:rsidR="005E028F">
        <w:t>.</w:t>
      </w:r>
    </w:p>
    <w:p w14:paraId="6B32B688" w14:textId="239EEE33" w:rsidR="00D0516D" w:rsidRDefault="005E028F" w:rsidP="00D0516D">
      <w:r>
        <w:t>P</w:t>
      </w:r>
      <w:r w:rsidR="00D0516D">
        <w:t>ermite mediante dos funciones establecer el color del led superior de la placa Navio2 o bien desconectarlo</w:t>
      </w:r>
      <w:r>
        <w:t xml:space="preserve"> (para desconectarlo basta con establecer el color de este a negro)</w:t>
      </w:r>
      <w:r w:rsidR="00D0516D">
        <w:t>.</w:t>
      </w:r>
    </w:p>
    <w:p w14:paraId="13917426" w14:textId="77777777" w:rsidR="00D0516D" w:rsidRPr="00D0516D" w:rsidRDefault="00D0516D" w:rsidP="00D0516D"/>
    <w:p w14:paraId="4E218948" w14:textId="642A12F7" w:rsidR="007A28FA" w:rsidRDefault="00456515" w:rsidP="0043076D">
      <w:pPr>
        <w:pStyle w:val="Ttulo1"/>
      </w:pPr>
      <w:bookmarkStart w:id="551" w:name="_Toc37271282"/>
      <w:r>
        <w:t xml:space="preserve">3.5 </w:t>
      </w:r>
      <w:r w:rsidR="007A28FA">
        <w:t>Módulo GPS</w:t>
      </w:r>
      <w:bookmarkEnd w:id="551"/>
    </w:p>
    <w:p w14:paraId="39A05DB8" w14:textId="2EA46B8D" w:rsidR="007A5A2F" w:rsidRDefault="00EE1852" w:rsidP="00A16035">
      <w:pPr>
        <w:pStyle w:val="Ttulo2"/>
      </w:pPr>
      <w:bookmarkStart w:id="552" w:name="_Toc37271283"/>
      <w:r>
        <w:t xml:space="preserve">3.5.1 </w:t>
      </w:r>
      <w:r w:rsidR="00A16035">
        <w:t>Vista teórica.</w:t>
      </w:r>
      <w:bookmarkEnd w:id="552"/>
    </w:p>
    <w:p w14:paraId="4F25E220" w14:textId="584B619E" w:rsidR="00A16035" w:rsidRPr="00A16035" w:rsidRDefault="00EE1852" w:rsidP="00D7368F">
      <w:pPr>
        <w:pStyle w:val="Ttulo2"/>
      </w:pPr>
      <w:bookmarkStart w:id="553" w:name="_Toc37271284"/>
      <w:r>
        <w:t xml:space="preserve">3.5.2 </w:t>
      </w:r>
      <w:r w:rsidR="00A16035">
        <w:t>Aplicación práctica.</w:t>
      </w:r>
      <w:bookmarkEnd w:id="553"/>
    </w:p>
    <w:p w14:paraId="002843F9" w14:textId="61677192" w:rsidR="007A5A2F" w:rsidRDefault="007A5A2F" w:rsidP="007A5A2F"/>
    <w:p w14:paraId="587CCD32" w14:textId="41622964" w:rsidR="007A5A2F" w:rsidDel="00C8355B" w:rsidRDefault="007A5A2F" w:rsidP="007A5A2F">
      <w:pPr>
        <w:rPr>
          <w:del w:id="554" w:author="Juan Carlos de Alfonso Juliá" w:date="2020-04-08T20:45:00Z"/>
        </w:rPr>
      </w:pPr>
    </w:p>
    <w:p w14:paraId="6DDABF96" w14:textId="77777777" w:rsidR="007A5A2F" w:rsidRPr="007A5A2F" w:rsidRDefault="007A5A2F" w:rsidP="007A5A2F"/>
    <w:p w14:paraId="74F43A59" w14:textId="27D3BB41" w:rsidR="0043076D" w:rsidRDefault="00456515" w:rsidP="0043076D">
      <w:pPr>
        <w:pStyle w:val="Ttulo1"/>
      </w:pPr>
      <w:bookmarkStart w:id="555" w:name="_Toc37271285"/>
      <w:r>
        <w:t xml:space="preserve">3.6 </w:t>
      </w:r>
      <w:r w:rsidR="0043076D">
        <w:t>Controlador PWM</w:t>
      </w:r>
      <w:bookmarkEnd w:id="555"/>
    </w:p>
    <w:p w14:paraId="4258408E" w14:textId="2F1E81A4" w:rsidR="00D0516D" w:rsidRDefault="00277F64" w:rsidP="00013FB1">
      <w:pPr>
        <w:pStyle w:val="Ttulo2"/>
      </w:pPr>
      <w:bookmarkStart w:id="556" w:name="_Toc37271286"/>
      <w:r>
        <w:t xml:space="preserve">3.6.1 </w:t>
      </w:r>
      <w:r w:rsidR="00013FB1">
        <w:t>Vista teórica.</w:t>
      </w:r>
      <w:bookmarkEnd w:id="556"/>
    </w:p>
    <w:p w14:paraId="469B3BB0" w14:textId="183DF54A" w:rsidR="0027471E" w:rsidRDefault="0027471E" w:rsidP="0027471E"/>
    <w:p w14:paraId="0C994615" w14:textId="2DEFDA9E" w:rsidR="008F1F73" w:rsidRDefault="001B028D" w:rsidP="0027471E">
      <w:r>
        <w:lastRenderedPageBreak/>
        <w:t>Un</w:t>
      </w:r>
      <w:r w:rsidR="00141366">
        <w:t xml:space="preserve"> controlador </w:t>
      </w:r>
      <w:proofErr w:type="spellStart"/>
      <w:r w:rsidR="00141366">
        <w:t>pwm</w:t>
      </w:r>
      <w:proofErr w:type="spellEnd"/>
      <w:r w:rsidR="00141366">
        <w:rPr>
          <w:rStyle w:val="Refdenotaalpie"/>
        </w:rPr>
        <w:footnoteReference w:id="6"/>
      </w:r>
      <w:r w:rsidR="00141366">
        <w:t xml:space="preserve"> permite controlar la velocidad a la que girará</w:t>
      </w:r>
      <w:r>
        <w:t xml:space="preserve"> un motor, p</w:t>
      </w:r>
      <w:r w:rsidR="008F1F73">
        <w:t xml:space="preserve">ara realizar esta tarea genera una señal cuadrada que es interpretada por los variadores y depende de su amplitud hará girar a los motores a una velocidad </w:t>
      </w:r>
      <w:r>
        <w:t>u otra</w:t>
      </w:r>
      <w:r w:rsidR="008F1F73">
        <w:t>.</w:t>
      </w:r>
    </w:p>
    <w:p w14:paraId="1BF7D866" w14:textId="435066A3" w:rsidR="00141366" w:rsidRDefault="00141366" w:rsidP="0027471E">
      <w:r>
        <w:t xml:space="preserve">El primer punto </w:t>
      </w:r>
      <w:proofErr w:type="gramStart"/>
      <w:r>
        <w:t>a</w:t>
      </w:r>
      <w:proofErr w:type="gramEnd"/>
      <w:r>
        <w:t xml:space="preserve"> tener en cuenta es que por convenio todos los motores y servos funcionan a </w:t>
      </w:r>
      <w:r w:rsidR="008F1F73">
        <w:t xml:space="preserve">una frecuencia de </w:t>
      </w:r>
      <w:r>
        <w:t>50hz</w:t>
      </w:r>
      <w:r w:rsidR="008F1F73">
        <w:t>. Esto implica que nuestro periodo será de 0.02 s o bien 20 ms</w:t>
      </w:r>
      <w:r w:rsidR="001B028D">
        <w:t xml:space="preserve"> como se </w:t>
      </w:r>
      <w:r w:rsidR="0094761C">
        <w:t>explica</w:t>
      </w:r>
      <w:r w:rsidR="001B028D">
        <w:t xml:space="preserve"> a continuación</w:t>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D650FBE" w:rsidR="008F1F73" w:rsidRDefault="008F1F73" w:rsidP="0027471E">
      <w:r>
        <w:t xml:space="preserve">Como </w:t>
      </w:r>
      <w:r w:rsidR="0094761C">
        <w:t>se ha explicado antes,</w:t>
      </w:r>
      <w:r>
        <w:t xml:space="preserve"> para poder controlar estos motores debemos variar el ancho de banda de nuestra señal sabiendo que:</w:t>
      </w:r>
    </w:p>
    <w:p w14:paraId="1C48452D" w14:textId="7154CFF6" w:rsidR="008F1F73" w:rsidRDefault="008F1F73" w:rsidP="008F1F73">
      <w:pPr>
        <w:pStyle w:val="Prrafodelista"/>
        <w:numPr>
          <w:ilvl w:val="0"/>
          <w:numId w:val="2"/>
        </w:numPr>
      </w:pPr>
      <w:r>
        <w:t>La velocidad más baja (motor parado) será cuando el ancho de banda del pulso sea de 1ms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218B1B8F" w14:textId="4F11C848" w:rsidR="008E76EC" w:rsidRDefault="00B12C0B" w:rsidP="008E76EC">
      <w:pPr>
        <w:pStyle w:val="Prrafodelista"/>
      </w:pPr>
      <w:r>
        <w:rPr>
          <w:noProof/>
        </w:rPr>
        <mc:AlternateContent>
          <mc:Choice Requires="wps">
            <w:drawing>
              <wp:anchor distT="0" distB="0" distL="114300" distR="114300" simplePos="0" relativeHeight="251707392" behindDoc="0" locked="0" layoutInCell="1" allowOverlap="1" wp14:anchorId="7F7EAFA9" wp14:editId="75193CAA">
                <wp:simplePos x="0" y="0"/>
                <wp:positionH relativeFrom="column">
                  <wp:posOffset>1739265</wp:posOffset>
                </wp:positionH>
                <wp:positionV relativeFrom="paragraph">
                  <wp:posOffset>85148</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6F75D9" w:rsidRDefault="006F75D9"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56" type="#_x0000_t202" style="position:absolute;left:0;text-align:left;margin-left:136.95pt;margin-top:6.7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" fillcolor="white [3201]" strokeweight=".5pt">
                <v:textbox>
                  <w:txbxContent>
                    <w:p w14:paraId="171B8BFF" w14:textId="5C2DFFB0" w:rsidR="006F75D9" w:rsidRDefault="006F75D9" w:rsidP="00B12C0B">
                      <w:r>
                        <w:t>20ms</w:t>
                      </w:r>
                    </w:p>
                  </w:txbxContent>
                </v:textbox>
              </v:shape>
            </w:pict>
          </mc:Fallback>
        </mc:AlternateContent>
      </w:r>
      <w:r w:rsidR="004A5D09">
        <w:rPr>
          <w:noProof/>
        </w:rPr>
        <mc:AlternateContent>
          <mc:Choice Requires="wps">
            <w:drawing>
              <wp:anchor distT="0" distB="0" distL="114300" distR="114300" simplePos="0" relativeHeight="251705344" behindDoc="0" locked="0" layoutInCell="1" allowOverlap="1" wp14:anchorId="647C4758" wp14:editId="27805722">
                <wp:simplePos x="0" y="0"/>
                <wp:positionH relativeFrom="column">
                  <wp:posOffset>194483</wp:posOffset>
                </wp:positionH>
                <wp:positionV relativeFrom="paragraph">
                  <wp:posOffset>85494</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6F75D9" w:rsidRDefault="006F75D9">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57" type="#_x0000_t202" style="position:absolute;left:0;text-align:left;margin-left:15.3pt;margin-top:6.75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" fillcolor="white [3201]" strokeweight=".5pt">
                <v:textbox>
                  <w:txbxContent>
                    <w:p w14:paraId="0C8294A1" w14:textId="60E39ECD" w:rsidR="006F75D9" w:rsidRDefault="006F75D9">
                      <w:r>
                        <w:t>1ms</w:t>
                      </w:r>
                    </w:p>
                  </w:txbxContent>
                </v:textbox>
              </v:shape>
            </w:pict>
          </mc:Fallback>
        </mc:AlternateContent>
      </w:r>
    </w:p>
    <w:p w14:paraId="383828AF" w14:textId="66147F38" w:rsidR="008E76EC" w:rsidRDefault="008E76EC" w:rsidP="008E76EC">
      <w:pPr>
        <w:pStyle w:val="Prrafodelista"/>
      </w:pPr>
    </w:p>
    <w:p w14:paraId="373E7D7D" w14:textId="73730467" w:rsidR="008E76EC" w:rsidRDefault="00B12C0B" w:rsidP="008E76EC">
      <w:pPr>
        <w:pStyle w:val="Prrafodelista"/>
      </w:pPr>
      <w:r>
        <w:rPr>
          <w:noProof/>
        </w:rPr>
        <mc:AlternateContent>
          <mc:Choice Requires="wps">
            <w:drawing>
              <wp:anchor distT="0" distB="0" distL="114300" distR="114300" simplePos="0" relativeHeight="251701248" behindDoc="0" locked="0" layoutInCell="1" allowOverlap="1" wp14:anchorId="4146CCFF" wp14:editId="7C64B0A7">
                <wp:simplePos x="0" y="0"/>
                <wp:positionH relativeFrom="column">
                  <wp:posOffset>259715</wp:posOffset>
                </wp:positionH>
                <wp:positionV relativeFrom="paragraph">
                  <wp:posOffset>86937</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1563B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20.45pt;margin-top:6.85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3296" behindDoc="0" locked="0" layoutInCell="1" allowOverlap="1" wp14:anchorId="67540853" wp14:editId="793321EB">
                <wp:simplePos x="0" y="0"/>
                <wp:positionH relativeFrom="column">
                  <wp:posOffset>1473200</wp:posOffset>
                </wp:positionH>
                <wp:positionV relativeFrom="paragraph">
                  <wp:posOffset>87977</wp:posOffset>
                </wp:positionV>
                <wp:extent cx="1006763"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76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F9CF8" id="Conector recto de flecha 35" o:spid="_x0000_s1026" type="#_x0000_t32" style="position:absolute;margin-left:116pt;margin-top:6.95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5104" behindDoc="0" locked="0" layoutInCell="1" allowOverlap="1" wp14:anchorId="43718F7E" wp14:editId="057768CB">
            <wp:simplePos x="0" y="0"/>
            <wp:positionH relativeFrom="column">
              <wp:posOffset>141085</wp:posOffset>
            </wp:positionH>
            <wp:positionV relativeFrom="paragraph">
              <wp:posOffset>1966</wp:posOffset>
            </wp:positionV>
            <wp:extent cx="3561347" cy="840742"/>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61347" cy="840742"/>
                    </a:xfrm>
                    <a:prstGeom prst="rect">
                      <a:avLst/>
                    </a:prstGeom>
                  </pic:spPr>
                </pic:pic>
              </a:graphicData>
            </a:graphic>
            <wp14:sizeRelH relativeFrom="page">
              <wp14:pctWidth>0</wp14:pctWidth>
            </wp14:sizeRelH>
            <wp14:sizeRelV relativeFrom="page">
              <wp14:pctHeight>0</wp14:pctHeight>
            </wp14:sizeRelV>
          </wp:anchor>
        </w:drawing>
      </w:r>
    </w:p>
    <w:p w14:paraId="6C87DD97" w14:textId="310C38ED" w:rsidR="008E76EC" w:rsidRDefault="008E76EC" w:rsidP="008E76EC">
      <w:pPr>
        <w:pStyle w:val="Prrafodelista"/>
      </w:pPr>
    </w:p>
    <w:p w14:paraId="1AA253A0" w14:textId="349F6DD6" w:rsidR="008E76EC" w:rsidRDefault="008E76EC" w:rsidP="008E76EC"/>
    <w:p w14:paraId="38E5C82A" w14:textId="27F9B288" w:rsidR="004A5D09" w:rsidRDefault="004A5D09" w:rsidP="004A5D09"/>
    <w:p w14:paraId="166E615E" w14:textId="3142DD01" w:rsidR="004A5D09" w:rsidRDefault="00B91A8E" w:rsidP="004A5D09">
      <w:r>
        <w:rPr>
          <w:noProof/>
        </w:rPr>
        <mc:AlternateContent>
          <mc:Choice Requires="wps">
            <w:drawing>
              <wp:anchor distT="0" distB="0" distL="114300" distR="114300" simplePos="0" relativeHeight="251697152" behindDoc="0" locked="0" layoutInCell="1" allowOverlap="1" wp14:anchorId="29BF1C46" wp14:editId="5D15D7B4">
                <wp:simplePos x="0" y="0"/>
                <wp:positionH relativeFrom="column">
                  <wp:posOffset>233244</wp:posOffset>
                </wp:positionH>
                <wp:positionV relativeFrom="paragraph">
                  <wp:posOffset>155575</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70BA8198" w:rsidR="006F75D9" w:rsidRDefault="006F75D9"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58" type="#_x0000_t202" style="position:absolute;margin-left:18.35pt;margin-top:12.25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" stroked="f">
                <v:textbox style="mso-fit-shape-to-text:t" inset="0,0,0,0">
                  <w:txbxContent>
                    <w:p w14:paraId="75455044" w14:textId="70BA8198" w:rsidR="006F75D9" w:rsidRDefault="006F75D9"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v:textbox>
                <w10:wrap type="square"/>
              </v:shape>
            </w:pict>
          </mc:Fallback>
        </mc:AlternateContent>
      </w:r>
    </w:p>
    <w:p w14:paraId="6741F6B1" w14:textId="65FD1E4F" w:rsidR="004A5D09" w:rsidRDefault="004A5D09" w:rsidP="004A5D09"/>
    <w:p w14:paraId="5A27DCE2" w14:textId="3BF78B93" w:rsidR="004A5D09" w:rsidRDefault="004A5D09" w:rsidP="004A5D09"/>
    <w:p w14:paraId="6832C619" w14:textId="3E4CF7DC" w:rsidR="008F1F73" w:rsidRDefault="008F1F73" w:rsidP="008F1F73">
      <w:pPr>
        <w:pStyle w:val="Prrafodelista"/>
        <w:numPr>
          <w:ilvl w:val="0"/>
          <w:numId w:val="2"/>
        </w:numPr>
      </w:pPr>
      <w:r>
        <w:t>La velocidad más alta ocurrirá cuando el ancho de banda sea de 2ms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339C34D8" w14:textId="6DCB926A" w:rsidR="004A5D09" w:rsidRDefault="00B12C0B" w:rsidP="004A5D09">
      <w:pPr>
        <w:pStyle w:val="Prrafodelista"/>
      </w:pPr>
      <w:r>
        <w:rPr>
          <w:noProof/>
        </w:rPr>
        <mc:AlternateContent>
          <mc:Choice Requires="wps">
            <w:drawing>
              <wp:anchor distT="0" distB="0" distL="114300" distR="114300" simplePos="0" relativeHeight="251709440" behindDoc="0" locked="0" layoutInCell="1" allowOverlap="1" wp14:anchorId="552CEF5D" wp14:editId="38327080">
                <wp:simplePos x="0" y="0"/>
                <wp:positionH relativeFrom="column">
                  <wp:posOffset>200083</wp:posOffset>
                </wp:positionH>
                <wp:positionV relativeFrom="paragraph">
                  <wp:posOffset>185420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6F75D9" w:rsidRDefault="006F75D9"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59" type="#_x0000_t202" style="position:absolute;left:0;text-align:left;margin-left:15.75pt;margin-top:14.6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" fillcolor="white [3201]" strokeweight=".5pt">
                <v:textbox>
                  <w:txbxContent>
                    <w:p w14:paraId="28B96ACB" w14:textId="747003A5" w:rsidR="006F75D9" w:rsidRDefault="006F75D9" w:rsidP="00B12C0B">
                      <w:r>
                        <w:t>2ms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5BCE392">
                <wp:simplePos x="0" y="0"/>
                <wp:positionH relativeFrom="column">
                  <wp:posOffset>1842654</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6F75D9" w:rsidRDefault="006F75D9"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60" type="#_x0000_t202" style="position:absolute;left:0;text-align:left;margin-left:145.1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" fillcolor="white [3201]" strokeweight=".5pt">
                <v:textbox>
                  <w:txbxContent>
                    <w:p w14:paraId="06A86F57" w14:textId="77777777" w:rsidR="006F75D9" w:rsidRDefault="006F75D9" w:rsidP="00B12C0B">
                      <w:r>
                        <w:t>20ms</w:t>
                      </w:r>
                    </w:p>
                  </w:txbxContent>
                </v:textbox>
              </v:shape>
            </w:pict>
          </mc:Fallback>
        </mc:AlternateContent>
      </w:r>
    </w:p>
    <w:p w14:paraId="4A380C6B" w14:textId="64AC1A7D" w:rsidR="008E76EC" w:rsidRDefault="008E76EC" w:rsidP="008E76EC"/>
    <w:p w14:paraId="5AC48A21" w14:textId="35031AA4" w:rsidR="008E76EC" w:rsidRDefault="00B12C0B" w:rsidP="008E76EC">
      <w:r>
        <w:rPr>
          <w:noProof/>
        </w:rPr>
        <mc:AlternateContent>
          <mc:Choice Requires="wps">
            <w:drawing>
              <wp:anchor distT="0" distB="0" distL="114300" distR="114300" simplePos="0" relativeHeight="251702272" behindDoc="0" locked="0" layoutInCell="1" allowOverlap="1" wp14:anchorId="4D285F78" wp14:editId="35F2F3D8">
                <wp:simplePos x="0" y="0"/>
                <wp:positionH relativeFrom="column">
                  <wp:posOffset>189865</wp:posOffset>
                </wp:positionH>
                <wp:positionV relativeFrom="paragraph">
                  <wp:posOffset>161232</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CACE4" id="Conector angular 34" o:spid="_x0000_s1026" type="#_x0000_t34" style="position:absolute;margin-left:14.95pt;margin-top:12.7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4320" behindDoc="0" locked="0" layoutInCell="1" allowOverlap="1" wp14:anchorId="414C4CBA" wp14:editId="4AB39FAB">
                <wp:simplePos x="0" y="0"/>
                <wp:positionH relativeFrom="column">
                  <wp:posOffset>1604645</wp:posOffset>
                </wp:positionH>
                <wp:positionV relativeFrom="paragraph">
                  <wp:posOffset>179821</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5FD2B" id="Conector recto de flecha 36" o:spid="_x0000_s1026" type="#_x0000_t32" style="position:absolute;margin-left:126.35pt;margin-top:14.1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8176" behindDoc="0" locked="0" layoutInCell="1" allowOverlap="1" wp14:anchorId="71B07872" wp14:editId="084C1A7E">
            <wp:simplePos x="0" y="0"/>
            <wp:positionH relativeFrom="column">
              <wp:posOffset>0</wp:posOffset>
            </wp:positionH>
            <wp:positionV relativeFrom="paragraph">
              <wp:posOffset>1905</wp:posOffset>
            </wp:positionV>
            <wp:extent cx="3528000" cy="84240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8000" cy="842400"/>
                    </a:xfrm>
                    <a:prstGeom prst="rect">
                      <a:avLst/>
                    </a:prstGeom>
                  </pic:spPr>
                </pic:pic>
              </a:graphicData>
            </a:graphic>
            <wp14:sizeRelH relativeFrom="page">
              <wp14:pctWidth>0</wp14:pctWidth>
            </wp14:sizeRelH>
            <wp14:sizeRelV relativeFrom="page">
              <wp14:pctHeight>0</wp14:pctHeight>
            </wp14:sizeRelV>
          </wp:anchor>
        </w:drawing>
      </w:r>
    </w:p>
    <w:p w14:paraId="5E8B4CEB" w14:textId="7A3388B8"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3B552B36">
                <wp:simplePos x="0" y="0"/>
                <wp:positionH relativeFrom="column">
                  <wp:posOffset>139036</wp:posOffset>
                </wp:positionH>
                <wp:positionV relativeFrom="paragraph">
                  <wp:posOffset>137795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2E232203" w:rsidR="006F75D9" w:rsidRDefault="006F75D9"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61" type="#_x0000_t202" style="position:absolute;margin-left:10.95pt;margin-top:10.8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" stroked="f">
                <v:textbox style="mso-fit-shape-to-text:t" inset="0,0,0,0">
                  <w:txbxContent>
                    <w:p w14:paraId="71F7A18A" w14:textId="2E232203" w:rsidR="006F75D9" w:rsidRDefault="006F75D9"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v:textbox>
                <w10:wrap type="square"/>
              </v:shape>
            </w:pict>
          </mc:Fallback>
        </mc:AlternateContent>
      </w:r>
    </w:p>
    <w:p w14:paraId="2A925EC0" w14:textId="4C49A54B" w:rsidR="004A5D09" w:rsidRDefault="004A5D09" w:rsidP="008E76EC"/>
    <w:p w14:paraId="40571B44" w14:textId="77777777" w:rsidR="004A5D09" w:rsidRDefault="004A5D09" w:rsidP="008E76EC"/>
    <w:p w14:paraId="6CC343F9" w14:textId="0161CB4B" w:rsidR="008E76EC" w:rsidRDefault="008E76EC" w:rsidP="008E76EC"/>
    <w:p w14:paraId="51BE9914" w14:textId="6AAB253E" w:rsidR="008F1F73" w:rsidRDefault="00762289" w:rsidP="008F1F73">
      <w:r>
        <w:t>Deducimos</w:t>
      </w:r>
      <w:r w:rsidR="003D60C2">
        <w:t xml:space="preserve"> que</w:t>
      </w:r>
      <w:r w:rsidR="008F1F73">
        <w:t xml:space="preserve"> si por ejemplo </w:t>
      </w:r>
      <w:r w:rsidR="00796977">
        <w:t>se establece</w:t>
      </w:r>
      <w:r w:rsidR="008F1F73">
        <w:t xml:space="preserve"> un ancho </w:t>
      </w:r>
      <w:r w:rsidR="006E5793">
        <w:t xml:space="preserve">de banda </w:t>
      </w:r>
      <w:r w:rsidR="008F1F73">
        <w:t>de 1.5ms el motor funcionará al 50% de su potencia total.</w:t>
      </w:r>
    </w:p>
    <w:p w14:paraId="5B273F1B" w14:textId="72E6BA22" w:rsidR="00141366" w:rsidRDefault="00141366" w:rsidP="0027471E"/>
    <w:p w14:paraId="516D6732" w14:textId="0D7942BA" w:rsidR="0027471E" w:rsidRDefault="0027471E" w:rsidP="0027471E">
      <w:r>
        <w:t xml:space="preserve">El siguiente punto </w:t>
      </w:r>
      <w:proofErr w:type="gramStart"/>
      <w:r w:rsidR="00796977">
        <w:t>a</w:t>
      </w:r>
      <w:proofErr w:type="gramEnd"/>
      <w:r>
        <w:t xml:space="preserve"> tener en cuenta para poder usar correctamente un variador es calibrarlo. Teóricamente como se ha explicado en el párrafo anterior la velocidad de giro un motor dependerá del ancho de pulso enviado a este siendo su velocidad más alta cuando el ancho es de 2ms y más baja cuando es 1ms. En la práctica no todos los variadores responden a estos valores de forma exacta, por </w:t>
      </w:r>
      <w:proofErr w:type="gramStart"/>
      <w:r w:rsidR="00141366">
        <w:t>ejemplo</w:t>
      </w:r>
      <w:proofErr w:type="gramEnd"/>
      <w:r>
        <w:t xml:space="preserve"> puede ser que el punto más alto para un variador sea de 1.8ms o 1.9ms y esto puede hacer que a la hora de volar el aparato los motores estén descompensados generando </w:t>
      </w:r>
      <w:r w:rsidR="001F0EC6">
        <w:t>muchos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DD31CE5" w:rsidR="0027471E" w:rsidRDefault="0027471E" w:rsidP="0027471E">
      <w:pPr>
        <w:pStyle w:val="Prrafodelista"/>
        <w:numPr>
          <w:ilvl w:val="0"/>
          <w:numId w:val="7"/>
        </w:numPr>
      </w:pPr>
      <w:r>
        <w:t>Desconectamos la batería de los motores y variadores.</w:t>
      </w:r>
    </w:p>
    <w:p w14:paraId="366423D3" w14:textId="09C2FDFF" w:rsidR="0027471E" w:rsidRDefault="0027471E" w:rsidP="0027471E">
      <w:pPr>
        <w:pStyle w:val="Prrafodelista"/>
        <w:numPr>
          <w:ilvl w:val="0"/>
          <w:numId w:val="7"/>
        </w:numPr>
      </w:pPr>
      <w:r>
        <w:lastRenderedPageBreak/>
        <w:t>Establecemos la potencia del variador al mínimo (1ms).</w:t>
      </w:r>
    </w:p>
    <w:p w14:paraId="5E2CB40B" w14:textId="72BD22B6" w:rsidR="0027471E" w:rsidRDefault="0027471E" w:rsidP="0027471E">
      <w:pPr>
        <w:pStyle w:val="Prrafodelista"/>
        <w:numPr>
          <w:ilvl w:val="0"/>
          <w:numId w:val="7"/>
        </w:numPr>
      </w:pPr>
      <w:r>
        <w:t>Conectamos la batería y esperamos al sonido de confirmación (un pitido).</w:t>
      </w:r>
    </w:p>
    <w:p w14:paraId="56F49F77" w14:textId="77777777" w:rsidR="0027471E" w:rsidRDefault="0027471E" w:rsidP="0027471E">
      <w:pPr>
        <w:pStyle w:val="Prrafodelista"/>
        <w:numPr>
          <w:ilvl w:val="0"/>
          <w:numId w:val="7"/>
        </w:numPr>
      </w:pPr>
      <w:r>
        <w:t>Establecemos la potencia del variador al máximo (2ms).</w:t>
      </w:r>
    </w:p>
    <w:p w14:paraId="67B3F114" w14:textId="48B16114" w:rsidR="0027471E" w:rsidRPr="0027471E" w:rsidRDefault="00AA60F5" w:rsidP="0027471E">
      <w:pPr>
        <w:pStyle w:val="Prrafodelista"/>
        <w:numPr>
          <w:ilvl w:val="0"/>
          <w:numId w:val="7"/>
        </w:numPr>
      </w:pPr>
      <w:r>
        <w:t>Recibimos otro sonido de confirmación que indica que el variador ha sido calibrado.</w:t>
      </w:r>
    </w:p>
    <w:p w14:paraId="188D6126" w14:textId="02D4BB4F" w:rsidR="0027471E" w:rsidRDefault="0027471E" w:rsidP="0027471E"/>
    <w:p w14:paraId="36228AA2" w14:textId="00019811" w:rsidR="0027471E" w:rsidRDefault="00AA60F5" w:rsidP="0027471E">
      <w:r>
        <w:t>Dependiendo del propósito para el que se usen los variadores</w:t>
      </w:r>
      <w:r w:rsidR="001F0EC6">
        <w:t>,</w:t>
      </w:r>
      <w:r>
        <w:t xml:space="preserve"> el calibrado se puede realizar manualmente a través de un mando o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786C73BD" w14:textId="682162BE" w:rsidR="00AA60F5" w:rsidRDefault="00277F64" w:rsidP="00AA60F5">
      <w:pPr>
        <w:pStyle w:val="Ttulo2"/>
      </w:pPr>
      <w:bookmarkStart w:id="557" w:name="_Toc37271287"/>
      <w:r>
        <w:t xml:space="preserve">3.6.2 </w:t>
      </w:r>
      <w:r w:rsidR="006A0D35">
        <w:t>Aplicación práctica 1. Calibración de los variadores</w:t>
      </w:r>
      <w:bookmarkEnd w:id="557"/>
      <w:r w:rsidR="006A0D35">
        <w:t xml:space="preserve"> </w:t>
      </w:r>
    </w:p>
    <w:p w14:paraId="6C2F58D8" w14:textId="77777777" w:rsidR="0027471E" w:rsidRPr="0027471E" w:rsidRDefault="0027471E" w:rsidP="0027471E"/>
    <w:p w14:paraId="54FF42D7" w14:textId="1B1DFEDD" w:rsidR="00013FB1" w:rsidRPr="00013FB1" w:rsidRDefault="00013FB1" w:rsidP="00013FB1">
      <w:r w:rsidRPr="00013FB1">
        <w:t>https://howtomechatronics.com/tutorials/arduino/arduino-brushless-motor-control-tutorial-esc-bldc/</w:t>
      </w:r>
    </w:p>
    <w:p w14:paraId="4EB15F8D" w14:textId="77777777" w:rsidR="00B67008" w:rsidRDefault="00B67008" w:rsidP="00BC1E65">
      <w:pPr>
        <w:pStyle w:val="TtuloTDC"/>
      </w:pPr>
    </w:p>
    <w:p w14:paraId="05AB8782" w14:textId="43ADC6BE" w:rsidR="00BC1E65" w:rsidRDefault="00456515" w:rsidP="00BC1E65">
      <w:pPr>
        <w:pStyle w:val="TtuloTDC"/>
      </w:pPr>
      <w:bookmarkStart w:id="558" w:name="_Toc37271288"/>
      <w:r>
        <w:t xml:space="preserve">4. </w:t>
      </w:r>
      <w:r w:rsidR="00BC1E65">
        <w:t>Diseño de una aplicación de control.</w:t>
      </w:r>
      <w:bookmarkEnd w:id="558"/>
    </w:p>
    <w:p w14:paraId="207A2D31" w14:textId="2D2FB4D6" w:rsidR="008F6737" w:rsidRDefault="00456515" w:rsidP="008F6737">
      <w:pPr>
        <w:pStyle w:val="Ttulo1"/>
      </w:pPr>
      <w:bookmarkStart w:id="559" w:name="_Toc37271289"/>
      <w:r>
        <w:t xml:space="preserve">4.1 </w:t>
      </w:r>
      <w:r w:rsidR="008F6737">
        <w:t>Introducción.</w:t>
      </w:r>
      <w:bookmarkEnd w:id="559"/>
    </w:p>
    <w:p w14:paraId="0A2475AA" w14:textId="77777777" w:rsidR="00B67008" w:rsidRDefault="00B67008" w:rsidP="00B67008"/>
    <w:p w14:paraId="33C2AB76" w14:textId="4E6DED81" w:rsidR="00B67008" w:rsidRDefault="00B67008" w:rsidP="00B67008">
      <w:r>
        <w:t xml:space="preserve">La aplicación de nombre </w:t>
      </w:r>
      <w:proofErr w:type="spellStart"/>
      <w:r w:rsidR="00AB7921">
        <w:t>P</w:t>
      </w:r>
      <w:r>
        <w:t>athfinder</w:t>
      </w:r>
      <w:proofErr w:type="spellEnd"/>
      <w:r>
        <w:t xml:space="preserve"> en honor a la sonda enviada a explorar Marte </w:t>
      </w:r>
      <w:r w:rsidR="000D5AF9">
        <w:t>la</w:t>
      </w:r>
      <w:r>
        <w:t xml:space="preserve"> h</w:t>
      </w:r>
      <w:r w:rsidR="000D5AF9">
        <w:t>e</w:t>
      </w:r>
      <w:r>
        <w:t xml:space="preserve"> </w:t>
      </w:r>
      <w:r w:rsidR="00CE72AF">
        <w:t xml:space="preserve">creado </w:t>
      </w:r>
      <w:r>
        <w:t xml:space="preserve">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62BE9A61" w:rsidR="00BD7BD7" w:rsidRDefault="00B67008" w:rsidP="0091160A">
      <w:r>
        <w:t xml:space="preserve">Nota: la aplicación ha sido testeada en un móvil </w:t>
      </w:r>
      <w:proofErr w:type="spellStart"/>
      <w:r w:rsidR="00AB7921">
        <w:t>X</w:t>
      </w:r>
      <w:r>
        <w:t>iaomi</w:t>
      </w:r>
      <w:proofErr w:type="spellEnd"/>
      <w:r>
        <w:t xml:space="preserve"> </w:t>
      </w:r>
      <w:r w:rsidR="00AB7921">
        <w:t>MI A</w:t>
      </w:r>
      <w:r>
        <w:t xml:space="preserve">2 con </w:t>
      </w:r>
      <w:r w:rsidR="001426F1">
        <w:t>Android</w:t>
      </w:r>
      <w:r w:rsidR="008F5FBA">
        <w:t xml:space="preserve"> </w:t>
      </w:r>
      <w:r w:rsidR="001426F1">
        <w:t xml:space="preserve">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643E9B1C" w:rsidR="008F6737" w:rsidRDefault="00456515" w:rsidP="008F6737">
      <w:pPr>
        <w:pStyle w:val="Ttulo1"/>
      </w:pPr>
      <w:bookmarkStart w:id="560" w:name="_Toc37271290"/>
      <w:ins w:id="561" w:author="Juan Carlos de Alfonso Juliá" w:date="2020-04-08T11:49:00Z">
        <w:r>
          <w:t xml:space="preserve">4.2 </w:t>
        </w:r>
      </w:ins>
      <w:r w:rsidR="008F6737">
        <w:t>Protocolo de comunicación.</w:t>
      </w:r>
      <w:bookmarkEnd w:id="560"/>
    </w:p>
    <w:p w14:paraId="60D97047" w14:textId="3E906F4A" w:rsidR="00FA1520" w:rsidRDefault="00456515" w:rsidP="00FA1520">
      <w:pPr>
        <w:pStyle w:val="Ttulo2"/>
      </w:pPr>
      <w:bookmarkStart w:id="562" w:name="_Toc37271291"/>
      <w:ins w:id="563" w:author="Juan Carlos de Alfonso Juliá" w:date="2020-04-08T11:49:00Z">
        <w:r>
          <w:t xml:space="preserve">4.2.1 </w:t>
        </w:r>
      </w:ins>
      <w:r w:rsidR="00FA1520">
        <w:t xml:space="preserve">Modelo cliente </w:t>
      </w:r>
      <w:commentRangeStart w:id="564"/>
      <w:r w:rsidR="00FA1520">
        <w:t>servidor</w:t>
      </w:r>
      <w:commentRangeEnd w:id="564"/>
      <w:r w:rsidR="008256EE">
        <w:rPr>
          <w:rStyle w:val="Refdecomentario"/>
          <w:rFonts w:asciiTheme="minorHAnsi" w:eastAsiaTheme="minorEastAsia" w:hAnsiTheme="minorHAnsi" w:cstheme="minorBidi"/>
          <w:color w:val="auto"/>
        </w:rPr>
        <w:commentReference w:id="564"/>
      </w:r>
      <w:r w:rsidR="00FA1520">
        <w:t>.</w:t>
      </w:r>
      <w:bookmarkEnd w:id="562"/>
    </w:p>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lastRenderedPageBreak/>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4DD17BEE" w:rsidR="008F6737" w:rsidRDefault="00456515" w:rsidP="008F6737">
      <w:pPr>
        <w:pStyle w:val="Ttulo2"/>
      </w:pPr>
      <w:bookmarkStart w:id="565" w:name="_Toc37271292"/>
      <w:ins w:id="566" w:author="Juan Carlos de Alfonso Juliá" w:date="2020-04-08T11:50:00Z">
        <w:r>
          <w:t xml:space="preserve">4.2.2 </w:t>
        </w:r>
      </w:ins>
      <w:del w:id="567" w:author="Juan Carlos de Alfonso Juliá" w:date="2020-04-08T13:16:00Z">
        <w:r w:rsidR="0079031C" w:rsidDel="00A50E68">
          <w:delText xml:space="preserve">Protocolo </w:delText>
        </w:r>
      </w:del>
      <w:r w:rsidR="00A50E68">
        <w:t xml:space="preserve">Protocolo </w:t>
      </w:r>
      <w:r w:rsidR="0079031C">
        <w:t>TCP</w:t>
      </w:r>
      <w:r w:rsidR="008F6737">
        <w:t>.</w:t>
      </w:r>
      <w:bookmarkEnd w:id="565"/>
      <w:del w:id="568" w:author="Juan Carlos de Alfonso Juliá" w:date="2020-04-08T14:36:00Z">
        <w:r w:rsidR="00EF43E8" w:rsidDel="00892957">
          <w:delText xml:space="preserve"> (explicar)</w:delText>
        </w:r>
      </w:del>
    </w:p>
    <w:p w14:paraId="0D933B91" w14:textId="7EB3B6BE" w:rsidR="00E15296" w:rsidRDefault="00A50E68" w:rsidP="00781137">
      <w:r>
        <w:t>Una vez sentadas las bases de lo que es un modelo cliente servidor, necesitamos un protocolo de envío de mensajes entre ambos, el más usado en aplicaciones web es el protocolo TCP</w:t>
      </w:r>
      <w:r w:rsidR="00E15296">
        <w:t xml:space="preserve"> dado que garantiza </w:t>
      </w:r>
      <w:r w:rsidR="00781137">
        <w:t>la fiabilidad en cuanto a recepción de paquetes y tratamiento de errores, dicho protocolo funciona de la siguiente manera:</w:t>
      </w:r>
    </w:p>
    <w:p w14:paraId="4F76A41D" w14:textId="229B1EB9" w:rsidR="00E817E4" w:rsidRDefault="00E817E4" w:rsidP="00781137"/>
    <w:p w14:paraId="33F658FA" w14:textId="21433425" w:rsidR="00E817E4" w:rsidRDefault="00E817E4" w:rsidP="00781137"/>
    <w:p w14:paraId="6C07D80F" w14:textId="5F63477B" w:rsidR="00E817E4" w:rsidRDefault="00E817E4" w:rsidP="00E817E4">
      <w:r>
        <w:t xml:space="preserve">El emisor al enviar un paquete asocia a este un número de 32 bits que </w:t>
      </w:r>
      <w:proofErr w:type="spellStart"/>
      <w:r>
        <w:t>actua</w:t>
      </w:r>
      <w:proofErr w:type="spellEnd"/>
      <w:r>
        <w:t xml:space="preserve"> como identificador (este valor no es aleatorio, corresponde al primer byte del segmento de datos), a cada paquete enviado el receptor envía un mensaje de confirmación o </w:t>
      </w:r>
      <w:proofErr w:type="spellStart"/>
      <w:r>
        <w:t>ack</w:t>
      </w:r>
      <w:proofErr w:type="spellEnd"/>
      <w:r>
        <w:t xml:space="preserve"> que corresponde al primer byte que espera recibir. Hay dos características </w:t>
      </w:r>
      <w:proofErr w:type="gramStart"/>
      <w:r>
        <w:t>a</w:t>
      </w:r>
      <w:proofErr w:type="gramEnd"/>
      <w:r>
        <w:t xml:space="preserve"> tener en cuenta del </w:t>
      </w:r>
      <w:proofErr w:type="spellStart"/>
      <w:r>
        <w:t>ack</w:t>
      </w:r>
      <w:proofErr w:type="spellEnd"/>
      <w:r>
        <w:t>:</w:t>
      </w:r>
    </w:p>
    <w:p w14:paraId="7EBA1A30" w14:textId="0C027FDC" w:rsidR="00E817E4" w:rsidRDefault="00E817E4" w:rsidP="00E817E4">
      <w:pPr>
        <w:pStyle w:val="Prrafodelista"/>
        <w:numPr>
          <w:ilvl w:val="0"/>
          <w:numId w:val="2"/>
        </w:numPr>
      </w:pPr>
      <w:r>
        <w:t>Es acumulativo: confirma el mensaje actual y todos los anteriores.</w:t>
      </w:r>
    </w:p>
    <w:p w14:paraId="56EFD48A" w14:textId="24F7EC24" w:rsidR="00E817E4" w:rsidRDefault="00E817E4" w:rsidP="00E817E4">
      <w:pPr>
        <w:pStyle w:val="Prrafodelista"/>
        <w:numPr>
          <w:ilvl w:val="0"/>
          <w:numId w:val="2"/>
        </w:numPr>
      </w:pPr>
      <w:proofErr w:type="spellStart"/>
      <w:r>
        <w:t>Piggibacking</w:t>
      </w:r>
      <w:proofErr w:type="spellEnd"/>
      <w:r>
        <w:t xml:space="preserve">: este termino hace referencia a que el mensaje </w:t>
      </w:r>
      <w:proofErr w:type="spellStart"/>
      <w:r>
        <w:t>ack</w:t>
      </w:r>
      <w:proofErr w:type="spellEnd"/>
      <w:r>
        <w:t xml:space="preserve"> va solapado al mensaje de envío de datos.</w:t>
      </w:r>
    </w:p>
    <w:p w14:paraId="562AE988" w14:textId="1730353C" w:rsidR="00E817E4" w:rsidRDefault="00E817E4" w:rsidP="00E817E4"/>
    <w:p w14:paraId="2F76FB6A" w14:textId="080DDC43" w:rsidR="00E817E4" w:rsidRDefault="00E817E4" w:rsidP="00E817E4">
      <w:r>
        <w:t xml:space="preserve">El uso de este protocolo garantiza que en el caso de pérdida de un paquete el emisor lo sepa dado que no recibe un </w:t>
      </w:r>
      <w:proofErr w:type="spellStart"/>
      <w:r>
        <w:t>ack</w:t>
      </w:r>
      <w:proofErr w:type="spellEnd"/>
      <w:r>
        <w:t xml:space="preserve"> pudiendo así reenviar el paquete y de la misma manera ocurre en el caso de envío de un paquete erróneo dado que el </w:t>
      </w:r>
      <w:proofErr w:type="spellStart"/>
      <w:r>
        <w:t>ack</w:t>
      </w:r>
      <w:proofErr w:type="spellEnd"/>
      <w:r>
        <w:t xml:space="preserve"> no va a corresponder con el siguiente número al enviado.</w:t>
      </w:r>
    </w:p>
    <w:p w14:paraId="69D8E390" w14:textId="13CFB9EA" w:rsidR="00E817E4" w:rsidRDefault="00E817E4" w:rsidP="00781137"/>
    <w:p w14:paraId="039DED0C" w14:textId="798147C7" w:rsidR="00781137" w:rsidRDefault="00781137" w:rsidP="00781137"/>
    <w:p w14:paraId="2DA3E73C" w14:textId="27008DD2" w:rsidR="00E15296" w:rsidRDefault="00E15296" w:rsidP="00A50E68"/>
    <w:p w14:paraId="5BDB8B31" w14:textId="12B36923" w:rsidR="00E15296" w:rsidRDefault="00E15296" w:rsidP="00A50E68"/>
    <w:p w14:paraId="480B7E14" w14:textId="4CE4106E" w:rsidR="00E15296" w:rsidRDefault="00E15296" w:rsidP="00A50E68"/>
    <w:p w14:paraId="39361981" w14:textId="77777777" w:rsidR="00E15296" w:rsidRDefault="00E15296" w:rsidP="00A50E68"/>
    <w:p w14:paraId="23AC7BA3" w14:textId="04AD0FE8" w:rsidR="00A50E68" w:rsidRDefault="00A50E68" w:rsidP="00A50E68"/>
    <w:p w14:paraId="7E47F039" w14:textId="28D7BCB6" w:rsidR="002543F4" w:rsidRDefault="002543F4" w:rsidP="00A50E68"/>
    <w:p w14:paraId="776F4B49" w14:textId="77777777" w:rsidR="002543F4" w:rsidRPr="00A50E68" w:rsidRDefault="002543F4" w:rsidP="00A50E68">
      <w:pPr>
        <w:pPrChange w:id="569" w:author="Juan Carlos de Alfonso Juliá" w:date="2020-04-08T13:16:00Z">
          <w:pPr>
            <w:pStyle w:val="Ttulo2"/>
          </w:pPr>
        </w:pPrChange>
      </w:pPr>
    </w:p>
    <w:p w14:paraId="51B3C603" w14:textId="49E7E6FB" w:rsidR="00930E80" w:rsidRDefault="00456515" w:rsidP="00930E80">
      <w:pPr>
        <w:pStyle w:val="Ttulo2"/>
      </w:pPr>
      <w:bookmarkStart w:id="570" w:name="_Toc37271293"/>
      <w:ins w:id="571" w:author="Juan Carlos de Alfonso Juliá" w:date="2020-04-08T11:50:00Z">
        <w:r>
          <w:t xml:space="preserve">4.2.3 </w:t>
        </w:r>
      </w:ins>
      <w:r w:rsidR="00930E80">
        <w:t>Funcionamiento interno.</w:t>
      </w:r>
      <w:bookmarkEnd w:id="570"/>
    </w:p>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77777777"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p>
    <w:p w14:paraId="32EDF2BB" w14:textId="77777777" w:rsidR="00D6671E" w:rsidRDefault="00D6671E" w:rsidP="00D6671E">
      <w:r>
        <w:t>6.3|40.34523,-3.43463|</w:t>
      </w:r>
      <w:r w:rsidR="0088076E">
        <w:t>42.343243,-3.3532…</w:t>
      </w:r>
    </w:p>
    <w:p w14:paraId="6D85B457" w14:textId="5CD28007" w:rsidR="0088076E" w:rsidRDefault="006D748A" w:rsidP="00D6671E">
      <w:r>
        <w:t xml:space="preserve">El </w:t>
      </w:r>
      <w:r w:rsidR="0088076E">
        <w:t xml:space="preserve">primer valor corresponde a la altura que debe llevar el dron durante todo su recorrido, y el resto de </w:t>
      </w:r>
      <w:r w:rsidR="00EF43E8">
        <w:t>los valores</w:t>
      </w:r>
      <w:r w:rsidR="0088076E">
        <w:t xml:space="preserve"> corresponden a pares de coordenadas por donde debe pasar el aparato.</w:t>
      </w:r>
    </w:p>
    <w:p w14:paraId="3D646797" w14:textId="77777777" w:rsidR="0088076E" w:rsidRDefault="0088076E" w:rsidP="00D6671E">
      <w:r>
        <w:t>El segundo mensaje corresponde a una confirmación de recibido (ACK) que pondrá fin a la comunicación.</w:t>
      </w:r>
    </w:p>
    <w:p w14:paraId="2C83F069" w14:textId="7D387B1E" w:rsidR="00774D70" w:rsidRDefault="00456515" w:rsidP="00EF43E8">
      <w:pPr>
        <w:pStyle w:val="Ttulo1"/>
      </w:pPr>
      <w:bookmarkStart w:id="572" w:name="_Toc37271294"/>
      <w:ins w:id="573" w:author="Juan Carlos de Alfonso Juliá" w:date="2020-04-08T11:50:00Z">
        <w:r>
          <w:lastRenderedPageBreak/>
          <w:t xml:space="preserve">4.3 </w:t>
        </w:r>
      </w:ins>
      <w:r w:rsidR="00EF43E8">
        <w:t>Estructura del servidor.</w:t>
      </w:r>
      <w:bookmarkEnd w:id="572"/>
    </w:p>
    <w:p w14:paraId="6AD6475D" w14:textId="55B52F30" w:rsidR="00EF43E8" w:rsidRPr="00EF43E8" w:rsidRDefault="00456515" w:rsidP="00ED67E4">
      <w:pPr>
        <w:pStyle w:val="Ttulo2"/>
      </w:pPr>
      <w:bookmarkStart w:id="574" w:name="_Toc37271295"/>
      <w:ins w:id="575" w:author="Juan Carlos de Alfonso Juliá" w:date="2020-04-08T11:50:00Z">
        <w:r>
          <w:t xml:space="preserve">4.3.1 </w:t>
        </w:r>
      </w:ins>
      <w:r w:rsidR="00EF43E8">
        <w:t>Estructura interna</w:t>
      </w:r>
      <w:bookmarkEnd w:id="574"/>
    </w:p>
    <w:p w14:paraId="283FAD91" w14:textId="509578DB" w:rsidR="00CF6286" w:rsidRDefault="00EF43E8" w:rsidP="00EF43E8">
      <w:pPr>
        <w:rPr>
          <w:ins w:id="576" w:author="Juan Carlos de Alfonso Juliá" w:date="2020-04-08T11:05:00Z"/>
        </w:rPr>
      </w:pPr>
      <w:r>
        <w:t>Como se ha mencionado anteriormente el servidor se aloja en la Raspberry, todo el código de este se encuentra en el archivo “/sensores/serv_socket.py”.</w:t>
      </w:r>
    </w:p>
    <w:p w14:paraId="114A4E91" w14:textId="77777777" w:rsidR="00ED67E4" w:rsidRDefault="00ED67E4" w:rsidP="00EF43E8">
      <w:pPr>
        <w:rPr>
          <w:ins w:id="577" w:author="Juan Carlos de Alfonso Juliá" w:date="2020-04-08T10:40:00Z"/>
        </w:rPr>
      </w:pPr>
    </w:p>
    <w:p w14:paraId="6392DD32" w14:textId="75E74BD2" w:rsidR="003636BC" w:rsidRDefault="00CF6286" w:rsidP="00EF43E8">
      <w:pPr>
        <w:rPr>
          <w:ins w:id="578" w:author="Juan Carlos de Alfonso Juliá" w:date="2020-04-08T10:47:00Z"/>
        </w:rPr>
      </w:pPr>
      <w:r>
        <w:t xml:space="preserve">Dicho archivo es un script </w:t>
      </w:r>
      <w:r w:rsidR="00264503">
        <w:t xml:space="preserve">dividido </w:t>
      </w:r>
      <w:r>
        <w:t>en dos funciones principales:</w:t>
      </w:r>
    </w:p>
    <w:p w14:paraId="19E988D6" w14:textId="77777777" w:rsidR="003636BC" w:rsidRDefault="003636BC" w:rsidP="00EF43E8"/>
    <w:p w14:paraId="3E05F27F" w14:textId="22B64366" w:rsidR="003636BC" w:rsidRDefault="003636BC" w:rsidP="003636BC">
      <w:r>
        <w:t>Función run: Es la función principal del script, se subdivide en los siguientes cometidos:</w:t>
      </w:r>
    </w:p>
    <w:p w14:paraId="45445C26" w14:textId="6A8FEB34" w:rsidR="003636BC" w:rsidRDefault="003636BC" w:rsidP="003636BC"/>
    <w:p w14:paraId="2E3F1C15" w14:textId="3DD264E8" w:rsidR="003636BC" w:rsidRDefault="003636BC" w:rsidP="003636BC">
      <w:pPr>
        <w:pStyle w:val="Prrafodelista"/>
        <w:numPr>
          <w:ilvl w:val="0"/>
          <w:numId w:val="2"/>
        </w:numPr>
      </w:pPr>
      <w:r>
        <w:t xml:space="preserve">Creación de variables para la conexión: El primer paso para poder crear una conexión TCP es declarar la </w:t>
      </w:r>
      <w:proofErr w:type="spellStart"/>
      <w:r>
        <w:t>ip</w:t>
      </w:r>
      <w:proofErr w:type="spellEnd"/>
      <w:r>
        <w:t xml:space="preserve"> del servidor así como el puerto de conexión y el tamaño máximo del buffer de env</w:t>
      </w:r>
      <w:ins w:id="579" w:author="Juan Carlos de Alfonso Juliá" w:date="2020-04-08T11:06:00Z">
        <w:r w:rsidR="00C613EA">
          <w:t>í</w:t>
        </w:r>
      </w:ins>
      <w:r>
        <w:t xml:space="preserve">o, en este paso hay que tener cuidado pues es posible que si la Raspberry no esta configurada para que tenga una </w:t>
      </w:r>
      <w:proofErr w:type="spellStart"/>
      <w:r>
        <w:t>ip</w:t>
      </w:r>
      <w:proofErr w:type="spellEnd"/>
      <w:r>
        <w:t xml:space="preserve"> estática esta cambie cada vez que se realiza la conexión a un punto wifi, en este caso como la Raspberry esta configurada para que mantenga una </w:t>
      </w:r>
      <w:proofErr w:type="spellStart"/>
      <w:r>
        <w:t>ip</w:t>
      </w:r>
      <w:proofErr w:type="spellEnd"/>
      <w:r>
        <w:t xml:space="preserve"> estática no es necesario comprobarlo</w:t>
      </w:r>
      <w:ins w:id="580" w:author="Juan Carlos de Alfonso Juliá" w:date="2020-04-08T11:07:00Z">
        <w:r w:rsidR="00C613EA">
          <w:t>,</w:t>
        </w:r>
      </w:ins>
      <w:r>
        <w:t xml:space="preserve"> </w:t>
      </w:r>
      <w:ins w:id="581" w:author="Juan Carlos de Alfonso Juliá" w:date="2020-04-08T11:07:00Z">
        <w:r w:rsidR="00C613EA">
          <w:t>l</w:t>
        </w:r>
      </w:ins>
      <w:r>
        <w:t>os datos que por tanto se van a usar son:</w:t>
      </w:r>
    </w:p>
    <w:p w14:paraId="7704DD5B" w14:textId="507F9A44" w:rsidR="003636BC" w:rsidRPr="003636BC" w:rsidRDefault="003636BC" w:rsidP="003636BC">
      <w:pPr>
        <w:pStyle w:val="Prrafodelista"/>
        <w:numPr>
          <w:ilvl w:val="1"/>
          <w:numId w:val="2"/>
        </w:numPr>
      </w:pPr>
      <w:proofErr w:type="spellStart"/>
      <w:r>
        <w:t>Ip</w:t>
      </w:r>
      <w:proofErr w:type="spellEnd"/>
      <w:r>
        <w:t xml:space="preserve"> del servidor(estática): </w:t>
      </w:r>
      <w:r w:rsidRPr="003636BC">
        <w:t>192.168.1.52</w:t>
      </w:r>
      <w:ins w:id="582" w:author="Juan Carlos de Alfonso Juliá" w:date="2020-04-08T11:07:00Z">
        <w:r w:rsidR="00C613EA">
          <w:t>.</w:t>
        </w:r>
      </w:ins>
    </w:p>
    <w:p w14:paraId="46939676" w14:textId="4DA50499" w:rsidR="003636BC" w:rsidRDefault="003636BC" w:rsidP="003636BC">
      <w:pPr>
        <w:pStyle w:val="Prrafodelista"/>
        <w:numPr>
          <w:ilvl w:val="1"/>
          <w:numId w:val="2"/>
        </w:numPr>
      </w:pPr>
      <w:r>
        <w:t>Puerto del servidor: 12345</w:t>
      </w:r>
      <w:ins w:id="583" w:author="Juan Carlos de Alfonso Juliá" w:date="2020-04-08T11:07:00Z">
        <w:r w:rsidR="00C613EA">
          <w:t>.</w:t>
        </w:r>
      </w:ins>
    </w:p>
    <w:p w14:paraId="13BE4D71" w14:textId="1753FF66" w:rsidR="003636BC" w:rsidRDefault="003636BC" w:rsidP="003636BC">
      <w:pPr>
        <w:pStyle w:val="Prrafodelista"/>
        <w:numPr>
          <w:ilvl w:val="1"/>
          <w:numId w:val="2"/>
        </w:numPr>
        <w:rPr>
          <w:ins w:id="584" w:author="Juan Carlos de Alfonso Juliá" w:date="2020-04-08T11:07:00Z"/>
        </w:rPr>
      </w:pPr>
      <w:r>
        <w:t>Tamaño del buffer: 1024 bytes</w:t>
      </w:r>
      <w:ins w:id="585" w:author="Juan Carlos de Alfonso Juliá" w:date="2020-04-08T11:07:00Z">
        <w:r w:rsidR="00C613EA">
          <w:t>.</w:t>
        </w:r>
      </w:ins>
    </w:p>
    <w:p w14:paraId="0C79ADFF" w14:textId="7B2C8162" w:rsidR="00C613EA" w:rsidRDefault="00C613EA" w:rsidP="00CE18EA">
      <w:pPr>
        <w:ind w:left="1080"/>
      </w:pPr>
    </w:p>
    <w:p w14:paraId="618B214B" w14:textId="2F066EA7" w:rsidR="003636BC" w:rsidRDefault="003636BC" w:rsidP="003636BC">
      <w:pPr>
        <w:pStyle w:val="Prrafodelista"/>
        <w:numPr>
          <w:ilvl w:val="0"/>
          <w:numId w:val="2"/>
        </w:numPr>
      </w:pPr>
      <w:r>
        <w:t>El siguiente paso es con estos parámetros crear el socket del servidor</w:t>
      </w:r>
      <w:r w:rsidR="003364A1">
        <w:t>, este paso se realiza en las líneas siguientes:</w:t>
      </w:r>
    </w:p>
    <w:p w14:paraId="24CFDA8E" w14:textId="77777777" w:rsidR="003364A1" w:rsidRDefault="003364A1" w:rsidP="00851FAA">
      <w:pPr>
        <w:pStyle w:val="Prrafodelista"/>
      </w:pPr>
    </w:p>
    <w:p w14:paraId="4C34AB3C" w14:textId="7AED2693" w:rsidR="003364A1" w:rsidRDefault="003364A1" w:rsidP="003364A1">
      <w:pPr>
        <w:pStyle w:val="Prrafodelista"/>
        <w:rPr>
          <w:rFonts w:ascii="Consolas" w:eastAsia="Times New Roman" w:hAnsi="Consolas" w:cs="Consolas"/>
          <w:color w:val="24292E"/>
          <w:sz w:val="18"/>
          <w:szCs w:val="18"/>
          <w:shd w:val="clear" w:color="auto" w:fill="FFFFFF"/>
        </w:rPr>
      </w:pPr>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005CC5"/>
          <w:sz w:val="18"/>
          <w:szCs w:val="18"/>
        </w:rPr>
        <w:t>=</w:t>
      </w:r>
      <w:r w:rsidRPr="003364A1">
        <w:rPr>
          <w:rFonts w:ascii="Consolas" w:eastAsia="Times New Roman" w:hAnsi="Consolas" w:cs="Consolas"/>
          <w:color w:val="24292E"/>
          <w:sz w:val="18"/>
          <w:szCs w:val="18"/>
          <w:shd w:val="clear" w:color="auto" w:fill="FFFFFF"/>
        </w:rPr>
        <w:t xml:space="preserve"> </w:t>
      </w:r>
      <w:proofErr w:type="spellStart"/>
      <w:proofErr w:type="gram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socket</w:t>
      </w:r>
      <w:proofErr w:type="spellEnd"/>
      <w:proofErr w:type="gramEnd"/>
      <w:r w:rsidRPr="003364A1">
        <w:rPr>
          <w:rFonts w:ascii="Consolas" w:eastAsia="Times New Roman" w:hAnsi="Consolas" w:cs="Consolas"/>
          <w:color w:val="24292E"/>
          <w:sz w:val="18"/>
          <w:szCs w:val="18"/>
          <w:shd w:val="clear" w:color="auto" w:fill="FFFFFF"/>
        </w:rPr>
        <w:t>(</w:t>
      </w:r>
      <w:proofErr w:type="spell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AF_INET</w:t>
      </w:r>
      <w:proofErr w:type="spellEnd"/>
      <w:r w:rsidRPr="003364A1">
        <w:rPr>
          <w:rFonts w:ascii="Consolas" w:eastAsia="Times New Roman" w:hAnsi="Consolas" w:cs="Consolas"/>
          <w:color w:val="24292E"/>
          <w:sz w:val="18"/>
          <w:szCs w:val="18"/>
          <w:shd w:val="clear" w:color="auto" w:fill="FFFFFF"/>
        </w:rPr>
        <w:t xml:space="preserve">, </w:t>
      </w:r>
      <w:proofErr w:type="spell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SOCK_STREAM</w:t>
      </w:r>
      <w:proofErr w:type="spellEnd"/>
      <w:r w:rsidRPr="003364A1">
        <w:rPr>
          <w:rFonts w:ascii="Consolas" w:eastAsia="Times New Roman" w:hAnsi="Consolas" w:cs="Consolas"/>
          <w:color w:val="24292E"/>
          <w:sz w:val="18"/>
          <w:szCs w:val="18"/>
          <w:shd w:val="clear" w:color="auto" w:fill="FFFFFF"/>
        </w:rPr>
        <w:t>)</w:t>
      </w:r>
    </w:p>
    <w:p w14:paraId="299EE446" w14:textId="4AE67CEB" w:rsidR="003364A1" w:rsidRDefault="003364A1" w:rsidP="003364A1">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bind</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E36209"/>
          <w:sz w:val="18"/>
          <w:szCs w:val="18"/>
        </w:rPr>
        <w:t>TCP_IP</w:t>
      </w:r>
      <w:r w:rsidRPr="003364A1">
        <w:rPr>
          <w:rFonts w:ascii="Consolas" w:hAnsi="Consolas" w:cs="Consolas"/>
          <w:color w:val="24292E"/>
          <w:sz w:val="18"/>
          <w:szCs w:val="18"/>
          <w:shd w:val="clear" w:color="auto" w:fill="FFFFFF"/>
        </w:rPr>
        <w:t xml:space="preserve">, </w:t>
      </w:r>
      <w:r w:rsidRPr="003364A1">
        <w:rPr>
          <w:rFonts w:ascii="Consolas" w:hAnsi="Consolas" w:cs="Consolas"/>
          <w:color w:val="E36209"/>
          <w:sz w:val="18"/>
          <w:szCs w:val="18"/>
        </w:rPr>
        <w:t>TCP_PORT</w:t>
      </w:r>
      <w:r w:rsidRPr="003364A1">
        <w:rPr>
          <w:rFonts w:ascii="Consolas" w:hAnsi="Consolas" w:cs="Consolas"/>
          <w:color w:val="24292E"/>
          <w:sz w:val="18"/>
          <w:szCs w:val="18"/>
          <w:shd w:val="clear" w:color="auto" w:fill="FFFFFF"/>
        </w:rPr>
        <w:t>))</w:t>
      </w:r>
    </w:p>
    <w:p w14:paraId="13247B51" w14:textId="130E4638" w:rsidR="003364A1" w:rsidRDefault="003364A1" w:rsidP="00851FAA">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listen</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5423FA62" w14:textId="1C8BAE0E" w:rsidR="003364A1" w:rsidRDefault="003364A1" w:rsidP="00851FAA">
      <w:pPr>
        <w:ind w:firstLine="708"/>
        <w:rPr>
          <w:rFonts w:ascii="Consolas" w:hAnsi="Consolas" w:cs="Consolas"/>
          <w:color w:val="24292E"/>
          <w:sz w:val="18"/>
          <w:szCs w:val="18"/>
          <w:shd w:val="clear" w:color="auto" w:fill="FFFFFF"/>
        </w:rPr>
      </w:pPr>
      <w:proofErr w:type="gramStart"/>
      <w:r w:rsidRPr="003364A1">
        <w:rPr>
          <w:rFonts w:ascii="Consolas" w:hAnsi="Consolas" w:cs="Consolas"/>
          <w:color w:val="24292E"/>
          <w:sz w:val="18"/>
          <w:szCs w:val="18"/>
        </w:rPr>
        <w:t>time</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sleep</w:t>
      </w:r>
      <w:proofErr w:type="gramEnd"/>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42735AC5" w14:textId="78D63C6F" w:rsidR="003364A1" w:rsidRDefault="003364A1" w:rsidP="003364A1">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c</w:t>
      </w:r>
      <w:r w:rsidRPr="003364A1">
        <w:rPr>
          <w:rFonts w:ascii="Consolas" w:hAnsi="Consolas" w:cs="Consolas"/>
          <w:color w:val="24292E"/>
          <w:sz w:val="18"/>
          <w:szCs w:val="18"/>
          <w:shd w:val="clear" w:color="auto" w:fill="FFFFFF"/>
        </w:rPr>
        <w:t>,</w:t>
      </w:r>
      <w:r w:rsidRPr="003364A1">
        <w:rPr>
          <w:rFonts w:ascii="Consolas" w:hAnsi="Consolas" w:cs="Consolas"/>
          <w:color w:val="24292E"/>
          <w:sz w:val="18"/>
          <w:szCs w:val="18"/>
        </w:rPr>
        <w:t>d</w:t>
      </w:r>
      <w:proofErr w:type="spellEnd"/>
      <w:proofErr w:type="gramEnd"/>
      <w:r w:rsidRPr="003364A1">
        <w:rPr>
          <w:rFonts w:ascii="Consolas" w:hAnsi="Consolas" w:cs="Consolas"/>
          <w:color w:val="24292E"/>
          <w:sz w:val="18"/>
          <w:szCs w:val="18"/>
          <w:shd w:val="clear" w:color="auto" w:fill="FFFFFF"/>
        </w:rPr>
        <w:t xml:space="preserve"> </w:t>
      </w:r>
      <w:r w:rsidRPr="003364A1">
        <w:rPr>
          <w:rFonts w:ascii="Consolas" w:hAnsi="Consolas" w:cs="Consolas"/>
          <w:color w:val="005CC5"/>
          <w:sz w:val="18"/>
          <w:szCs w:val="18"/>
        </w:rPr>
        <w:t>=</w:t>
      </w:r>
      <w:r w:rsidRPr="003364A1">
        <w:rPr>
          <w:rFonts w:ascii="Consolas" w:hAnsi="Consolas" w:cs="Consolas"/>
          <w:color w:val="24292E"/>
          <w:sz w:val="18"/>
          <w:szCs w:val="18"/>
          <w:shd w:val="clear" w:color="auto" w:fill="FFFFFF"/>
        </w:rPr>
        <w:t xml:space="preserve"> </w:t>
      </w:r>
      <w:proofErr w:type="spell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accept</w:t>
      </w:r>
      <w:proofErr w:type="spellEnd"/>
      <w:r w:rsidRPr="003364A1">
        <w:rPr>
          <w:rFonts w:ascii="Consolas" w:hAnsi="Consolas" w:cs="Consolas"/>
          <w:color w:val="24292E"/>
          <w:sz w:val="18"/>
          <w:szCs w:val="18"/>
          <w:shd w:val="clear" w:color="auto" w:fill="FFFFFF"/>
        </w:rPr>
        <w:t>()</w:t>
      </w:r>
    </w:p>
    <w:p w14:paraId="76EB0B0E" w14:textId="3775D2D0" w:rsidR="00BC600E" w:rsidRDefault="00BC600E" w:rsidP="003364A1">
      <w:pPr>
        <w:ind w:firstLine="708"/>
        <w:rPr>
          <w:rFonts w:ascii="Consolas" w:hAnsi="Consolas" w:cs="Consolas"/>
          <w:color w:val="24292E"/>
          <w:sz w:val="18"/>
          <w:szCs w:val="18"/>
          <w:shd w:val="clear" w:color="auto" w:fill="FFFFFF"/>
        </w:rPr>
      </w:pPr>
    </w:p>
    <w:p w14:paraId="3E254596" w14:textId="6E22CC3D" w:rsidR="00BC600E" w:rsidRDefault="00BC600E" w:rsidP="00851FAA">
      <w:pPr>
        <w:ind w:left="708"/>
      </w:pPr>
      <w:r>
        <w:t xml:space="preserve">La línea más importante de este fragmento de código es la última, en concreto la función </w:t>
      </w:r>
      <w:ins w:id="586" w:author="Juan Carlos de Alfonso Juliá" w:date="2020-04-08T11:08:00Z">
        <w:r w:rsidR="00A3696D">
          <w:t>“</w:t>
        </w:r>
      </w:ins>
      <w:proofErr w:type="spellStart"/>
      <w:r>
        <w:t>s.accept</w:t>
      </w:r>
      <w:proofErr w:type="spellEnd"/>
      <w:r>
        <w:t>()</w:t>
      </w:r>
      <w:ins w:id="587" w:author="Juan Carlos de Alfonso Juliá" w:date="2020-04-08T11:08:00Z">
        <w:r w:rsidR="00A3696D">
          <w:t>”</w:t>
        </w:r>
      </w:ins>
      <w:r>
        <w:t xml:space="preserve"> que como el propio nombre ind</w:t>
      </w:r>
      <w:ins w:id="588" w:author="Juan Carlos de Alfonso Juliá" w:date="2020-04-08T11:08:00Z">
        <w:r w:rsidR="00A3696D">
          <w:t>i</w:t>
        </w:r>
      </w:ins>
      <w:r>
        <w:t>ca es la encargada de aceptar la conexión de un cliente, además la función también tiene un papel bloqueante puesto que si no hay ningún cliente a la espera de conexión bloqueará la ejecución esperando hasta que haya algún cliente, esto permite que el dron al ejecutar dicho código pueda ejecutar una única vez este script y permanecer en modo de espera a que el cliente mande los datos mediante el teléfono móvil.</w:t>
      </w:r>
    </w:p>
    <w:p w14:paraId="76EDDBE5" w14:textId="77777777" w:rsidR="003364A1" w:rsidRPr="00851FAA" w:rsidRDefault="003364A1" w:rsidP="00851FAA"/>
    <w:p w14:paraId="58693D57" w14:textId="32A19BC5" w:rsidR="003636BC" w:rsidRDefault="00BC600E" w:rsidP="00851FAA">
      <w:pPr>
        <w:pStyle w:val="Prrafodelista"/>
        <w:numPr>
          <w:ilvl w:val="0"/>
          <w:numId w:val="2"/>
        </w:numPr>
      </w:pPr>
      <w:r>
        <w:t xml:space="preserve">Por </w:t>
      </w:r>
      <w:del w:id="589" w:author="Juan Carlos de Alfonso Juliá" w:date="2020-04-08T11:11:00Z">
        <w:r w:rsidDel="007C1FB2">
          <w:delText>último</w:delText>
        </w:r>
      </w:del>
      <w:ins w:id="590" w:author="Juan Carlos de Alfonso Juliá" w:date="2020-04-08T11:11:00Z">
        <w:r w:rsidR="007C1FB2">
          <w:t>último,</w:t>
        </w:r>
      </w:ins>
      <w:r>
        <w:t xml:space="preserve"> el resto de </w:t>
      </w:r>
      <w:proofErr w:type="gramStart"/>
      <w:r>
        <w:t>líneas</w:t>
      </w:r>
      <w:proofErr w:type="gramEnd"/>
      <w:r>
        <w:t xml:space="preserve"> de la función no presentan dificultad, únicamente reciben el mensaje y lo decodifican con ayuda de la función “</w:t>
      </w:r>
      <w:proofErr w:type="spellStart"/>
      <w:r>
        <w:t>convertStr</w:t>
      </w:r>
      <w:proofErr w:type="spellEnd"/>
      <w:r>
        <w:t>” eliminando caracteres no deseados.</w:t>
      </w:r>
    </w:p>
    <w:p w14:paraId="08783F52" w14:textId="77777777" w:rsidR="003636BC" w:rsidRDefault="003636BC" w:rsidP="00851FAA"/>
    <w:p w14:paraId="15DE0D08" w14:textId="77777777" w:rsidR="003636BC" w:rsidRDefault="003636BC" w:rsidP="00851FAA">
      <w:pPr>
        <w:ind w:left="720"/>
      </w:pPr>
    </w:p>
    <w:p w14:paraId="7186758D" w14:textId="569EB730" w:rsidR="00CF6286" w:rsidRPr="00EF43E8" w:rsidRDefault="00CF6286" w:rsidP="00851FAA">
      <w:r>
        <w:t xml:space="preserve">Función </w:t>
      </w:r>
      <w:proofErr w:type="spellStart"/>
      <w:r>
        <w:t>convert</w:t>
      </w:r>
      <w:r w:rsidR="003636BC">
        <w:t>Str</w:t>
      </w:r>
      <w:proofErr w:type="spellEnd"/>
      <w:r w:rsidR="003636BC">
        <w:t xml:space="preserve">: Es un método de conversión que </w:t>
      </w:r>
      <w:proofErr w:type="spellStart"/>
      <w:r w:rsidR="003636BC">
        <w:t>parsea</w:t>
      </w:r>
      <w:proofErr w:type="spellEnd"/>
      <w:r w:rsidR="003636BC">
        <w:t xml:space="preserve"> el </w:t>
      </w:r>
      <w:proofErr w:type="spellStart"/>
      <w:r w:rsidR="003636BC">
        <w:t>string</w:t>
      </w:r>
      <w:proofErr w:type="spellEnd"/>
      <w:r w:rsidR="003636BC">
        <w:t xml:space="preserve"> recibido del cliente que se menciona en el apartado anterior devolviendo la altura en formato </w:t>
      </w:r>
      <w:r w:rsidR="00A3696D">
        <w:t>decimal,</w:t>
      </w:r>
      <w:r w:rsidR="003636BC">
        <w:t xml:space="preserve"> así como una </w:t>
      </w:r>
      <w:proofErr w:type="spellStart"/>
      <w:r w:rsidR="003636BC">
        <w:t>tupla</w:t>
      </w:r>
      <w:proofErr w:type="spellEnd"/>
      <w:r w:rsidR="003636BC">
        <w:t xml:space="preserve"> de decimales con los pares de coordenadas a recorrer.</w:t>
      </w:r>
    </w:p>
    <w:p w14:paraId="5CAAA4A4" w14:textId="7DC37A63" w:rsidR="00721DB0" w:rsidRDefault="00456515" w:rsidP="0050680A">
      <w:pPr>
        <w:pStyle w:val="Ttulo1"/>
      </w:pPr>
      <w:bookmarkStart w:id="591" w:name="_Toc37271296"/>
      <w:ins w:id="592" w:author="Juan Carlos de Alfonso Juliá" w:date="2020-04-08T11:50:00Z">
        <w:r>
          <w:lastRenderedPageBreak/>
          <w:t xml:space="preserve">4.4 </w:t>
        </w:r>
      </w:ins>
      <w:r w:rsidR="00721DB0">
        <w:t>Estructura de la aplicación</w:t>
      </w:r>
      <w:r w:rsidR="00EF43E8">
        <w:t xml:space="preserve"> del cliente</w:t>
      </w:r>
      <w:r w:rsidR="00721DB0">
        <w:t>.</w:t>
      </w:r>
      <w:bookmarkEnd w:id="591"/>
    </w:p>
    <w:p w14:paraId="197AFFC5" w14:textId="548E87EE" w:rsidR="009A737A" w:rsidRDefault="00456515" w:rsidP="009A737A">
      <w:pPr>
        <w:pStyle w:val="Ttulo2"/>
      </w:pPr>
      <w:bookmarkStart w:id="593" w:name="_Toc37271297"/>
      <w:ins w:id="594" w:author="Juan Carlos de Alfonso Juliá" w:date="2020-04-08T11:50:00Z">
        <w:r>
          <w:t xml:space="preserve">4.4.1 </w:t>
        </w:r>
      </w:ins>
      <w:r w:rsidR="009A737A">
        <w:t>Logo de la aplicación.</w:t>
      </w:r>
      <w:bookmarkEnd w:id="593"/>
    </w:p>
    <w:p w14:paraId="1EB2FA64" w14:textId="77777777" w:rsidR="008266FB" w:rsidRDefault="008266FB" w:rsidP="008266FB">
      <w:r>
        <w:t>El logo se ha creado usando la herramienta</w:t>
      </w:r>
      <w:r w:rsidR="006D748A">
        <w:t xml:space="preserve"> </w:t>
      </w:r>
      <w:proofErr w:type="spellStart"/>
      <w:r w:rsidR="006D748A">
        <w:t>Freelogodesign</w:t>
      </w:r>
      <w:proofErr w:type="spellEnd"/>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322B60">
        <w:t>2)</w:t>
      </w:r>
      <w:r w:rsidR="00322B60">
        <w:fldChar w:fldCharType="end"/>
      </w:r>
      <w:r>
        <w:t>.</w:t>
      </w:r>
    </w:p>
    <w:p w14:paraId="533C8F4A" w14:textId="77777777" w:rsidR="00EB2809" w:rsidRPr="008266FB" w:rsidRDefault="00EB2809" w:rsidP="008266FB"/>
    <w:p w14:paraId="5551F63A" w14:textId="26E307D7" w:rsidR="00721DB0" w:rsidRDefault="00456515" w:rsidP="00721DB0">
      <w:pPr>
        <w:pStyle w:val="Ttulo2"/>
      </w:pPr>
      <w:bookmarkStart w:id="595" w:name="_Toc37271298"/>
      <w:ins w:id="596" w:author="Juan Carlos de Alfonso Juliá" w:date="2020-04-08T11:50:00Z">
        <w:r>
          <w:t xml:space="preserve">4.4.2 </w:t>
        </w:r>
      </w:ins>
      <w:r w:rsidR="003C363F">
        <w:t>Ventanas</w:t>
      </w:r>
      <w:r w:rsidR="00721DB0">
        <w:t xml:space="preserve"> de la aplicación.</w:t>
      </w:r>
      <w:bookmarkEnd w:id="595"/>
    </w:p>
    <w:p w14:paraId="446001EF" w14:textId="77777777" w:rsidR="003C363F" w:rsidRDefault="0050680A" w:rsidP="0050680A">
      <w:r>
        <w:t xml:space="preserve">La aplicación la </w:t>
      </w:r>
      <w:r w:rsidR="00537448">
        <w:t>con</w:t>
      </w:r>
      <w:r>
        <w:t>forman cinco ventanas</w:t>
      </w:r>
      <w:r w:rsidR="003C363F">
        <w:t>.</w:t>
      </w:r>
    </w:p>
    <w:p w14:paraId="3237191F" w14:textId="61E10401" w:rsidR="001E1F58" w:rsidRDefault="003C363F" w:rsidP="0050680A">
      <w:r>
        <w:t xml:space="preserve">La primera de estas corresponde a la que </w:t>
      </w:r>
      <w:r w:rsidR="00AD2AA4">
        <w:t>se ve</w:t>
      </w:r>
      <w:r>
        <w:t xml:space="preserve"> al ejecutar la aplicación</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y 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77777777" w:rsidR="008D3559" w:rsidRDefault="008D3559" w:rsidP="008D3559">
      <w:r>
        <w:t>Si seleccionamos el botón de información se abrirá una nueva ventana meramente informativa con información acerca de la app (instrucciones, autoría…) (</w:t>
      </w:r>
      <w:proofErr w:type="spellStart"/>
      <w:proofErr w:type="gramStart"/>
      <w:r>
        <w:t>Fig</w:t>
      </w:r>
      <w:proofErr w:type="spellEnd"/>
      <w:r>
        <w:t xml:space="preserve"> .</w:t>
      </w:r>
      <w:proofErr w:type="gramEnd"/>
      <w:r>
        <w:t>).</w:t>
      </w:r>
    </w:p>
    <w:p w14:paraId="2BB96E4A" w14:textId="77777777" w:rsidR="008D3559" w:rsidRDefault="008D3559" w:rsidP="008D3559"/>
    <w:p w14:paraId="03C8CDDA" w14:textId="039AE527" w:rsidR="008D3559" w:rsidRDefault="008D3559" w:rsidP="008D3559">
      <w:r>
        <w:t>En el caso de seleccionar ajustes, la interfaz mostrará una serie de parámetros configurables que se aplicarán durante el vuelo del dron o en la conexión con este</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en concreto encontramos dos submenús, el primero subtitulado </w:t>
      </w:r>
      <w:r w:rsidR="00AD2AA4">
        <w:t>“</w:t>
      </w:r>
      <w:r>
        <w:t>Protocolo TCP</w:t>
      </w:r>
      <w:r w:rsidR="00AD2AA4">
        <w:t>”</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proofErr w:type="spellStart"/>
      <w:r w:rsidR="00AD2AA4">
        <w:t>i</w:t>
      </w:r>
      <w:r>
        <w:t>p</w:t>
      </w:r>
      <w:proofErr w:type="spellEnd"/>
      <w:r>
        <w:t xml:space="preserve">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77777777" w:rsidR="008D3559" w:rsidRDefault="008D3559" w:rsidP="008D3559">
      <w:r>
        <w:t>El segundo submenú referente a la navegación permite configurar lo siguiente:</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 xml:space="preserve">Vuelta al origen: representa un </w:t>
      </w:r>
      <w:proofErr w:type="spellStart"/>
      <w:r>
        <w:t>switch</w:t>
      </w:r>
      <w:proofErr w:type="spellEnd"/>
      <w:r>
        <w:t xml:space="preserve">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77777777" w:rsidR="008D3559" w:rsidRDefault="008D3559" w:rsidP="008D3559">
      <w:r>
        <w:t xml:space="preserve">La tercera de las ventanas a la que se llega si se selecciona el botón “iniciar vuelo” abrirá una interfaz más compleja formada por un mapa en donde aparecerá la ubicación de nuestro </w:t>
      </w:r>
      <w:proofErr w:type="gramStart"/>
      <w:r>
        <w:t>aparato</w:t>
      </w:r>
      <w:proofErr w:type="gramEnd"/>
      <w:r>
        <w:t xml:space="preserve"> así como dos botones “iniciar” y “</w:t>
      </w:r>
      <w:proofErr w:type="spellStart"/>
      <w:r>
        <w:t>reset</w:t>
      </w:r>
      <w:proofErr w:type="spellEnd"/>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puntos y volver a crear el recorrido, y el botón iniciar nos lleva a la última ventana explicada a continuación. </w:t>
      </w:r>
    </w:p>
    <w:p w14:paraId="7ECD8E7B" w14:textId="77777777" w:rsidR="008D3559" w:rsidRDefault="008D3559" w:rsidP="008D3559"/>
    <w:p w14:paraId="2EE007BC" w14:textId="1075953D" w:rsidR="008D3559" w:rsidRDefault="008D3559" w:rsidP="008D3559">
      <w:r>
        <w:t xml:space="preserve">La última ventana es meramente informativa pues dado que cuando se inicia, gráficamente no realiza ninguna acción, el código de </w:t>
      </w:r>
      <w:ins w:id="597" w:author="JUAN FRANCISCO JIMENEZ CASTELLANOS" w:date="2020-03-21T12:31:00Z">
        <w:r w:rsidR="003833D5">
          <w:t>é</w:t>
        </w:r>
      </w:ins>
      <w:r>
        <w:t xml:space="preserv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6F75D9" w:rsidRDefault="006F75D9"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62"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" stroked="f">
                <v:textbox style="mso-fit-shape-to-text:t" inset="0,0,0,0">
                  <w:txbxContent>
                    <w:p w14:paraId="6925C16F" w14:textId="77777777" w:rsidR="006F75D9" w:rsidRDefault="006F75D9"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6F75D9" w:rsidRDefault="006F75D9"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63"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" stroked="f">
                <v:textbox style="mso-fit-shape-to-text:t" inset="0,0,0,0">
                  <w:txbxContent>
                    <w:p w14:paraId="0539BFAC" w14:textId="77777777" w:rsidR="006F75D9" w:rsidRDefault="006F75D9"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5EF22926" w:rsidR="006F75D9" w:rsidRDefault="006F75D9" w:rsidP="001C2F04">
                            <w:pPr>
                              <w:pStyle w:val="Descripcin"/>
                              <w:rPr>
                                <w:noProof/>
                              </w:rPr>
                            </w:pPr>
                            <w:proofErr w:type="spellStart"/>
                            <w:r>
                              <w:t>Fig</w:t>
                            </w:r>
                            <w:proofErr w:type="spellEnd"/>
                            <w:r>
                              <w:t xml:space="preserve"> </w:t>
                            </w:r>
                            <w:proofErr w:type="spellStart"/>
                            <w:r>
                              <w:t>x.x</w:t>
                            </w:r>
                            <w:proofErr w:type="spellEnd"/>
                            <w:r>
                              <w:t>.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64"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" stroked="f">
                <v:textbox style="mso-fit-shape-to-text:t" inset="0,0,0,0">
                  <w:txbxContent>
                    <w:p w14:paraId="22E32562" w14:textId="5EF22926" w:rsidR="006F75D9" w:rsidRDefault="006F75D9" w:rsidP="001C2F04">
                      <w:pPr>
                        <w:pStyle w:val="Descripcin"/>
                        <w:rPr>
                          <w:noProof/>
                        </w:rPr>
                      </w:pPr>
                      <w:proofErr w:type="spellStart"/>
                      <w:r>
                        <w:t>Fig</w:t>
                      </w:r>
                      <w:proofErr w:type="spellEnd"/>
                      <w:r>
                        <w:t xml:space="preserve"> </w:t>
                      </w:r>
                      <w:proofErr w:type="spellStart"/>
                      <w:r>
                        <w:t>x.x</w:t>
                      </w:r>
                      <w:proofErr w:type="spellEnd"/>
                      <w:r>
                        <w:t>.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6F75D9" w:rsidRDefault="006F75D9"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65"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" stroked="f">
                <v:textbox style="mso-fit-shape-to-text:t" inset="0,0,0,0">
                  <w:txbxContent>
                    <w:p w14:paraId="3F4A4560" w14:textId="77777777" w:rsidR="006F75D9" w:rsidRDefault="006F75D9"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6F75D9" w:rsidRDefault="006F75D9"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66"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" stroked="f">
                <v:textbox style="mso-fit-shape-to-text:t" inset="0,0,0,0">
                  <w:txbxContent>
                    <w:p w14:paraId="09E9AD0B" w14:textId="77777777" w:rsidR="006F75D9" w:rsidRDefault="006F75D9"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402F7A4A" w:rsidR="00E63A5A" w:rsidRDefault="00456515" w:rsidP="00E63A5A">
      <w:pPr>
        <w:pStyle w:val="Ttulo2"/>
      </w:pPr>
      <w:bookmarkStart w:id="598" w:name="_Toc37271299"/>
      <w:r>
        <w:lastRenderedPageBreak/>
        <w:t xml:space="preserve">4.4.3 </w:t>
      </w:r>
      <w:r w:rsidR="00E63A5A">
        <w:t>Estructura interna.</w:t>
      </w:r>
      <w:bookmarkEnd w:id="598"/>
    </w:p>
    <w:p w14:paraId="0547B1E0" w14:textId="77777777" w:rsidR="00E63A5A" w:rsidRDefault="00E63A5A" w:rsidP="00E63A5A"/>
    <w:p w14:paraId="2A7F8A0F" w14:textId="77777777" w:rsidR="00C41CE0" w:rsidRDefault="00C41CE0" w:rsidP="00E63A5A"/>
    <w:p w14:paraId="79E03750" w14:textId="1E48A7B6" w:rsidR="0003545C" w:rsidRPr="00E11705" w:rsidRDefault="0003545C" w:rsidP="00E63A5A">
      <w:pPr>
        <w:rPr>
          <w:b/>
          <w:bCs/>
          <w:rPrChange w:id="599" w:author="Juan Carlos de Alfonso Juliá" w:date="2020-04-08T20:36:00Z">
            <w:rPr>
              <w:u w:val="single"/>
            </w:rPr>
          </w:rPrChange>
        </w:rPr>
      </w:pPr>
      <w:r w:rsidRPr="00E11705">
        <w:rPr>
          <w:b/>
          <w:bCs/>
          <w:rPrChange w:id="600" w:author="Juan Carlos de Alfonso Juliá" w:date="2020-04-08T20:36:00Z">
            <w:rPr>
              <w:u w:val="single"/>
            </w:rPr>
          </w:rPrChange>
        </w:rPr>
        <w:t>Archivos .java</w:t>
      </w:r>
    </w:p>
    <w:p w14:paraId="3A7FCC03" w14:textId="60D6B9D0" w:rsidR="009058BA" w:rsidRDefault="009058BA" w:rsidP="009058BA">
      <w:r>
        <w:t>Cada una de las clases java corresponde</w:t>
      </w:r>
      <w:ins w:id="601" w:author="Juan Carlos de Alfonso Juliá" w:date="2020-04-08T20:36:00Z">
        <w:r w:rsidR="00E11705">
          <w:t>n</w:t>
        </w:r>
      </w:ins>
      <w:r>
        <w:t xml:space="preserve"> al controlador de cada una de las vistas por lo que habiendo 5 vistas hay 5 clases explicadas a continuación.</w:t>
      </w:r>
    </w:p>
    <w:p w14:paraId="6456B394" w14:textId="6D341306" w:rsidR="009058BA" w:rsidRDefault="009058BA" w:rsidP="00E63A5A">
      <w:pPr>
        <w:rPr>
          <w:u w:val="single"/>
        </w:rPr>
      </w:pPr>
    </w:p>
    <w:p w14:paraId="659A2940" w14:textId="2640AE03" w:rsidR="009058BA" w:rsidRPr="009058BA" w:rsidRDefault="009058BA" w:rsidP="009058BA">
      <w:pPr>
        <w:rPr>
          <w:u w:val="single"/>
        </w:rPr>
      </w:pPr>
      <w:r>
        <w:rPr>
          <w:u w:val="single"/>
        </w:rPr>
        <w:t xml:space="preserve">Como aclaración previa cada uno de los archivos lleva </w:t>
      </w:r>
      <w:ins w:id="602" w:author="Juan Carlos de Alfonso Juliá" w:date="2020-04-08T20:36:00Z">
        <w:r w:rsidR="00E11705">
          <w:rPr>
            <w:u w:val="single"/>
          </w:rPr>
          <w:t xml:space="preserve">el método </w:t>
        </w:r>
      </w:ins>
      <w:del w:id="603" w:author="Juan Carlos de Alfonso Juliá" w:date="2020-04-08T20:36:00Z">
        <w:r w:rsidDel="00E11705">
          <w:rPr>
            <w:u w:val="single"/>
          </w:rPr>
          <w:delText xml:space="preserve">la función </w:delText>
        </w:r>
      </w:del>
      <w:proofErr w:type="spellStart"/>
      <w:proofErr w:type="gramStart"/>
      <w:r>
        <w:rPr>
          <w:u w:val="single"/>
        </w:rPr>
        <w:t>onCreate</w:t>
      </w:r>
      <w:proofErr w:type="spellEnd"/>
      <w:r w:rsidRPr="009058BA">
        <w:rPr>
          <w:u w:val="single"/>
        </w:rPr>
        <w:t>(</w:t>
      </w:r>
      <w:proofErr w:type="spellStart"/>
      <w:proofErr w:type="gramEnd"/>
      <w:r w:rsidRPr="009058BA">
        <w:rPr>
          <w:rFonts w:eastAsiaTheme="majorEastAsia"/>
          <w:u w:val="single"/>
        </w:rPr>
        <w:t>Bundle</w:t>
      </w:r>
      <w:proofErr w:type="spellEnd"/>
      <w:r w:rsidRPr="009058BA">
        <w:rPr>
          <w:u w:val="single"/>
        </w:rPr>
        <w:t xml:space="preserve"> </w:t>
      </w:r>
      <w:proofErr w:type="spellStart"/>
      <w:r w:rsidRPr="009058BA">
        <w:rPr>
          <w:u w:val="single"/>
        </w:rPr>
        <w:t>savedInstanceState</w:t>
      </w:r>
      <w:proofErr w:type="spellEnd"/>
      <w:r w:rsidRPr="009058BA">
        <w:rPr>
          <w:u w:val="single"/>
        </w:rPr>
        <w:t>)</w:t>
      </w:r>
      <w:r>
        <w:rPr>
          <w:u w:val="single"/>
        </w:rPr>
        <w:t xml:space="preserve"> que es una función obligatoria que se ejecuta nada más crearse la vista de</w:t>
      </w:r>
      <w:ins w:id="604" w:author="Juan Carlos de Alfonso Juliá" w:date="2020-04-08T20:37:00Z">
        <w:r w:rsidR="00E11705">
          <w:rPr>
            <w:u w:val="single"/>
          </w:rPr>
          <w:t xml:space="preserve"> la clase</w:t>
        </w:r>
      </w:ins>
      <w:del w:id="605" w:author="Juan Carlos de Alfonso Juliá" w:date="2020-04-08T20:37:00Z">
        <w:r w:rsidDel="00E11705">
          <w:rPr>
            <w:u w:val="single"/>
          </w:rPr>
          <w:delText>l</w:delText>
        </w:r>
      </w:del>
      <w:del w:id="606" w:author="Juan Carlos de Alfonso Juliá" w:date="2020-04-08T20:36:00Z">
        <w:r w:rsidDel="00E11705">
          <w:rPr>
            <w:u w:val="single"/>
          </w:rPr>
          <w:delText xml:space="preserve"> archivo</w:delText>
        </w:r>
      </w:del>
      <w:r>
        <w:rPr>
          <w:u w:val="single"/>
        </w:rPr>
        <w:t>.</w:t>
      </w:r>
    </w:p>
    <w:p w14:paraId="01CABA5B" w14:textId="662D6E37" w:rsidR="009058BA" w:rsidRDefault="009058BA" w:rsidP="00E63A5A">
      <w:pPr>
        <w:rPr>
          <w:u w:val="single"/>
        </w:rPr>
      </w:pPr>
    </w:p>
    <w:p w14:paraId="33F4F877" w14:textId="77777777" w:rsidR="009058BA" w:rsidRDefault="009058BA" w:rsidP="00E63A5A">
      <w:pPr>
        <w:rPr>
          <w:u w:val="single"/>
        </w:rPr>
      </w:pPr>
    </w:p>
    <w:p w14:paraId="29B6FE69" w14:textId="076AB6B5" w:rsidR="0003545C" w:rsidRPr="0003545C" w:rsidDel="009058BA" w:rsidRDefault="0003545C" w:rsidP="00E63A5A">
      <w:pPr>
        <w:rPr>
          <w:del w:id="607" w:author="Juan Carlos de Alfonso Juliá" w:date="2020-04-08T15:09:00Z"/>
        </w:rPr>
      </w:pPr>
      <w:del w:id="608" w:author="Juan Carlos de Alfonso Juliá" w:date="2020-04-08T15:09:00Z">
        <w:r w:rsidDel="009058BA">
          <w:delText>Corresponden a clases usadas..</w:delText>
        </w:r>
      </w:del>
    </w:p>
    <w:p w14:paraId="797F09CA" w14:textId="77777777" w:rsidR="009058BA" w:rsidRDefault="009058BA" w:rsidP="00E63A5A"/>
    <w:p w14:paraId="0D14792C" w14:textId="67747934" w:rsidR="008F7F39" w:rsidRDefault="008F7F39" w:rsidP="00E63A5A">
      <w:del w:id="609" w:author="Juan Carlos de Alfonso Juliá" w:date="2020-04-08T20:37:00Z">
        <w:r w:rsidDel="00D91E41">
          <w:delText>Java/</w:delText>
        </w:r>
        <w:r w:rsidR="005F6567" w:rsidDel="00D91E41">
          <w:delText>/</w:delText>
        </w:r>
      </w:del>
      <w:r w:rsidR="00AE2F4E">
        <w:t>A</w:t>
      </w:r>
      <w:r w:rsidR="005F6567">
        <w:t>justesA</w:t>
      </w:r>
      <w:r w:rsidR="00AE2F4E">
        <w:t>ctivity.java</w:t>
      </w:r>
    </w:p>
    <w:p w14:paraId="0066F67E" w14:textId="3A166A7B" w:rsidR="009058BA" w:rsidRDefault="009058BA" w:rsidP="00E63A5A">
      <w:r>
        <w:t xml:space="preserve">El método principal de esta clase </w:t>
      </w:r>
      <w:r w:rsidR="005D4E46">
        <w:t xml:space="preserve">es </w:t>
      </w:r>
      <w:proofErr w:type="spellStart"/>
      <w:r w:rsidR="005D4E46">
        <w:t>btnGuardar</w:t>
      </w:r>
      <w:proofErr w:type="spellEnd"/>
      <w:r w:rsidR="005D4E46">
        <w:t xml:space="preserve"> ejecutado cuando se pulse dicho botón en la vista, el código primero crea instancias de todos los campos de la ventana:</w:t>
      </w:r>
    </w:p>
    <w:p w14:paraId="7E811F7D" w14:textId="3AA2092E" w:rsidR="005D4E46" w:rsidRDefault="005D4E46" w:rsidP="00E63A5A"/>
    <w:p w14:paraId="719600AB" w14:textId="77777777" w:rsidR="005D4E46" w:rsidRPr="005D4E46" w:rsidRDefault="005D4E46" w:rsidP="005D4E46">
      <w:pPr>
        <w:rPr>
          <w:rFonts w:ascii="Consolas" w:hAnsi="Consolas" w:cs="Consolas"/>
          <w:sz w:val="18"/>
          <w:szCs w:val="18"/>
          <w:rPrChange w:id="610" w:author="Juan Carlos de Alfonso Juliá" w:date="2020-04-08T15:19:00Z">
            <w:rPr/>
          </w:rPrChange>
        </w:rPr>
      </w:pPr>
      <w:r w:rsidRPr="005D4E46">
        <w:rPr>
          <w:rFonts w:ascii="Consolas" w:hAnsi="Consolas" w:cs="Consolas"/>
          <w:sz w:val="18"/>
          <w:szCs w:val="18"/>
          <w:rPrChange w:id="611" w:author="Juan Carlos de Alfonso Juliá" w:date="2020-04-08T15:19:00Z">
            <w:rPr/>
          </w:rPrChange>
        </w:rPr>
        <w:t xml:space="preserve">        </w:t>
      </w:r>
      <w:proofErr w:type="spellStart"/>
      <w:r w:rsidRPr="005D4E46">
        <w:rPr>
          <w:rFonts w:ascii="Consolas" w:hAnsi="Consolas" w:cs="Consolas"/>
          <w:sz w:val="18"/>
          <w:szCs w:val="18"/>
          <w:rPrChange w:id="612" w:author="Juan Carlos de Alfonso Juliá" w:date="2020-04-08T15:19:00Z">
            <w:rPr/>
          </w:rPrChange>
        </w:rPr>
        <w:t>EditText</w:t>
      </w:r>
      <w:proofErr w:type="spellEnd"/>
      <w:r w:rsidRPr="005D4E46">
        <w:rPr>
          <w:rFonts w:ascii="Consolas" w:hAnsi="Consolas" w:cs="Consolas"/>
          <w:sz w:val="18"/>
          <w:szCs w:val="18"/>
          <w:rPrChange w:id="613" w:author="Juan Carlos de Alfonso Juliá" w:date="2020-04-08T15:19:00Z">
            <w:rPr/>
          </w:rPrChange>
        </w:rPr>
        <w:t xml:space="preserve"> </w:t>
      </w:r>
      <w:proofErr w:type="spellStart"/>
      <w:r w:rsidRPr="005D4E46">
        <w:rPr>
          <w:rFonts w:ascii="Consolas" w:hAnsi="Consolas" w:cs="Consolas"/>
          <w:sz w:val="18"/>
          <w:szCs w:val="18"/>
          <w:rPrChange w:id="614" w:author="Juan Carlos de Alfonso Juliá" w:date="2020-04-08T15:19:00Z">
            <w:rPr/>
          </w:rPrChange>
        </w:rPr>
        <w:t>ip</w:t>
      </w:r>
      <w:proofErr w:type="spellEnd"/>
      <w:r w:rsidRPr="005D4E46">
        <w:rPr>
          <w:rFonts w:ascii="Consolas" w:hAnsi="Consolas" w:cs="Consolas"/>
          <w:sz w:val="18"/>
          <w:szCs w:val="18"/>
          <w:rPrChange w:id="615" w:author="Juan Carlos de Alfonso Juliá" w:date="2020-04-08T15:19:00Z">
            <w:rPr/>
          </w:rPrChange>
        </w:rPr>
        <w:t xml:space="preserve"> = (</w:t>
      </w:r>
      <w:proofErr w:type="spellStart"/>
      <w:r w:rsidRPr="005D4E46">
        <w:rPr>
          <w:rFonts w:ascii="Consolas" w:hAnsi="Consolas" w:cs="Consolas"/>
          <w:sz w:val="18"/>
          <w:szCs w:val="18"/>
          <w:rPrChange w:id="616" w:author="Juan Carlos de Alfonso Juliá" w:date="2020-04-08T15:19:00Z">
            <w:rPr/>
          </w:rPrChange>
        </w:rPr>
        <w:t>EditText</w:t>
      </w:r>
      <w:proofErr w:type="spellEnd"/>
      <w:r w:rsidRPr="005D4E46">
        <w:rPr>
          <w:rFonts w:ascii="Consolas" w:hAnsi="Consolas" w:cs="Consolas"/>
          <w:sz w:val="18"/>
          <w:szCs w:val="18"/>
          <w:rPrChange w:id="617" w:author="Juan Carlos de Alfonso Juliá" w:date="2020-04-08T15:19:00Z">
            <w:rPr/>
          </w:rPrChange>
        </w:rPr>
        <w:t xml:space="preserve">) </w:t>
      </w:r>
      <w:proofErr w:type="spellStart"/>
      <w:r w:rsidRPr="005D4E46">
        <w:rPr>
          <w:rFonts w:ascii="Consolas" w:hAnsi="Consolas" w:cs="Consolas"/>
          <w:sz w:val="18"/>
          <w:szCs w:val="18"/>
          <w:rPrChange w:id="618" w:author="Juan Carlos de Alfonso Juliá" w:date="2020-04-08T15:19:00Z">
            <w:rPr/>
          </w:rPrChange>
        </w:rPr>
        <w:t>findViewById</w:t>
      </w:r>
      <w:proofErr w:type="spellEnd"/>
      <w:r w:rsidRPr="005D4E46">
        <w:rPr>
          <w:rFonts w:ascii="Consolas" w:hAnsi="Consolas" w:cs="Consolas"/>
          <w:sz w:val="18"/>
          <w:szCs w:val="18"/>
          <w:rPrChange w:id="619" w:author="Juan Carlos de Alfonso Juliá" w:date="2020-04-08T15:19:00Z">
            <w:rPr/>
          </w:rPrChange>
        </w:rPr>
        <w:t>(</w:t>
      </w:r>
      <w:proofErr w:type="spellStart"/>
      <w:r w:rsidRPr="005D4E46">
        <w:rPr>
          <w:rFonts w:ascii="Consolas" w:hAnsi="Consolas" w:cs="Consolas"/>
          <w:sz w:val="18"/>
          <w:szCs w:val="18"/>
          <w:rPrChange w:id="620" w:author="Juan Carlos de Alfonso Juliá" w:date="2020-04-08T15:19:00Z">
            <w:rPr/>
          </w:rPrChange>
        </w:rPr>
        <w:t>R.</w:t>
      </w:r>
      <w:proofErr w:type="gramStart"/>
      <w:r w:rsidRPr="005D4E46">
        <w:rPr>
          <w:rFonts w:ascii="Consolas" w:hAnsi="Consolas" w:cs="Consolas"/>
          <w:sz w:val="18"/>
          <w:szCs w:val="18"/>
          <w:rPrChange w:id="621" w:author="Juan Carlos de Alfonso Juliá" w:date="2020-04-08T15:19:00Z">
            <w:rPr/>
          </w:rPrChange>
        </w:rPr>
        <w:t>id.editText</w:t>
      </w:r>
      <w:proofErr w:type="spellEnd"/>
      <w:proofErr w:type="gramEnd"/>
      <w:r w:rsidRPr="005D4E46">
        <w:rPr>
          <w:rFonts w:ascii="Consolas" w:hAnsi="Consolas" w:cs="Consolas"/>
          <w:sz w:val="18"/>
          <w:szCs w:val="18"/>
          <w:rPrChange w:id="622" w:author="Juan Carlos de Alfonso Juliá" w:date="2020-04-08T15:19:00Z">
            <w:rPr/>
          </w:rPrChange>
        </w:rPr>
        <w:t>); //</w:t>
      </w:r>
      <w:proofErr w:type="spellStart"/>
      <w:r w:rsidRPr="005D4E46">
        <w:rPr>
          <w:rFonts w:ascii="Consolas" w:hAnsi="Consolas" w:cs="Consolas"/>
          <w:sz w:val="18"/>
          <w:szCs w:val="18"/>
          <w:rPrChange w:id="623" w:author="Juan Carlos de Alfonso Juliá" w:date="2020-04-08T15:19:00Z">
            <w:rPr/>
          </w:rPrChange>
        </w:rPr>
        <w:t>ip</w:t>
      </w:r>
      <w:proofErr w:type="spellEnd"/>
      <w:r w:rsidRPr="005D4E46">
        <w:rPr>
          <w:rFonts w:ascii="Consolas" w:hAnsi="Consolas" w:cs="Consolas"/>
          <w:sz w:val="18"/>
          <w:szCs w:val="18"/>
          <w:rPrChange w:id="624" w:author="Juan Carlos de Alfonso Juliá" w:date="2020-04-08T15:19:00Z">
            <w:rPr/>
          </w:rPrChange>
        </w:rPr>
        <w:t xml:space="preserve"> </w:t>
      </w:r>
      <w:proofErr w:type="spellStart"/>
      <w:r w:rsidRPr="005D4E46">
        <w:rPr>
          <w:rFonts w:ascii="Consolas" w:hAnsi="Consolas" w:cs="Consolas"/>
          <w:sz w:val="18"/>
          <w:szCs w:val="18"/>
          <w:rPrChange w:id="625" w:author="Juan Carlos de Alfonso Juliá" w:date="2020-04-08T15:19:00Z">
            <w:rPr/>
          </w:rPrChange>
        </w:rPr>
        <w:t>tcp</w:t>
      </w:r>
      <w:proofErr w:type="spellEnd"/>
    </w:p>
    <w:p w14:paraId="22A4A0ED" w14:textId="77777777" w:rsidR="005D4E46" w:rsidRPr="005D4E46" w:rsidRDefault="005D4E46" w:rsidP="005D4E46">
      <w:pPr>
        <w:rPr>
          <w:rFonts w:ascii="Consolas" w:hAnsi="Consolas" w:cs="Consolas"/>
          <w:sz w:val="18"/>
          <w:szCs w:val="18"/>
          <w:rPrChange w:id="626" w:author="Juan Carlos de Alfonso Juliá" w:date="2020-04-08T15:19:00Z">
            <w:rPr/>
          </w:rPrChange>
        </w:rPr>
      </w:pPr>
      <w:r w:rsidRPr="005D4E46">
        <w:rPr>
          <w:rFonts w:ascii="Consolas" w:hAnsi="Consolas" w:cs="Consolas"/>
          <w:sz w:val="18"/>
          <w:szCs w:val="18"/>
          <w:rPrChange w:id="627" w:author="Juan Carlos de Alfonso Juliá" w:date="2020-04-08T15:19:00Z">
            <w:rPr/>
          </w:rPrChange>
        </w:rPr>
        <w:t xml:space="preserve">        </w:t>
      </w:r>
      <w:proofErr w:type="spellStart"/>
      <w:r w:rsidRPr="005D4E46">
        <w:rPr>
          <w:rFonts w:ascii="Consolas" w:hAnsi="Consolas" w:cs="Consolas"/>
          <w:sz w:val="18"/>
          <w:szCs w:val="18"/>
          <w:rPrChange w:id="628" w:author="Juan Carlos de Alfonso Juliá" w:date="2020-04-08T15:19:00Z">
            <w:rPr/>
          </w:rPrChange>
        </w:rPr>
        <w:t>EditText</w:t>
      </w:r>
      <w:proofErr w:type="spellEnd"/>
      <w:r w:rsidRPr="005D4E46">
        <w:rPr>
          <w:rFonts w:ascii="Consolas" w:hAnsi="Consolas" w:cs="Consolas"/>
          <w:sz w:val="18"/>
          <w:szCs w:val="18"/>
          <w:rPrChange w:id="629" w:author="Juan Carlos de Alfonso Juliá" w:date="2020-04-08T15:19:00Z">
            <w:rPr/>
          </w:rPrChange>
        </w:rPr>
        <w:t xml:space="preserve"> </w:t>
      </w:r>
      <w:proofErr w:type="spellStart"/>
      <w:r w:rsidRPr="005D4E46">
        <w:rPr>
          <w:rFonts w:ascii="Consolas" w:hAnsi="Consolas" w:cs="Consolas"/>
          <w:sz w:val="18"/>
          <w:szCs w:val="18"/>
          <w:rPrChange w:id="630" w:author="Juan Carlos de Alfonso Juliá" w:date="2020-04-08T15:19:00Z">
            <w:rPr/>
          </w:rPrChange>
        </w:rPr>
        <w:t>port</w:t>
      </w:r>
      <w:proofErr w:type="spellEnd"/>
      <w:r w:rsidRPr="005D4E46">
        <w:rPr>
          <w:rFonts w:ascii="Consolas" w:hAnsi="Consolas" w:cs="Consolas"/>
          <w:sz w:val="18"/>
          <w:szCs w:val="18"/>
          <w:rPrChange w:id="631" w:author="Juan Carlos de Alfonso Juliá" w:date="2020-04-08T15:19:00Z">
            <w:rPr/>
          </w:rPrChange>
        </w:rPr>
        <w:t xml:space="preserve"> = (</w:t>
      </w:r>
      <w:proofErr w:type="spellStart"/>
      <w:r w:rsidRPr="005D4E46">
        <w:rPr>
          <w:rFonts w:ascii="Consolas" w:hAnsi="Consolas" w:cs="Consolas"/>
          <w:sz w:val="18"/>
          <w:szCs w:val="18"/>
          <w:rPrChange w:id="632" w:author="Juan Carlos de Alfonso Juliá" w:date="2020-04-08T15:19:00Z">
            <w:rPr/>
          </w:rPrChange>
        </w:rPr>
        <w:t>EditText</w:t>
      </w:r>
      <w:proofErr w:type="spellEnd"/>
      <w:r w:rsidRPr="005D4E46">
        <w:rPr>
          <w:rFonts w:ascii="Consolas" w:hAnsi="Consolas" w:cs="Consolas"/>
          <w:sz w:val="18"/>
          <w:szCs w:val="18"/>
          <w:rPrChange w:id="633" w:author="Juan Carlos de Alfonso Juliá" w:date="2020-04-08T15:19:00Z">
            <w:rPr/>
          </w:rPrChange>
        </w:rPr>
        <w:t xml:space="preserve">) </w:t>
      </w:r>
      <w:proofErr w:type="spellStart"/>
      <w:r w:rsidRPr="005D4E46">
        <w:rPr>
          <w:rFonts w:ascii="Consolas" w:hAnsi="Consolas" w:cs="Consolas"/>
          <w:sz w:val="18"/>
          <w:szCs w:val="18"/>
          <w:rPrChange w:id="634" w:author="Juan Carlos de Alfonso Juliá" w:date="2020-04-08T15:19:00Z">
            <w:rPr/>
          </w:rPrChange>
        </w:rPr>
        <w:t>findViewById</w:t>
      </w:r>
      <w:proofErr w:type="spellEnd"/>
      <w:r w:rsidRPr="005D4E46">
        <w:rPr>
          <w:rFonts w:ascii="Consolas" w:hAnsi="Consolas" w:cs="Consolas"/>
          <w:sz w:val="18"/>
          <w:szCs w:val="18"/>
          <w:rPrChange w:id="635" w:author="Juan Carlos de Alfonso Juliá" w:date="2020-04-08T15:19:00Z">
            <w:rPr/>
          </w:rPrChange>
        </w:rPr>
        <w:t>(R.</w:t>
      </w:r>
      <w:proofErr w:type="gramStart"/>
      <w:r w:rsidRPr="005D4E46">
        <w:rPr>
          <w:rFonts w:ascii="Consolas" w:hAnsi="Consolas" w:cs="Consolas"/>
          <w:sz w:val="18"/>
          <w:szCs w:val="18"/>
          <w:rPrChange w:id="636" w:author="Juan Carlos de Alfonso Juliá" w:date="2020-04-08T15:19:00Z">
            <w:rPr/>
          </w:rPrChange>
        </w:rPr>
        <w:t>id.editText</w:t>
      </w:r>
      <w:proofErr w:type="gramEnd"/>
      <w:r w:rsidRPr="005D4E46">
        <w:rPr>
          <w:rFonts w:ascii="Consolas" w:hAnsi="Consolas" w:cs="Consolas"/>
          <w:sz w:val="18"/>
          <w:szCs w:val="18"/>
          <w:rPrChange w:id="637" w:author="Juan Carlos de Alfonso Juliá" w:date="2020-04-08T15:19:00Z">
            <w:rPr/>
          </w:rPrChange>
        </w:rPr>
        <w:t xml:space="preserve">2); //puerto </w:t>
      </w:r>
      <w:proofErr w:type="spellStart"/>
      <w:r w:rsidRPr="005D4E46">
        <w:rPr>
          <w:rFonts w:ascii="Consolas" w:hAnsi="Consolas" w:cs="Consolas"/>
          <w:sz w:val="18"/>
          <w:szCs w:val="18"/>
          <w:rPrChange w:id="638" w:author="Juan Carlos de Alfonso Juliá" w:date="2020-04-08T15:19:00Z">
            <w:rPr/>
          </w:rPrChange>
        </w:rPr>
        <w:t>tcp</w:t>
      </w:r>
      <w:proofErr w:type="spellEnd"/>
    </w:p>
    <w:p w14:paraId="20BE60DE" w14:textId="31B720BC" w:rsidR="005D4E46" w:rsidRPr="005D4E46" w:rsidRDefault="005D4E46" w:rsidP="005D4E46">
      <w:pPr>
        <w:rPr>
          <w:rFonts w:ascii="Consolas" w:hAnsi="Consolas" w:cs="Consolas"/>
          <w:sz w:val="18"/>
          <w:szCs w:val="18"/>
          <w:rPrChange w:id="639" w:author="Juan Carlos de Alfonso Juliá" w:date="2020-04-08T15:19:00Z">
            <w:rPr/>
          </w:rPrChange>
        </w:rPr>
      </w:pPr>
      <w:r w:rsidRPr="005D4E46">
        <w:rPr>
          <w:rFonts w:ascii="Consolas" w:hAnsi="Consolas" w:cs="Consolas"/>
          <w:sz w:val="18"/>
          <w:szCs w:val="18"/>
          <w:rPrChange w:id="640" w:author="Juan Carlos de Alfonso Juliá" w:date="2020-04-08T15:19:00Z">
            <w:rPr/>
          </w:rPrChange>
        </w:rPr>
        <w:t xml:space="preserve">        </w:t>
      </w:r>
      <w:proofErr w:type="spellStart"/>
      <w:r w:rsidRPr="005D4E46">
        <w:rPr>
          <w:rFonts w:ascii="Consolas" w:hAnsi="Consolas" w:cs="Consolas"/>
          <w:sz w:val="18"/>
          <w:szCs w:val="18"/>
          <w:rPrChange w:id="641" w:author="Juan Carlos de Alfonso Juliá" w:date="2020-04-08T15:19:00Z">
            <w:rPr/>
          </w:rPrChange>
        </w:rPr>
        <w:t>EditText</w:t>
      </w:r>
      <w:proofErr w:type="spellEnd"/>
      <w:r w:rsidRPr="005D4E46">
        <w:rPr>
          <w:rFonts w:ascii="Consolas" w:hAnsi="Consolas" w:cs="Consolas"/>
          <w:sz w:val="18"/>
          <w:szCs w:val="18"/>
          <w:rPrChange w:id="642" w:author="Juan Carlos de Alfonso Juliá" w:date="2020-04-08T15:19:00Z">
            <w:rPr/>
          </w:rPrChange>
        </w:rPr>
        <w:t xml:space="preserve"> altura = (</w:t>
      </w:r>
      <w:proofErr w:type="spellStart"/>
      <w:r w:rsidRPr="005D4E46">
        <w:rPr>
          <w:rFonts w:ascii="Consolas" w:hAnsi="Consolas" w:cs="Consolas"/>
          <w:sz w:val="18"/>
          <w:szCs w:val="18"/>
          <w:rPrChange w:id="643" w:author="Juan Carlos de Alfonso Juliá" w:date="2020-04-08T15:19:00Z">
            <w:rPr/>
          </w:rPrChange>
        </w:rPr>
        <w:t>EditText</w:t>
      </w:r>
      <w:proofErr w:type="spellEnd"/>
      <w:r w:rsidRPr="005D4E46">
        <w:rPr>
          <w:rFonts w:ascii="Consolas" w:hAnsi="Consolas" w:cs="Consolas"/>
          <w:sz w:val="18"/>
          <w:szCs w:val="18"/>
          <w:rPrChange w:id="644" w:author="Juan Carlos de Alfonso Juliá" w:date="2020-04-08T15:19:00Z">
            <w:rPr/>
          </w:rPrChange>
        </w:rPr>
        <w:t xml:space="preserve">) </w:t>
      </w:r>
      <w:proofErr w:type="spellStart"/>
      <w:r w:rsidRPr="005D4E46">
        <w:rPr>
          <w:rFonts w:ascii="Consolas" w:hAnsi="Consolas" w:cs="Consolas"/>
          <w:sz w:val="18"/>
          <w:szCs w:val="18"/>
          <w:rPrChange w:id="645" w:author="Juan Carlos de Alfonso Juliá" w:date="2020-04-08T15:19:00Z">
            <w:rPr/>
          </w:rPrChange>
        </w:rPr>
        <w:t>findViewById</w:t>
      </w:r>
      <w:proofErr w:type="spellEnd"/>
      <w:r w:rsidRPr="005D4E46">
        <w:rPr>
          <w:rFonts w:ascii="Consolas" w:hAnsi="Consolas" w:cs="Consolas"/>
          <w:sz w:val="18"/>
          <w:szCs w:val="18"/>
          <w:rPrChange w:id="646" w:author="Juan Carlos de Alfonso Juliá" w:date="2020-04-08T15:19:00Z">
            <w:rPr/>
          </w:rPrChange>
        </w:rPr>
        <w:t>(R.</w:t>
      </w:r>
      <w:proofErr w:type="gramStart"/>
      <w:r w:rsidRPr="005D4E46">
        <w:rPr>
          <w:rFonts w:ascii="Consolas" w:hAnsi="Consolas" w:cs="Consolas"/>
          <w:sz w:val="18"/>
          <w:szCs w:val="18"/>
          <w:rPrChange w:id="647" w:author="Juan Carlos de Alfonso Juliá" w:date="2020-04-08T15:19:00Z">
            <w:rPr/>
          </w:rPrChange>
        </w:rPr>
        <w:t>id.editText</w:t>
      </w:r>
      <w:proofErr w:type="gramEnd"/>
      <w:r w:rsidRPr="005D4E46">
        <w:rPr>
          <w:rFonts w:ascii="Consolas" w:hAnsi="Consolas" w:cs="Consolas"/>
          <w:sz w:val="18"/>
          <w:szCs w:val="18"/>
          <w:rPrChange w:id="648" w:author="Juan Carlos de Alfonso Juliá" w:date="2020-04-08T15:19:00Z">
            <w:rPr/>
          </w:rPrChange>
        </w:rPr>
        <w:t xml:space="preserve">3); </w:t>
      </w:r>
    </w:p>
    <w:p w14:paraId="7546EC78" w14:textId="1B0E44B5" w:rsidR="005D4E46" w:rsidRPr="005D4E46" w:rsidRDefault="005D4E46" w:rsidP="005D4E46">
      <w:pPr>
        <w:rPr>
          <w:rFonts w:ascii="Consolas" w:hAnsi="Consolas" w:cs="Consolas"/>
          <w:sz w:val="18"/>
          <w:szCs w:val="18"/>
          <w:rPrChange w:id="649" w:author="Juan Carlos de Alfonso Juliá" w:date="2020-04-08T15:19:00Z">
            <w:rPr/>
          </w:rPrChange>
        </w:rPr>
      </w:pPr>
      <w:r w:rsidRPr="005D4E46">
        <w:rPr>
          <w:rFonts w:ascii="Consolas" w:hAnsi="Consolas" w:cs="Consolas"/>
          <w:sz w:val="18"/>
          <w:szCs w:val="18"/>
          <w:rPrChange w:id="650" w:author="Juan Carlos de Alfonso Juliá" w:date="2020-04-08T15:19:00Z">
            <w:rPr/>
          </w:rPrChange>
        </w:rPr>
        <w:t xml:space="preserve">        </w:t>
      </w:r>
      <w:proofErr w:type="spellStart"/>
      <w:r w:rsidRPr="005D4E46">
        <w:rPr>
          <w:rFonts w:ascii="Consolas" w:hAnsi="Consolas" w:cs="Consolas"/>
          <w:sz w:val="18"/>
          <w:szCs w:val="18"/>
          <w:rPrChange w:id="651" w:author="Juan Carlos de Alfonso Juliá" w:date="2020-04-08T15:19:00Z">
            <w:rPr/>
          </w:rPrChange>
        </w:rPr>
        <w:t>Switch</w:t>
      </w:r>
      <w:proofErr w:type="spellEnd"/>
      <w:r w:rsidRPr="005D4E46">
        <w:rPr>
          <w:rFonts w:ascii="Consolas" w:hAnsi="Consolas" w:cs="Consolas"/>
          <w:sz w:val="18"/>
          <w:szCs w:val="18"/>
          <w:rPrChange w:id="652" w:author="Juan Carlos de Alfonso Juliá" w:date="2020-04-08T15:19:00Z">
            <w:rPr/>
          </w:rPrChange>
        </w:rPr>
        <w:t xml:space="preserve"> </w:t>
      </w:r>
      <w:proofErr w:type="spellStart"/>
      <w:r w:rsidRPr="005D4E46">
        <w:rPr>
          <w:rFonts w:ascii="Consolas" w:hAnsi="Consolas" w:cs="Consolas"/>
          <w:sz w:val="18"/>
          <w:szCs w:val="18"/>
          <w:rPrChange w:id="653" w:author="Juan Carlos de Alfonso Juliá" w:date="2020-04-08T15:19:00Z">
            <w:rPr/>
          </w:rPrChange>
        </w:rPr>
        <w:t>ret</w:t>
      </w:r>
      <w:proofErr w:type="spellEnd"/>
      <w:r w:rsidRPr="005D4E46">
        <w:rPr>
          <w:rFonts w:ascii="Consolas" w:hAnsi="Consolas" w:cs="Consolas"/>
          <w:sz w:val="18"/>
          <w:szCs w:val="18"/>
          <w:rPrChange w:id="654" w:author="Juan Carlos de Alfonso Juliá" w:date="2020-04-08T15:19:00Z">
            <w:rPr/>
          </w:rPrChange>
        </w:rPr>
        <w:t xml:space="preserve"> = (</w:t>
      </w:r>
      <w:proofErr w:type="spellStart"/>
      <w:r w:rsidRPr="005D4E46">
        <w:rPr>
          <w:rFonts w:ascii="Consolas" w:hAnsi="Consolas" w:cs="Consolas"/>
          <w:sz w:val="18"/>
          <w:szCs w:val="18"/>
          <w:rPrChange w:id="655" w:author="Juan Carlos de Alfonso Juliá" w:date="2020-04-08T15:19:00Z">
            <w:rPr/>
          </w:rPrChange>
        </w:rPr>
        <w:t>Switch</w:t>
      </w:r>
      <w:proofErr w:type="spellEnd"/>
      <w:r w:rsidRPr="005D4E46">
        <w:rPr>
          <w:rFonts w:ascii="Consolas" w:hAnsi="Consolas" w:cs="Consolas"/>
          <w:sz w:val="18"/>
          <w:szCs w:val="18"/>
          <w:rPrChange w:id="656" w:author="Juan Carlos de Alfonso Juliá" w:date="2020-04-08T15:19:00Z">
            <w:rPr/>
          </w:rPrChange>
        </w:rPr>
        <w:t xml:space="preserve">) </w:t>
      </w:r>
      <w:proofErr w:type="spellStart"/>
      <w:r w:rsidRPr="005D4E46">
        <w:rPr>
          <w:rFonts w:ascii="Consolas" w:hAnsi="Consolas" w:cs="Consolas"/>
          <w:sz w:val="18"/>
          <w:szCs w:val="18"/>
          <w:rPrChange w:id="657" w:author="Juan Carlos de Alfonso Juliá" w:date="2020-04-08T15:19:00Z">
            <w:rPr/>
          </w:rPrChange>
        </w:rPr>
        <w:t>findViewById</w:t>
      </w:r>
      <w:proofErr w:type="spellEnd"/>
      <w:r w:rsidRPr="005D4E46">
        <w:rPr>
          <w:rFonts w:ascii="Consolas" w:hAnsi="Consolas" w:cs="Consolas"/>
          <w:sz w:val="18"/>
          <w:szCs w:val="18"/>
          <w:rPrChange w:id="658" w:author="Juan Carlos de Alfonso Juliá" w:date="2020-04-08T15:19:00Z">
            <w:rPr/>
          </w:rPrChange>
        </w:rPr>
        <w:t>(R.</w:t>
      </w:r>
      <w:proofErr w:type="gramStart"/>
      <w:r w:rsidRPr="005D4E46">
        <w:rPr>
          <w:rFonts w:ascii="Consolas" w:hAnsi="Consolas" w:cs="Consolas"/>
          <w:sz w:val="18"/>
          <w:szCs w:val="18"/>
          <w:rPrChange w:id="659" w:author="Juan Carlos de Alfonso Juliá" w:date="2020-04-08T15:19:00Z">
            <w:rPr/>
          </w:rPrChange>
        </w:rPr>
        <w:t>id.switch</w:t>
      </w:r>
      <w:proofErr w:type="gramEnd"/>
      <w:r w:rsidRPr="005D4E46">
        <w:rPr>
          <w:rFonts w:ascii="Consolas" w:hAnsi="Consolas" w:cs="Consolas"/>
          <w:sz w:val="18"/>
          <w:szCs w:val="18"/>
          <w:rPrChange w:id="660" w:author="Juan Carlos de Alfonso Juliá" w:date="2020-04-08T15:19:00Z">
            <w:rPr/>
          </w:rPrChange>
        </w:rPr>
        <w:t xml:space="preserve">1); //booleano de retorno </w:t>
      </w:r>
    </w:p>
    <w:p w14:paraId="3FE6B160" w14:textId="08FFBBC4" w:rsidR="009058BA" w:rsidRDefault="009058BA" w:rsidP="00E63A5A"/>
    <w:p w14:paraId="55D301D4" w14:textId="4A90B565" w:rsidR="005D4E46" w:rsidRDefault="005D4E46" w:rsidP="00E63A5A">
      <w:r>
        <w:t xml:space="preserve">A </w:t>
      </w:r>
      <w:proofErr w:type="gramStart"/>
      <w:r>
        <w:t>continuación</w:t>
      </w:r>
      <w:proofErr w:type="gramEnd"/>
      <w:r>
        <w:t xml:space="preserve"> se crea un objeto del tipo </w:t>
      </w:r>
      <w:proofErr w:type="spellStart"/>
      <w:r>
        <w:t>Intent</w:t>
      </w:r>
      <w:proofErr w:type="spellEnd"/>
      <w:r>
        <w:t xml:space="preserve"> usado para almacenar los ajustes y enviarlos a otra actividad.</w:t>
      </w:r>
    </w:p>
    <w:p w14:paraId="590B93DD" w14:textId="2C345862" w:rsidR="005D4E46" w:rsidRDefault="005D4E46" w:rsidP="00E63A5A"/>
    <w:p w14:paraId="151B27A8" w14:textId="3E3E8394" w:rsidR="005D4E46" w:rsidRDefault="00D3256C" w:rsidP="005D4E46">
      <w:pPr>
        <w:rPr>
          <w:rFonts w:ascii="Consolas" w:hAnsi="Consolas" w:cs="Consolas"/>
          <w:color w:val="24292E"/>
          <w:sz w:val="18"/>
          <w:szCs w:val="18"/>
          <w:shd w:val="clear" w:color="auto" w:fill="FFFFFF"/>
        </w:rPr>
      </w:pPr>
      <w:r>
        <w:rPr>
          <w:rFonts w:ascii="Consolas" w:hAnsi="Consolas" w:cs="Consolas"/>
          <w:color w:val="24292E"/>
          <w:sz w:val="18"/>
          <w:szCs w:val="18"/>
        </w:rPr>
        <w:t xml:space="preserve">       </w:t>
      </w:r>
      <w:proofErr w:type="spellStart"/>
      <w:r w:rsidR="005D4E46" w:rsidRPr="005D4E46">
        <w:rPr>
          <w:rFonts w:ascii="Consolas" w:hAnsi="Consolas" w:cs="Consolas"/>
          <w:color w:val="24292E"/>
          <w:sz w:val="18"/>
          <w:szCs w:val="18"/>
        </w:rPr>
        <w:t>Intent</w:t>
      </w:r>
      <w:proofErr w:type="spellEnd"/>
      <w:r w:rsidR="005D4E46" w:rsidRPr="005D4E46">
        <w:rPr>
          <w:rFonts w:ascii="Consolas" w:hAnsi="Consolas" w:cs="Consolas"/>
          <w:color w:val="24292E"/>
          <w:sz w:val="18"/>
          <w:szCs w:val="18"/>
          <w:shd w:val="clear" w:color="auto" w:fill="FFFFFF"/>
        </w:rPr>
        <w:t xml:space="preserve"> </w:t>
      </w:r>
      <w:proofErr w:type="spellStart"/>
      <w:r w:rsidR="005D4E46" w:rsidRPr="005D4E46">
        <w:rPr>
          <w:rFonts w:ascii="Consolas" w:hAnsi="Consolas" w:cs="Consolas"/>
          <w:color w:val="24292E"/>
          <w:sz w:val="18"/>
          <w:szCs w:val="18"/>
          <w:shd w:val="clear" w:color="auto" w:fill="FFFFFF"/>
        </w:rPr>
        <w:t>intent</w:t>
      </w:r>
      <w:proofErr w:type="spellEnd"/>
      <w:r w:rsidR="005D4E46" w:rsidRPr="005D4E46">
        <w:rPr>
          <w:rFonts w:ascii="Consolas" w:hAnsi="Consolas" w:cs="Consolas"/>
          <w:color w:val="24292E"/>
          <w:sz w:val="18"/>
          <w:szCs w:val="18"/>
          <w:shd w:val="clear" w:color="auto" w:fill="FFFFFF"/>
        </w:rPr>
        <w:t xml:space="preserve"> </w:t>
      </w:r>
      <w:r w:rsidR="005D4E46" w:rsidRPr="005D4E46">
        <w:rPr>
          <w:rFonts w:ascii="Consolas" w:hAnsi="Consolas" w:cs="Consolas"/>
          <w:color w:val="D73A49"/>
          <w:sz w:val="18"/>
          <w:szCs w:val="18"/>
        </w:rPr>
        <w:t>=</w:t>
      </w:r>
      <w:r w:rsidR="005D4E46" w:rsidRPr="005D4E46">
        <w:rPr>
          <w:rFonts w:ascii="Consolas" w:hAnsi="Consolas" w:cs="Consolas"/>
          <w:color w:val="24292E"/>
          <w:sz w:val="18"/>
          <w:szCs w:val="18"/>
          <w:shd w:val="clear" w:color="auto" w:fill="FFFFFF"/>
        </w:rPr>
        <w:t xml:space="preserve"> </w:t>
      </w:r>
      <w:r w:rsidR="005D4E46" w:rsidRPr="005D4E46">
        <w:rPr>
          <w:rFonts w:ascii="Consolas" w:hAnsi="Consolas" w:cs="Consolas"/>
          <w:color w:val="D73A49"/>
          <w:sz w:val="18"/>
          <w:szCs w:val="18"/>
        </w:rPr>
        <w:t>new</w:t>
      </w:r>
      <w:r w:rsidR="005D4E46" w:rsidRPr="005D4E46">
        <w:rPr>
          <w:rFonts w:ascii="Consolas" w:hAnsi="Consolas" w:cs="Consolas"/>
          <w:color w:val="24292E"/>
          <w:sz w:val="18"/>
          <w:szCs w:val="18"/>
          <w:shd w:val="clear" w:color="auto" w:fill="FFFFFF"/>
        </w:rPr>
        <w:t xml:space="preserve"> </w:t>
      </w:r>
      <w:proofErr w:type="spellStart"/>
      <w:proofErr w:type="gramStart"/>
      <w:r w:rsidR="005D4E46" w:rsidRPr="005D4E46">
        <w:rPr>
          <w:rFonts w:ascii="Consolas" w:hAnsi="Consolas" w:cs="Consolas"/>
          <w:color w:val="24292E"/>
          <w:sz w:val="18"/>
          <w:szCs w:val="18"/>
        </w:rPr>
        <w:t>Intent</w:t>
      </w:r>
      <w:proofErr w:type="spellEnd"/>
      <w:r w:rsidR="005D4E46" w:rsidRPr="005D4E46">
        <w:rPr>
          <w:rFonts w:ascii="Consolas" w:hAnsi="Consolas" w:cs="Consolas"/>
          <w:color w:val="24292E"/>
          <w:sz w:val="18"/>
          <w:szCs w:val="18"/>
          <w:shd w:val="clear" w:color="auto" w:fill="FFFFFF"/>
        </w:rPr>
        <w:t>(</w:t>
      </w:r>
      <w:proofErr w:type="spellStart"/>
      <w:proofErr w:type="gramEnd"/>
      <w:r w:rsidR="005D4E46" w:rsidRPr="005D4E46">
        <w:rPr>
          <w:rFonts w:ascii="Consolas" w:hAnsi="Consolas" w:cs="Consolas"/>
          <w:color w:val="005CC5"/>
          <w:sz w:val="18"/>
          <w:szCs w:val="18"/>
        </w:rPr>
        <w:t>this</w:t>
      </w:r>
      <w:proofErr w:type="spellEnd"/>
      <w:r w:rsidR="005D4E46" w:rsidRPr="005D4E46">
        <w:rPr>
          <w:rFonts w:ascii="Consolas" w:hAnsi="Consolas" w:cs="Consolas"/>
          <w:color w:val="24292E"/>
          <w:sz w:val="18"/>
          <w:szCs w:val="18"/>
          <w:shd w:val="clear" w:color="auto" w:fill="FFFFFF"/>
        </w:rPr>
        <w:t xml:space="preserve">, </w:t>
      </w:r>
      <w:proofErr w:type="spellStart"/>
      <w:r w:rsidR="005D4E46" w:rsidRPr="005D4E46">
        <w:rPr>
          <w:rFonts w:ascii="Consolas" w:hAnsi="Consolas" w:cs="Consolas"/>
          <w:color w:val="24292E"/>
          <w:sz w:val="18"/>
          <w:szCs w:val="18"/>
        </w:rPr>
        <w:t>MainActivity</w:t>
      </w:r>
      <w:r w:rsidR="005D4E46" w:rsidRPr="005D4E46">
        <w:rPr>
          <w:rFonts w:ascii="Consolas" w:hAnsi="Consolas" w:cs="Consolas"/>
          <w:color w:val="D73A49"/>
          <w:sz w:val="18"/>
          <w:szCs w:val="18"/>
        </w:rPr>
        <w:t>.</w:t>
      </w:r>
      <w:r w:rsidR="005D4E46" w:rsidRPr="005D4E46">
        <w:rPr>
          <w:rFonts w:ascii="Consolas" w:hAnsi="Consolas" w:cs="Consolas"/>
          <w:color w:val="24292E"/>
          <w:sz w:val="18"/>
          <w:szCs w:val="18"/>
          <w:shd w:val="clear" w:color="auto" w:fill="FFFFFF"/>
        </w:rPr>
        <w:t>class</w:t>
      </w:r>
      <w:proofErr w:type="spellEnd"/>
      <w:r w:rsidR="005D4E46" w:rsidRPr="005D4E46">
        <w:rPr>
          <w:rFonts w:ascii="Consolas" w:hAnsi="Consolas" w:cs="Consolas"/>
          <w:color w:val="24292E"/>
          <w:sz w:val="18"/>
          <w:szCs w:val="18"/>
          <w:shd w:val="clear" w:color="auto" w:fill="FFFFFF"/>
        </w:rPr>
        <w:t>);</w:t>
      </w:r>
    </w:p>
    <w:p w14:paraId="06662DEE" w14:textId="18FCAFBF" w:rsidR="005D4E46" w:rsidRDefault="005D4E46" w:rsidP="005D4E46">
      <w:pPr>
        <w:rPr>
          <w:rFonts w:ascii="Consolas" w:hAnsi="Consolas" w:cs="Consolas"/>
          <w:color w:val="24292E"/>
          <w:sz w:val="18"/>
          <w:szCs w:val="18"/>
          <w:shd w:val="clear" w:color="auto" w:fill="FFFFFF"/>
        </w:rPr>
      </w:pPr>
    </w:p>
    <w:p w14:paraId="7C057A38" w14:textId="77777777" w:rsidR="005D4E46" w:rsidRDefault="005D4E46" w:rsidP="005D4E46"/>
    <w:p w14:paraId="6F2F6BEF" w14:textId="14C71F99" w:rsidR="005D4E46" w:rsidRDefault="005D4E46" w:rsidP="00E63A5A">
      <w:r>
        <w:t>Por último usando el método “</w:t>
      </w:r>
      <w:proofErr w:type="spellStart"/>
      <w:proofErr w:type="gramStart"/>
      <w:r>
        <w:t>intent.putExtra</w:t>
      </w:r>
      <w:proofErr w:type="spellEnd"/>
      <w:proofErr w:type="gramEnd"/>
      <w:r>
        <w:t>” podemos almacenar la información que se enviará al cambiar de actividad</w:t>
      </w:r>
    </w:p>
    <w:p w14:paraId="3613DD77" w14:textId="3323F081" w:rsidR="005D4E46" w:rsidRDefault="005D4E46" w:rsidP="00E63A5A"/>
    <w:p w14:paraId="03D00385" w14:textId="6D3D6BC5" w:rsidR="00980A72" w:rsidRPr="00D3256C" w:rsidRDefault="00980A72" w:rsidP="00980A72">
      <w:pPr>
        <w:rPr>
          <w:rFonts w:ascii="Consolas" w:hAnsi="Consolas" w:cs="Consolas"/>
          <w:sz w:val="18"/>
          <w:szCs w:val="18"/>
          <w:rPrChange w:id="661" w:author="Juan Carlos de Alfonso Juliá" w:date="2020-04-08T15:24:00Z">
            <w:rPr/>
          </w:rPrChange>
        </w:rPr>
      </w:pPr>
      <w:r w:rsidRPr="00D3256C">
        <w:rPr>
          <w:rFonts w:ascii="Consolas" w:hAnsi="Consolas" w:cs="Consolas"/>
          <w:sz w:val="18"/>
          <w:szCs w:val="18"/>
          <w:rPrChange w:id="662" w:author="Juan Carlos de Alfonso Juliá" w:date="2020-04-08T15:24:00Z">
            <w:rPr/>
          </w:rPrChange>
        </w:rPr>
        <w:t xml:space="preserve">       </w:t>
      </w:r>
      <w:proofErr w:type="spellStart"/>
      <w:proofErr w:type="gramStart"/>
      <w:r w:rsidRPr="00D3256C">
        <w:rPr>
          <w:rFonts w:ascii="Consolas" w:hAnsi="Consolas" w:cs="Consolas"/>
          <w:sz w:val="18"/>
          <w:szCs w:val="18"/>
          <w:rPrChange w:id="663" w:author="Juan Carlos de Alfonso Juliá" w:date="2020-04-08T15:24:00Z">
            <w:rPr/>
          </w:rPrChange>
        </w:rPr>
        <w:t>intent.putExtra</w:t>
      </w:r>
      <w:proofErr w:type="spellEnd"/>
      <w:proofErr w:type="gramEnd"/>
      <w:r w:rsidRPr="00D3256C">
        <w:rPr>
          <w:rFonts w:ascii="Consolas" w:hAnsi="Consolas" w:cs="Consolas"/>
          <w:sz w:val="18"/>
          <w:szCs w:val="18"/>
          <w:rPrChange w:id="664" w:author="Juan Carlos de Alfonso Juliá" w:date="2020-04-08T15:24:00Z">
            <w:rPr/>
          </w:rPrChange>
        </w:rPr>
        <w:t>("</w:t>
      </w:r>
      <w:proofErr w:type="spellStart"/>
      <w:r w:rsidRPr="00D3256C">
        <w:rPr>
          <w:rFonts w:ascii="Consolas" w:hAnsi="Consolas" w:cs="Consolas"/>
          <w:sz w:val="18"/>
          <w:szCs w:val="18"/>
          <w:rPrChange w:id="665" w:author="Juan Carlos de Alfonso Juliá" w:date="2020-04-08T15:24:00Z">
            <w:rPr/>
          </w:rPrChange>
        </w:rPr>
        <w:t>ip</w:t>
      </w:r>
      <w:proofErr w:type="spellEnd"/>
      <w:r w:rsidRPr="00D3256C">
        <w:rPr>
          <w:rFonts w:ascii="Consolas" w:hAnsi="Consolas" w:cs="Consolas"/>
          <w:sz w:val="18"/>
          <w:szCs w:val="18"/>
          <w:rPrChange w:id="666" w:author="Juan Carlos de Alfonso Juliá" w:date="2020-04-08T15:24:00Z">
            <w:rPr/>
          </w:rPrChange>
        </w:rPr>
        <w:t xml:space="preserve">", </w:t>
      </w:r>
      <w:proofErr w:type="spellStart"/>
      <w:r w:rsidRPr="00D3256C">
        <w:rPr>
          <w:rFonts w:ascii="Consolas" w:hAnsi="Consolas" w:cs="Consolas"/>
          <w:sz w:val="18"/>
          <w:szCs w:val="18"/>
          <w:rPrChange w:id="667" w:author="Juan Carlos de Alfonso Juliá" w:date="2020-04-08T15:24:00Z">
            <w:rPr/>
          </w:rPrChange>
        </w:rPr>
        <w:t>ip.getText</w:t>
      </w:r>
      <w:proofErr w:type="spellEnd"/>
      <w:r w:rsidRPr="00D3256C">
        <w:rPr>
          <w:rFonts w:ascii="Consolas" w:hAnsi="Consolas" w:cs="Consolas"/>
          <w:sz w:val="18"/>
          <w:szCs w:val="18"/>
          <w:rPrChange w:id="668" w:author="Juan Carlos de Alfonso Juliá" w:date="2020-04-08T15:24:00Z">
            <w:rPr/>
          </w:rPrChange>
        </w:rPr>
        <w:t>().</w:t>
      </w:r>
      <w:proofErr w:type="spellStart"/>
      <w:r w:rsidRPr="00D3256C">
        <w:rPr>
          <w:rFonts w:ascii="Consolas" w:hAnsi="Consolas" w:cs="Consolas"/>
          <w:sz w:val="18"/>
          <w:szCs w:val="18"/>
          <w:rPrChange w:id="669" w:author="Juan Carlos de Alfonso Juliá" w:date="2020-04-08T15:24:00Z">
            <w:rPr/>
          </w:rPrChange>
        </w:rPr>
        <w:t>toString</w:t>
      </w:r>
      <w:proofErr w:type="spellEnd"/>
      <w:r w:rsidRPr="00D3256C">
        <w:rPr>
          <w:rFonts w:ascii="Consolas" w:hAnsi="Consolas" w:cs="Consolas"/>
          <w:sz w:val="18"/>
          <w:szCs w:val="18"/>
          <w:rPrChange w:id="670" w:author="Juan Carlos de Alfonso Juliá" w:date="2020-04-08T15:24:00Z">
            <w:rPr/>
          </w:rPrChange>
        </w:rPr>
        <w:t>());</w:t>
      </w:r>
    </w:p>
    <w:p w14:paraId="5E23BC2A" w14:textId="1B416C61" w:rsidR="00980A72" w:rsidRPr="00D3256C" w:rsidRDefault="00980A72" w:rsidP="00980A72">
      <w:pPr>
        <w:rPr>
          <w:rFonts w:ascii="Consolas" w:hAnsi="Consolas" w:cs="Consolas"/>
          <w:sz w:val="18"/>
          <w:szCs w:val="18"/>
          <w:rPrChange w:id="671" w:author="Juan Carlos de Alfonso Juliá" w:date="2020-04-08T15:24:00Z">
            <w:rPr/>
          </w:rPrChange>
        </w:rPr>
      </w:pPr>
      <w:r w:rsidRPr="00D3256C">
        <w:rPr>
          <w:rFonts w:ascii="Consolas" w:hAnsi="Consolas" w:cs="Consolas"/>
          <w:sz w:val="18"/>
          <w:szCs w:val="18"/>
          <w:rPrChange w:id="672" w:author="Juan Carlos de Alfonso Juliá" w:date="2020-04-08T15:24:00Z">
            <w:rPr/>
          </w:rPrChange>
        </w:rPr>
        <w:tab/>
      </w:r>
      <w:proofErr w:type="spellStart"/>
      <w:proofErr w:type="gramStart"/>
      <w:r w:rsidRPr="00D3256C">
        <w:rPr>
          <w:rFonts w:ascii="Consolas" w:hAnsi="Consolas" w:cs="Consolas"/>
          <w:sz w:val="18"/>
          <w:szCs w:val="18"/>
          <w:rPrChange w:id="673" w:author="Juan Carlos de Alfonso Juliá" w:date="2020-04-08T15:24:00Z">
            <w:rPr/>
          </w:rPrChange>
        </w:rPr>
        <w:t>intent.putExtra</w:t>
      </w:r>
      <w:proofErr w:type="spellEnd"/>
      <w:proofErr w:type="gramEnd"/>
      <w:r w:rsidRPr="00D3256C">
        <w:rPr>
          <w:rFonts w:ascii="Consolas" w:hAnsi="Consolas" w:cs="Consolas"/>
          <w:sz w:val="18"/>
          <w:szCs w:val="18"/>
          <w:rPrChange w:id="674" w:author="Juan Carlos de Alfonso Juliá" w:date="2020-04-08T15:24:00Z">
            <w:rPr/>
          </w:rPrChange>
        </w:rPr>
        <w:t>("</w:t>
      </w:r>
      <w:proofErr w:type="spellStart"/>
      <w:r w:rsidRPr="00D3256C">
        <w:rPr>
          <w:rFonts w:ascii="Consolas" w:hAnsi="Consolas" w:cs="Consolas"/>
          <w:sz w:val="18"/>
          <w:szCs w:val="18"/>
          <w:rPrChange w:id="675" w:author="Juan Carlos de Alfonso Juliá" w:date="2020-04-08T15:24:00Z">
            <w:rPr/>
          </w:rPrChange>
        </w:rPr>
        <w:t>port</w:t>
      </w:r>
      <w:proofErr w:type="spellEnd"/>
      <w:r w:rsidRPr="00D3256C">
        <w:rPr>
          <w:rFonts w:ascii="Consolas" w:hAnsi="Consolas" w:cs="Consolas"/>
          <w:sz w:val="18"/>
          <w:szCs w:val="18"/>
          <w:rPrChange w:id="676" w:author="Juan Carlos de Alfonso Juliá" w:date="2020-04-08T15:24:00Z">
            <w:rPr/>
          </w:rPrChange>
        </w:rPr>
        <w:t xml:space="preserve">", </w:t>
      </w:r>
      <w:proofErr w:type="spellStart"/>
      <w:r w:rsidRPr="00D3256C">
        <w:rPr>
          <w:rFonts w:ascii="Consolas" w:hAnsi="Consolas" w:cs="Consolas"/>
          <w:sz w:val="18"/>
          <w:szCs w:val="18"/>
          <w:rPrChange w:id="677" w:author="Juan Carlos de Alfonso Juliá" w:date="2020-04-08T15:24:00Z">
            <w:rPr/>
          </w:rPrChange>
        </w:rPr>
        <w:t>port.getText</w:t>
      </w:r>
      <w:proofErr w:type="spellEnd"/>
      <w:r w:rsidRPr="00D3256C">
        <w:rPr>
          <w:rFonts w:ascii="Consolas" w:hAnsi="Consolas" w:cs="Consolas"/>
          <w:sz w:val="18"/>
          <w:szCs w:val="18"/>
          <w:rPrChange w:id="678" w:author="Juan Carlos de Alfonso Juliá" w:date="2020-04-08T15:24:00Z">
            <w:rPr/>
          </w:rPrChange>
        </w:rPr>
        <w:t>().</w:t>
      </w:r>
      <w:proofErr w:type="spellStart"/>
      <w:r w:rsidRPr="00D3256C">
        <w:rPr>
          <w:rFonts w:ascii="Consolas" w:hAnsi="Consolas" w:cs="Consolas"/>
          <w:sz w:val="18"/>
          <w:szCs w:val="18"/>
          <w:rPrChange w:id="679" w:author="Juan Carlos de Alfonso Juliá" w:date="2020-04-08T15:24:00Z">
            <w:rPr/>
          </w:rPrChange>
        </w:rPr>
        <w:t>toString</w:t>
      </w:r>
      <w:proofErr w:type="spellEnd"/>
      <w:r w:rsidRPr="00D3256C">
        <w:rPr>
          <w:rFonts w:ascii="Consolas" w:hAnsi="Consolas" w:cs="Consolas"/>
          <w:sz w:val="18"/>
          <w:szCs w:val="18"/>
          <w:rPrChange w:id="680" w:author="Juan Carlos de Alfonso Juliá" w:date="2020-04-08T15:24:00Z">
            <w:rPr/>
          </w:rPrChange>
        </w:rPr>
        <w:t>());</w:t>
      </w:r>
    </w:p>
    <w:p w14:paraId="1BF66F9A" w14:textId="5F9DC756" w:rsidR="00980A72" w:rsidRPr="00D3256C" w:rsidRDefault="00980A72" w:rsidP="00980A72">
      <w:pPr>
        <w:rPr>
          <w:rFonts w:ascii="Consolas" w:hAnsi="Consolas" w:cs="Consolas"/>
          <w:sz w:val="18"/>
          <w:szCs w:val="18"/>
          <w:rPrChange w:id="681" w:author="Juan Carlos de Alfonso Juliá" w:date="2020-04-08T15:24:00Z">
            <w:rPr/>
          </w:rPrChange>
        </w:rPr>
      </w:pPr>
      <w:r w:rsidRPr="00D3256C">
        <w:rPr>
          <w:rFonts w:ascii="Consolas" w:hAnsi="Consolas" w:cs="Consolas"/>
          <w:sz w:val="18"/>
          <w:szCs w:val="18"/>
          <w:rPrChange w:id="682" w:author="Juan Carlos de Alfonso Juliá" w:date="2020-04-08T15:24:00Z">
            <w:rPr/>
          </w:rPrChange>
        </w:rPr>
        <w:tab/>
      </w:r>
      <w:proofErr w:type="spellStart"/>
      <w:proofErr w:type="gramStart"/>
      <w:r w:rsidRPr="00D3256C">
        <w:rPr>
          <w:rFonts w:ascii="Consolas" w:hAnsi="Consolas" w:cs="Consolas"/>
          <w:sz w:val="18"/>
          <w:szCs w:val="18"/>
          <w:rPrChange w:id="683" w:author="Juan Carlos de Alfonso Juliá" w:date="2020-04-08T15:24:00Z">
            <w:rPr/>
          </w:rPrChange>
        </w:rPr>
        <w:t>intent.putExtra</w:t>
      </w:r>
      <w:proofErr w:type="spellEnd"/>
      <w:proofErr w:type="gramEnd"/>
      <w:r w:rsidRPr="00D3256C">
        <w:rPr>
          <w:rFonts w:ascii="Consolas" w:hAnsi="Consolas" w:cs="Consolas"/>
          <w:sz w:val="18"/>
          <w:szCs w:val="18"/>
          <w:rPrChange w:id="684" w:author="Juan Carlos de Alfonso Juliá" w:date="2020-04-08T15:24:00Z">
            <w:rPr/>
          </w:rPrChange>
        </w:rPr>
        <w:t xml:space="preserve">("altura", </w:t>
      </w:r>
      <w:proofErr w:type="spellStart"/>
      <w:r w:rsidRPr="00D3256C">
        <w:rPr>
          <w:rFonts w:ascii="Consolas" w:hAnsi="Consolas" w:cs="Consolas"/>
          <w:sz w:val="18"/>
          <w:szCs w:val="18"/>
          <w:rPrChange w:id="685" w:author="Juan Carlos de Alfonso Juliá" w:date="2020-04-08T15:24:00Z">
            <w:rPr/>
          </w:rPrChange>
        </w:rPr>
        <w:t>Double.parseDouble</w:t>
      </w:r>
      <w:proofErr w:type="spellEnd"/>
      <w:r w:rsidRPr="00D3256C">
        <w:rPr>
          <w:rFonts w:ascii="Consolas" w:hAnsi="Consolas" w:cs="Consolas"/>
          <w:sz w:val="18"/>
          <w:szCs w:val="18"/>
          <w:rPrChange w:id="686" w:author="Juan Carlos de Alfonso Juliá" w:date="2020-04-08T15:24:00Z">
            <w:rPr/>
          </w:rPrChange>
        </w:rPr>
        <w:t>(</w:t>
      </w:r>
      <w:proofErr w:type="spellStart"/>
      <w:r w:rsidRPr="00D3256C">
        <w:rPr>
          <w:rFonts w:ascii="Consolas" w:hAnsi="Consolas" w:cs="Consolas"/>
          <w:sz w:val="18"/>
          <w:szCs w:val="18"/>
          <w:rPrChange w:id="687" w:author="Juan Carlos de Alfonso Juliá" w:date="2020-04-08T15:24:00Z">
            <w:rPr/>
          </w:rPrChange>
        </w:rPr>
        <w:t>altura.getText</w:t>
      </w:r>
      <w:proofErr w:type="spellEnd"/>
      <w:r w:rsidRPr="00D3256C">
        <w:rPr>
          <w:rFonts w:ascii="Consolas" w:hAnsi="Consolas" w:cs="Consolas"/>
          <w:sz w:val="18"/>
          <w:szCs w:val="18"/>
          <w:rPrChange w:id="688" w:author="Juan Carlos de Alfonso Juliá" w:date="2020-04-08T15:24:00Z">
            <w:rPr/>
          </w:rPrChange>
        </w:rPr>
        <w:t>().</w:t>
      </w:r>
      <w:proofErr w:type="spellStart"/>
      <w:r w:rsidRPr="00D3256C">
        <w:rPr>
          <w:rFonts w:ascii="Consolas" w:hAnsi="Consolas" w:cs="Consolas"/>
          <w:sz w:val="18"/>
          <w:szCs w:val="18"/>
          <w:rPrChange w:id="689" w:author="Juan Carlos de Alfonso Juliá" w:date="2020-04-08T15:24:00Z">
            <w:rPr/>
          </w:rPrChange>
        </w:rPr>
        <w:t>toString</w:t>
      </w:r>
      <w:proofErr w:type="spellEnd"/>
      <w:r w:rsidRPr="00D3256C">
        <w:rPr>
          <w:rFonts w:ascii="Consolas" w:hAnsi="Consolas" w:cs="Consolas"/>
          <w:sz w:val="18"/>
          <w:szCs w:val="18"/>
          <w:rPrChange w:id="690" w:author="Juan Carlos de Alfonso Juliá" w:date="2020-04-08T15:24:00Z">
            <w:rPr/>
          </w:rPrChange>
        </w:rPr>
        <w:t>()));</w:t>
      </w:r>
    </w:p>
    <w:p w14:paraId="0E74C8AF" w14:textId="58FE3B5D" w:rsidR="005D4E46" w:rsidRPr="00D3256C" w:rsidRDefault="00980A72" w:rsidP="00980A72">
      <w:pPr>
        <w:rPr>
          <w:rFonts w:ascii="Consolas" w:hAnsi="Consolas" w:cs="Consolas"/>
          <w:sz w:val="18"/>
          <w:szCs w:val="18"/>
          <w:rPrChange w:id="691" w:author="Juan Carlos de Alfonso Juliá" w:date="2020-04-08T15:24:00Z">
            <w:rPr/>
          </w:rPrChange>
        </w:rPr>
      </w:pPr>
      <w:r w:rsidRPr="00D3256C">
        <w:rPr>
          <w:rFonts w:ascii="Consolas" w:hAnsi="Consolas" w:cs="Consolas"/>
          <w:sz w:val="18"/>
          <w:szCs w:val="18"/>
          <w:rPrChange w:id="692" w:author="Juan Carlos de Alfonso Juliá" w:date="2020-04-08T15:24:00Z">
            <w:rPr/>
          </w:rPrChange>
        </w:rPr>
        <w:tab/>
      </w:r>
      <w:proofErr w:type="spellStart"/>
      <w:proofErr w:type="gramStart"/>
      <w:r w:rsidRPr="00D3256C">
        <w:rPr>
          <w:rFonts w:ascii="Consolas" w:hAnsi="Consolas" w:cs="Consolas"/>
          <w:sz w:val="18"/>
          <w:szCs w:val="18"/>
          <w:rPrChange w:id="693" w:author="Juan Carlos de Alfonso Juliá" w:date="2020-04-08T15:24:00Z">
            <w:rPr/>
          </w:rPrChange>
        </w:rPr>
        <w:t>intent.putExtra</w:t>
      </w:r>
      <w:proofErr w:type="spellEnd"/>
      <w:proofErr w:type="gramEnd"/>
      <w:r w:rsidRPr="00D3256C">
        <w:rPr>
          <w:rFonts w:ascii="Consolas" w:hAnsi="Consolas" w:cs="Consolas"/>
          <w:sz w:val="18"/>
          <w:szCs w:val="18"/>
          <w:rPrChange w:id="694" w:author="Juan Carlos de Alfonso Juliá" w:date="2020-04-08T15:24:00Z">
            <w:rPr/>
          </w:rPrChange>
        </w:rPr>
        <w:t>("</w:t>
      </w:r>
      <w:proofErr w:type="spellStart"/>
      <w:r w:rsidRPr="00D3256C">
        <w:rPr>
          <w:rFonts w:ascii="Consolas" w:hAnsi="Consolas" w:cs="Consolas"/>
          <w:sz w:val="18"/>
          <w:szCs w:val="18"/>
          <w:rPrChange w:id="695" w:author="Juan Carlos de Alfonso Juliá" w:date="2020-04-08T15:24:00Z">
            <w:rPr/>
          </w:rPrChange>
        </w:rPr>
        <w:t>volverOrig</w:t>
      </w:r>
      <w:proofErr w:type="spellEnd"/>
      <w:r w:rsidRPr="00D3256C">
        <w:rPr>
          <w:rFonts w:ascii="Consolas" w:hAnsi="Consolas" w:cs="Consolas"/>
          <w:sz w:val="18"/>
          <w:szCs w:val="18"/>
          <w:rPrChange w:id="696" w:author="Juan Carlos de Alfonso Juliá" w:date="2020-04-08T15:24:00Z">
            <w:rPr/>
          </w:rPrChange>
        </w:rPr>
        <w:t xml:space="preserve">", </w:t>
      </w:r>
      <w:proofErr w:type="spellStart"/>
      <w:r w:rsidRPr="00D3256C">
        <w:rPr>
          <w:rFonts w:ascii="Consolas" w:hAnsi="Consolas" w:cs="Consolas"/>
          <w:sz w:val="18"/>
          <w:szCs w:val="18"/>
          <w:rPrChange w:id="697" w:author="Juan Carlos de Alfonso Juliá" w:date="2020-04-08T15:24:00Z">
            <w:rPr/>
          </w:rPrChange>
        </w:rPr>
        <w:t>ret.isChecked</w:t>
      </w:r>
      <w:proofErr w:type="spellEnd"/>
      <w:r w:rsidRPr="00D3256C">
        <w:rPr>
          <w:rFonts w:ascii="Consolas" w:hAnsi="Consolas" w:cs="Consolas"/>
          <w:sz w:val="18"/>
          <w:szCs w:val="18"/>
          <w:rPrChange w:id="698" w:author="Juan Carlos de Alfonso Juliá" w:date="2020-04-08T15:24:00Z">
            <w:rPr/>
          </w:rPrChange>
        </w:rPr>
        <w:t>());</w:t>
      </w:r>
    </w:p>
    <w:p w14:paraId="0BBF229C" w14:textId="77777777" w:rsidR="005D4E46" w:rsidRDefault="005D4E46" w:rsidP="00E63A5A"/>
    <w:p w14:paraId="65794F72" w14:textId="70581A1C" w:rsidR="0003545C" w:rsidRDefault="00AE2F4E" w:rsidP="00E63A5A">
      <w:del w:id="699" w:author="Juan Carlos de Alfonso Juliá" w:date="2020-04-08T20:37:00Z">
        <w:r w:rsidDel="00D91E41">
          <w:delText>Java//</w:delText>
        </w:r>
      </w:del>
      <w:r>
        <w:t>InfoActivity.java</w:t>
      </w:r>
    </w:p>
    <w:p w14:paraId="47BC596F" w14:textId="14B27BEB" w:rsidR="009058BA" w:rsidRDefault="009058BA" w:rsidP="00E63A5A">
      <w:r>
        <w:t xml:space="preserve">Su única tarea es al crearse llamar a la función </w:t>
      </w:r>
      <w:proofErr w:type="spellStart"/>
      <w:r>
        <w:t>setText</w:t>
      </w:r>
      <w:proofErr w:type="spellEnd"/>
      <w:r>
        <w:t xml:space="preserve"> que abrirá el archivo “info.txt” alojado en la memoria del teléfono y cargar en la vista el texto que contiene ese archivo.</w:t>
      </w:r>
    </w:p>
    <w:p w14:paraId="1D0FE6B3" w14:textId="77777777" w:rsidR="009058BA" w:rsidRDefault="009058BA" w:rsidP="00E63A5A"/>
    <w:p w14:paraId="79E9A6AC" w14:textId="7EEEA3B2" w:rsidR="00AE2F4E" w:rsidRDefault="00AE2F4E" w:rsidP="00E63A5A">
      <w:del w:id="700" w:author="Juan Carlos de Alfonso Juliá" w:date="2020-04-08T20:37:00Z">
        <w:r w:rsidDel="00D91E41">
          <w:delText>Java//</w:delText>
        </w:r>
      </w:del>
      <w:r>
        <w:t>MainActivity.java</w:t>
      </w:r>
    </w:p>
    <w:p w14:paraId="13AC01A8" w14:textId="77777777" w:rsidR="0003545C" w:rsidRDefault="0003545C" w:rsidP="00E63A5A"/>
    <w:p w14:paraId="48C85688" w14:textId="22DCD41A" w:rsidR="0003545C" w:rsidRDefault="0003545C" w:rsidP="00E63A5A">
      <w:r>
        <w:t xml:space="preserve">Es la clase principal llamada al inicio de la aplicación, está formada por varios métodos que actúan como </w:t>
      </w:r>
      <w:proofErr w:type="spellStart"/>
      <w:r>
        <w:t>lis</w:t>
      </w:r>
      <w:ins w:id="701" w:author="JUAN FRANCISCO JIMENEZ CASTELLANOS" w:date="2020-03-21T12:32:00Z">
        <w:r w:rsidR="003833D5">
          <w:t>t</w:t>
        </w:r>
      </w:ins>
      <w:r>
        <w:t>eners</w:t>
      </w:r>
      <w:proofErr w:type="spellEnd"/>
      <w:r>
        <w:t xml:space="preserve"> de los botones</w:t>
      </w:r>
      <w:r w:rsidR="00C22ED9">
        <w:t xml:space="preserve"> de la interfaz</w:t>
      </w:r>
      <w:r>
        <w:t>.</w:t>
      </w:r>
    </w:p>
    <w:p w14:paraId="48AC8AB4" w14:textId="6596D837" w:rsidR="0003545C" w:rsidRDefault="00FA7B65" w:rsidP="00E63A5A">
      <w:pPr>
        <w:rPr>
          <w:ins w:id="702" w:author="Juan Carlos de Alfonso Juliá" w:date="2020-04-08T15:25:00Z"/>
        </w:rPr>
      </w:pPr>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esta acción se realiza recogiendo los datos enviados por los ajustes con la siguiente porción de código:</w:t>
      </w:r>
    </w:p>
    <w:p w14:paraId="66F1A1A6" w14:textId="758D0607" w:rsidR="00523820" w:rsidRDefault="00523820" w:rsidP="00E63A5A">
      <w:pPr>
        <w:rPr>
          <w:ins w:id="703" w:author="Juan Carlos de Alfonso Juliá" w:date="2020-04-08T15:39:00Z"/>
        </w:rPr>
      </w:pPr>
    </w:p>
    <w:p w14:paraId="3E2D2265" w14:textId="648D4D3D" w:rsidR="002700B8" w:rsidRDefault="002700B8" w:rsidP="00E63A5A">
      <w:pPr>
        <w:rPr>
          <w:ins w:id="704" w:author="Juan Carlos de Alfonso Juliá" w:date="2020-04-08T15:39:00Z"/>
        </w:rPr>
      </w:pPr>
    </w:p>
    <w:p w14:paraId="1BD9011E" w14:textId="6F0C9B36" w:rsidR="002700B8" w:rsidRDefault="002700B8" w:rsidP="00E63A5A">
      <w:pPr>
        <w:rPr>
          <w:ins w:id="705" w:author="Juan Carlos de Alfonso Juliá" w:date="2020-04-08T15:39:00Z"/>
        </w:rPr>
      </w:pPr>
    </w:p>
    <w:p w14:paraId="51AB531D" w14:textId="34A059FA" w:rsidR="002700B8" w:rsidRDefault="002700B8" w:rsidP="00E63A5A">
      <w:pPr>
        <w:rPr>
          <w:ins w:id="706" w:author="Juan Carlos de Alfonso Juliá" w:date="2020-04-08T15:39:00Z"/>
        </w:rPr>
      </w:pPr>
    </w:p>
    <w:p w14:paraId="06A88884" w14:textId="77777777" w:rsidR="002700B8" w:rsidRDefault="002700B8" w:rsidP="00E63A5A">
      <w:pPr>
        <w:rPr>
          <w:ins w:id="707" w:author="Juan Carlos de Alfonso Juliá" w:date="2020-04-08T15:25:00Z"/>
        </w:rPr>
      </w:pPr>
    </w:p>
    <w:p w14:paraId="0845510C" w14:textId="77777777" w:rsidR="002E5974" w:rsidRPr="002E5974" w:rsidRDefault="002E5974" w:rsidP="002E5974">
      <w:pPr>
        <w:rPr>
          <w:ins w:id="708" w:author="Juan Carlos de Alfonso Juliá" w:date="2020-04-08T15:33:00Z"/>
          <w:rFonts w:ascii="Consolas" w:hAnsi="Consolas" w:cs="Consolas"/>
          <w:sz w:val="18"/>
          <w:szCs w:val="18"/>
          <w:rPrChange w:id="709" w:author="Juan Carlos de Alfonso Juliá" w:date="2020-04-08T15:34:00Z">
            <w:rPr>
              <w:ins w:id="710" w:author="Juan Carlos de Alfonso Juliá" w:date="2020-04-08T15:33:00Z"/>
            </w:rPr>
          </w:rPrChange>
        </w:rPr>
      </w:pPr>
      <w:ins w:id="711" w:author="Juan Carlos de Alfonso Juliá" w:date="2020-04-08T15:33:00Z">
        <w:r>
          <w:t xml:space="preserve">        </w:t>
        </w:r>
        <w:proofErr w:type="spellStart"/>
        <w:r w:rsidRPr="002E5974">
          <w:rPr>
            <w:rFonts w:ascii="Consolas" w:hAnsi="Consolas" w:cs="Consolas"/>
            <w:sz w:val="18"/>
            <w:szCs w:val="18"/>
            <w:rPrChange w:id="712" w:author="Juan Carlos de Alfonso Juliá" w:date="2020-04-08T15:34:00Z">
              <w:rPr/>
            </w:rPrChange>
          </w:rPr>
          <w:t>if</w:t>
        </w:r>
        <w:proofErr w:type="spellEnd"/>
        <w:r w:rsidRPr="002E5974">
          <w:rPr>
            <w:rFonts w:ascii="Consolas" w:hAnsi="Consolas" w:cs="Consolas"/>
            <w:sz w:val="18"/>
            <w:szCs w:val="18"/>
            <w:rPrChange w:id="713" w:author="Juan Carlos de Alfonso Juliá" w:date="2020-04-08T15:34:00Z">
              <w:rPr/>
            </w:rPrChange>
          </w:rPr>
          <w:t xml:space="preserve"> (ajustes == </w:t>
        </w:r>
        <w:proofErr w:type="spellStart"/>
        <w:r w:rsidRPr="002E5974">
          <w:rPr>
            <w:rFonts w:ascii="Consolas" w:hAnsi="Consolas" w:cs="Consolas"/>
            <w:sz w:val="18"/>
            <w:szCs w:val="18"/>
            <w:rPrChange w:id="714" w:author="Juan Carlos de Alfonso Juliá" w:date="2020-04-08T15:34:00Z">
              <w:rPr/>
            </w:rPrChange>
          </w:rPr>
          <w:t>null</w:t>
        </w:r>
        <w:proofErr w:type="spellEnd"/>
        <w:r w:rsidRPr="002E5974">
          <w:rPr>
            <w:rFonts w:ascii="Consolas" w:hAnsi="Consolas" w:cs="Consolas"/>
            <w:sz w:val="18"/>
            <w:szCs w:val="18"/>
            <w:rPrChange w:id="715" w:author="Juan Carlos de Alfonso Juliá" w:date="2020-04-08T15:34:00Z">
              <w:rPr/>
            </w:rPrChange>
          </w:rPr>
          <w:t xml:space="preserve">) </w:t>
        </w:r>
        <w:proofErr w:type="gramStart"/>
        <w:r w:rsidRPr="002E5974">
          <w:rPr>
            <w:rFonts w:ascii="Consolas" w:hAnsi="Consolas" w:cs="Consolas"/>
            <w:sz w:val="18"/>
            <w:szCs w:val="18"/>
            <w:rPrChange w:id="716" w:author="Juan Carlos de Alfonso Juliá" w:date="2020-04-08T15:34:00Z">
              <w:rPr/>
            </w:rPrChange>
          </w:rPr>
          <w:t>{ /</w:t>
        </w:r>
        <w:proofErr w:type="gramEnd"/>
        <w:r w:rsidRPr="002E5974">
          <w:rPr>
            <w:rFonts w:ascii="Consolas" w:hAnsi="Consolas" w:cs="Consolas"/>
            <w:sz w:val="18"/>
            <w:szCs w:val="18"/>
            <w:rPrChange w:id="717" w:author="Juan Carlos de Alfonso Juliá" w:date="2020-04-08T15:34:00Z">
              <w:rPr/>
            </w:rPrChange>
          </w:rPr>
          <w:t>/si son los ajustes predeterminados</w:t>
        </w:r>
      </w:ins>
    </w:p>
    <w:p w14:paraId="6642F8F9" w14:textId="21B151F4" w:rsidR="002E5974" w:rsidRPr="002E5974" w:rsidRDefault="002E5974" w:rsidP="002E5974">
      <w:pPr>
        <w:rPr>
          <w:ins w:id="718" w:author="Juan Carlos de Alfonso Juliá" w:date="2020-04-08T15:33:00Z"/>
          <w:rFonts w:ascii="Consolas" w:hAnsi="Consolas" w:cs="Consolas"/>
          <w:sz w:val="18"/>
          <w:szCs w:val="18"/>
          <w:rPrChange w:id="719" w:author="Juan Carlos de Alfonso Juliá" w:date="2020-04-08T15:34:00Z">
            <w:rPr>
              <w:ins w:id="720" w:author="Juan Carlos de Alfonso Juliá" w:date="2020-04-08T15:33:00Z"/>
            </w:rPr>
          </w:rPrChange>
        </w:rPr>
      </w:pPr>
      <w:ins w:id="721" w:author="Juan Carlos de Alfonso Juliá" w:date="2020-04-08T15:33:00Z">
        <w:r w:rsidRPr="002E5974">
          <w:rPr>
            <w:rFonts w:ascii="Consolas" w:hAnsi="Consolas" w:cs="Consolas"/>
            <w:sz w:val="18"/>
            <w:szCs w:val="18"/>
            <w:rPrChange w:id="722" w:author="Juan Carlos de Alfonso Juliá" w:date="2020-04-08T15:34:00Z">
              <w:rPr/>
            </w:rPrChange>
          </w:rPr>
          <w:tab/>
          <w:t xml:space="preserve"> </w:t>
        </w:r>
        <w:proofErr w:type="spellStart"/>
        <w:r w:rsidRPr="002E5974">
          <w:rPr>
            <w:rFonts w:ascii="Consolas" w:hAnsi="Consolas" w:cs="Consolas"/>
            <w:sz w:val="18"/>
            <w:szCs w:val="18"/>
            <w:rPrChange w:id="723" w:author="Juan Carlos de Alfonso Juliá" w:date="2020-04-08T15:34:00Z">
              <w:rPr/>
            </w:rPrChange>
          </w:rPr>
          <w:t>ip</w:t>
        </w:r>
        <w:proofErr w:type="spellEnd"/>
        <w:r w:rsidRPr="002E5974">
          <w:rPr>
            <w:rFonts w:ascii="Consolas" w:hAnsi="Consolas" w:cs="Consolas"/>
            <w:sz w:val="18"/>
            <w:szCs w:val="18"/>
            <w:rPrChange w:id="724" w:author="Juan Carlos de Alfonso Juliá" w:date="2020-04-08T15:34:00Z">
              <w:rPr/>
            </w:rPrChange>
          </w:rPr>
          <w:t xml:space="preserve"> = "192.168.1.36";</w:t>
        </w:r>
      </w:ins>
    </w:p>
    <w:p w14:paraId="32564A77" w14:textId="1A36C500" w:rsidR="002E5974" w:rsidRPr="002E5974" w:rsidRDefault="002E5974" w:rsidP="002E5974">
      <w:pPr>
        <w:rPr>
          <w:ins w:id="725" w:author="Juan Carlos de Alfonso Juliá" w:date="2020-04-08T15:33:00Z"/>
          <w:rFonts w:ascii="Consolas" w:hAnsi="Consolas" w:cs="Consolas"/>
          <w:sz w:val="18"/>
          <w:szCs w:val="18"/>
          <w:rPrChange w:id="726" w:author="Juan Carlos de Alfonso Juliá" w:date="2020-04-08T15:34:00Z">
            <w:rPr>
              <w:ins w:id="727" w:author="Juan Carlos de Alfonso Juliá" w:date="2020-04-08T15:33:00Z"/>
            </w:rPr>
          </w:rPrChange>
        </w:rPr>
      </w:pPr>
      <w:ins w:id="728" w:author="Juan Carlos de Alfonso Juliá" w:date="2020-04-08T15:33:00Z">
        <w:r w:rsidRPr="002E5974">
          <w:rPr>
            <w:rFonts w:ascii="Consolas" w:hAnsi="Consolas" w:cs="Consolas"/>
            <w:sz w:val="18"/>
            <w:szCs w:val="18"/>
            <w:rPrChange w:id="729" w:author="Juan Carlos de Alfonso Juliá" w:date="2020-04-08T15:34:00Z">
              <w:rPr/>
            </w:rPrChange>
          </w:rPr>
          <w:tab/>
          <w:t xml:space="preserve"> </w:t>
        </w:r>
        <w:proofErr w:type="spellStart"/>
        <w:r w:rsidRPr="002E5974">
          <w:rPr>
            <w:rFonts w:ascii="Consolas" w:hAnsi="Consolas" w:cs="Consolas"/>
            <w:sz w:val="18"/>
            <w:szCs w:val="18"/>
            <w:rPrChange w:id="730" w:author="Juan Carlos de Alfonso Juliá" w:date="2020-04-08T15:34:00Z">
              <w:rPr/>
            </w:rPrChange>
          </w:rPr>
          <w:t>port</w:t>
        </w:r>
        <w:proofErr w:type="spellEnd"/>
        <w:r w:rsidRPr="002E5974">
          <w:rPr>
            <w:rFonts w:ascii="Consolas" w:hAnsi="Consolas" w:cs="Consolas"/>
            <w:sz w:val="18"/>
            <w:szCs w:val="18"/>
            <w:rPrChange w:id="731" w:author="Juan Carlos de Alfonso Juliá" w:date="2020-04-08T15:34:00Z">
              <w:rPr/>
            </w:rPrChange>
          </w:rPr>
          <w:t xml:space="preserve"> = "12345";</w:t>
        </w:r>
      </w:ins>
    </w:p>
    <w:p w14:paraId="33738130" w14:textId="6AB8D24C" w:rsidR="002E5974" w:rsidRPr="002E5974" w:rsidRDefault="002E5974" w:rsidP="002E5974">
      <w:pPr>
        <w:rPr>
          <w:ins w:id="732" w:author="Juan Carlos de Alfonso Juliá" w:date="2020-04-08T15:33:00Z"/>
          <w:rFonts w:ascii="Consolas" w:hAnsi="Consolas" w:cs="Consolas"/>
          <w:sz w:val="18"/>
          <w:szCs w:val="18"/>
          <w:rPrChange w:id="733" w:author="Juan Carlos de Alfonso Juliá" w:date="2020-04-08T15:34:00Z">
            <w:rPr>
              <w:ins w:id="734" w:author="Juan Carlos de Alfonso Juliá" w:date="2020-04-08T15:33:00Z"/>
            </w:rPr>
          </w:rPrChange>
        </w:rPr>
      </w:pPr>
      <w:ins w:id="735" w:author="Juan Carlos de Alfonso Juliá" w:date="2020-04-08T15:33:00Z">
        <w:r w:rsidRPr="002E5974">
          <w:rPr>
            <w:rFonts w:ascii="Consolas" w:hAnsi="Consolas" w:cs="Consolas"/>
            <w:sz w:val="18"/>
            <w:szCs w:val="18"/>
            <w:rPrChange w:id="736" w:author="Juan Carlos de Alfonso Juliá" w:date="2020-04-08T15:34:00Z">
              <w:rPr/>
            </w:rPrChange>
          </w:rPr>
          <w:tab/>
          <w:t xml:space="preserve"> altura = 3;</w:t>
        </w:r>
      </w:ins>
    </w:p>
    <w:p w14:paraId="712FCCA0" w14:textId="4F689E00" w:rsidR="002E5974" w:rsidRPr="002E5974" w:rsidRDefault="002E5974" w:rsidP="002E5974">
      <w:pPr>
        <w:rPr>
          <w:ins w:id="737" w:author="Juan Carlos de Alfonso Juliá" w:date="2020-04-08T15:33:00Z"/>
          <w:rFonts w:ascii="Consolas" w:hAnsi="Consolas" w:cs="Consolas"/>
          <w:sz w:val="18"/>
          <w:szCs w:val="18"/>
          <w:rPrChange w:id="738" w:author="Juan Carlos de Alfonso Juliá" w:date="2020-04-08T15:34:00Z">
            <w:rPr>
              <w:ins w:id="739" w:author="Juan Carlos de Alfonso Juliá" w:date="2020-04-08T15:33:00Z"/>
            </w:rPr>
          </w:rPrChange>
        </w:rPr>
      </w:pPr>
      <w:ins w:id="740" w:author="Juan Carlos de Alfonso Juliá" w:date="2020-04-08T15:33:00Z">
        <w:r w:rsidRPr="002E5974">
          <w:rPr>
            <w:rFonts w:ascii="Consolas" w:hAnsi="Consolas" w:cs="Consolas"/>
            <w:sz w:val="18"/>
            <w:szCs w:val="18"/>
            <w:rPrChange w:id="741" w:author="Juan Carlos de Alfonso Juliá" w:date="2020-04-08T15:34:00Z">
              <w:rPr/>
            </w:rPrChange>
          </w:rPr>
          <w:tab/>
          <w:t xml:space="preserve"> </w:t>
        </w:r>
        <w:proofErr w:type="spellStart"/>
        <w:r w:rsidRPr="002E5974">
          <w:rPr>
            <w:rFonts w:ascii="Consolas" w:hAnsi="Consolas" w:cs="Consolas"/>
            <w:sz w:val="18"/>
            <w:szCs w:val="18"/>
            <w:rPrChange w:id="742" w:author="Juan Carlos de Alfonso Juliá" w:date="2020-04-08T15:34:00Z">
              <w:rPr/>
            </w:rPrChange>
          </w:rPr>
          <w:t>volverOrig</w:t>
        </w:r>
        <w:proofErr w:type="spellEnd"/>
        <w:r w:rsidRPr="002E5974">
          <w:rPr>
            <w:rFonts w:ascii="Consolas" w:hAnsi="Consolas" w:cs="Consolas"/>
            <w:sz w:val="18"/>
            <w:szCs w:val="18"/>
            <w:rPrChange w:id="743" w:author="Juan Carlos de Alfonso Juliá" w:date="2020-04-08T15:34:00Z">
              <w:rPr/>
            </w:rPrChange>
          </w:rPr>
          <w:t xml:space="preserve"> = false;</w:t>
        </w:r>
      </w:ins>
    </w:p>
    <w:p w14:paraId="51CA0D2F" w14:textId="11D8DB44" w:rsidR="002E5974" w:rsidRPr="002E5974" w:rsidRDefault="002700B8" w:rsidP="002700B8">
      <w:pPr>
        <w:rPr>
          <w:ins w:id="744" w:author="Juan Carlos de Alfonso Juliá" w:date="2020-04-08T15:33:00Z"/>
          <w:rFonts w:ascii="Consolas" w:hAnsi="Consolas" w:cs="Consolas"/>
          <w:sz w:val="18"/>
          <w:szCs w:val="18"/>
          <w:rPrChange w:id="745" w:author="Juan Carlos de Alfonso Juliá" w:date="2020-04-08T15:34:00Z">
            <w:rPr>
              <w:ins w:id="746" w:author="Juan Carlos de Alfonso Juliá" w:date="2020-04-08T15:33:00Z"/>
            </w:rPr>
          </w:rPrChange>
        </w:rPr>
      </w:pPr>
      <w:ins w:id="747" w:author="Juan Carlos de Alfonso Juliá" w:date="2020-04-08T15:39:00Z">
        <w:r>
          <w:rPr>
            <w:rFonts w:ascii="Consolas" w:hAnsi="Consolas" w:cs="Consolas"/>
            <w:sz w:val="18"/>
            <w:szCs w:val="18"/>
          </w:rPr>
          <w:t xml:space="preserve">     </w:t>
        </w:r>
      </w:ins>
      <w:ins w:id="748" w:author="Juan Carlos de Alfonso Juliá" w:date="2020-04-08T15:33:00Z">
        <w:r w:rsidR="002E5974" w:rsidRPr="002E5974">
          <w:rPr>
            <w:rFonts w:ascii="Consolas" w:hAnsi="Consolas" w:cs="Consolas"/>
            <w:sz w:val="18"/>
            <w:szCs w:val="18"/>
            <w:rPrChange w:id="749" w:author="Juan Carlos de Alfonso Juliá" w:date="2020-04-08T15:34:00Z">
              <w:rPr/>
            </w:rPrChange>
          </w:rPr>
          <w:t>}</w:t>
        </w:r>
      </w:ins>
    </w:p>
    <w:p w14:paraId="4F68B60A" w14:textId="707B7636" w:rsidR="002E5974" w:rsidRPr="002E5974" w:rsidRDefault="002700B8" w:rsidP="002E5974">
      <w:pPr>
        <w:rPr>
          <w:ins w:id="750" w:author="Juan Carlos de Alfonso Juliá" w:date="2020-04-08T15:33:00Z"/>
          <w:rFonts w:ascii="Consolas" w:hAnsi="Consolas" w:cs="Consolas"/>
          <w:sz w:val="18"/>
          <w:szCs w:val="18"/>
          <w:rPrChange w:id="751" w:author="Juan Carlos de Alfonso Juliá" w:date="2020-04-08T15:34:00Z">
            <w:rPr>
              <w:ins w:id="752" w:author="Juan Carlos de Alfonso Juliá" w:date="2020-04-08T15:33:00Z"/>
            </w:rPr>
          </w:rPrChange>
        </w:rPr>
      </w:pPr>
      <w:ins w:id="753" w:author="Juan Carlos de Alfonso Juliá" w:date="2020-04-08T15:39:00Z">
        <w:r>
          <w:rPr>
            <w:rFonts w:ascii="Consolas" w:hAnsi="Consolas" w:cs="Consolas"/>
            <w:sz w:val="18"/>
            <w:szCs w:val="18"/>
          </w:rPr>
          <w:t xml:space="preserve">     </w:t>
        </w:r>
      </w:ins>
      <w:proofErr w:type="spellStart"/>
      <w:proofErr w:type="gramStart"/>
      <w:ins w:id="754" w:author="Juan Carlos de Alfonso Juliá" w:date="2020-04-08T15:33:00Z">
        <w:r w:rsidR="002E5974" w:rsidRPr="002E5974">
          <w:rPr>
            <w:rFonts w:ascii="Consolas" w:hAnsi="Consolas" w:cs="Consolas"/>
            <w:sz w:val="18"/>
            <w:szCs w:val="18"/>
            <w:rPrChange w:id="755" w:author="Juan Carlos de Alfonso Juliá" w:date="2020-04-08T15:34:00Z">
              <w:rPr/>
            </w:rPrChange>
          </w:rPr>
          <w:t>else</w:t>
        </w:r>
        <w:proofErr w:type="spellEnd"/>
        <w:r w:rsidR="002E5974" w:rsidRPr="002E5974">
          <w:rPr>
            <w:rFonts w:ascii="Consolas" w:hAnsi="Consolas" w:cs="Consolas"/>
            <w:sz w:val="18"/>
            <w:szCs w:val="18"/>
            <w:rPrChange w:id="756" w:author="Juan Carlos de Alfonso Juliá" w:date="2020-04-08T15:34:00Z">
              <w:rPr/>
            </w:rPrChange>
          </w:rPr>
          <w:t>{</w:t>
        </w:r>
        <w:proofErr w:type="gramEnd"/>
        <w:r w:rsidR="002E5974" w:rsidRPr="002E5974">
          <w:rPr>
            <w:rFonts w:ascii="Consolas" w:hAnsi="Consolas" w:cs="Consolas"/>
            <w:sz w:val="18"/>
            <w:szCs w:val="18"/>
            <w:rPrChange w:id="757" w:author="Juan Carlos de Alfonso Juliá" w:date="2020-04-08T15:34:00Z">
              <w:rPr/>
            </w:rPrChange>
          </w:rPr>
          <w:t xml:space="preserve"> </w:t>
        </w:r>
      </w:ins>
    </w:p>
    <w:p w14:paraId="7F1C8208" w14:textId="65F784F3" w:rsidR="002E5974" w:rsidRPr="002E5974" w:rsidRDefault="002E5974" w:rsidP="002E5974">
      <w:pPr>
        <w:rPr>
          <w:ins w:id="758" w:author="Juan Carlos de Alfonso Juliá" w:date="2020-04-08T15:33:00Z"/>
          <w:rFonts w:ascii="Consolas" w:hAnsi="Consolas" w:cs="Consolas"/>
          <w:sz w:val="18"/>
          <w:szCs w:val="18"/>
          <w:rPrChange w:id="759" w:author="Juan Carlos de Alfonso Juliá" w:date="2020-04-08T15:34:00Z">
            <w:rPr>
              <w:ins w:id="760" w:author="Juan Carlos de Alfonso Juliá" w:date="2020-04-08T15:33:00Z"/>
            </w:rPr>
          </w:rPrChange>
        </w:rPr>
      </w:pPr>
      <w:ins w:id="761" w:author="Juan Carlos de Alfonso Juliá" w:date="2020-04-08T15:33:00Z">
        <w:r w:rsidRPr="002E5974">
          <w:rPr>
            <w:rFonts w:ascii="Consolas" w:hAnsi="Consolas" w:cs="Consolas"/>
            <w:sz w:val="18"/>
            <w:szCs w:val="18"/>
            <w:rPrChange w:id="762" w:author="Juan Carlos de Alfonso Juliá" w:date="2020-04-08T15:34:00Z">
              <w:rPr/>
            </w:rPrChange>
          </w:rPr>
          <w:tab/>
          <w:t xml:space="preserve"> </w:t>
        </w:r>
        <w:proofErr w:type="spellStart"/>
        <w:r w:rsidRPr="002E5974">
          <w:rPr>
            <w:rFonts w:ascii="Consolas" w:hAnsi="Consolas" w:cs="Consolas"/>
            <w:sz w:val="18"/>
            <w:szCs w:val="18"/>
            <w:rPrChange w:id="763" w:author="Juan Carlos de Alfonso Juliá" w:date="2020-04-08T15:34:00Z">
              <w:rPr/>
            </w:rPrChange>
          </w:rPr>
          <w:t>ip</w:t>
        </w:r>
        <w:proofErr w:type="spellEnd"/>
        <w:r w:rsidRPr="002E5974">
          <w:rPr>
            <w:rFonts w:ascii="Consolas" w:hAnsi="Consolas" w:cs="Consolas"/>
            <w:sz w:val="18"/>
            <w:szCs w:val="18"/>
            <w:rPrChange w:id="764" w:author="Juan Carlos de Alfonso Juliá" w:date="2020-04-08T15:34:00Z">
              <w:rPr/>
            </w:rPrChange>
          </w:rPr>
          <w:t xml:space="preserve"> = </w:t>
        </w:r>
        <w:proofErr w:type="spellStart"/>
        <w:proofErr w:type="gramStart"/>
        <w:r w:rsidRPr="002E5974">
          <w:rPr>
            <w:rFonts w:ascii="Consolas" w:hAnsi="Consolas" w:cs="Consolas"/>
            <w:sz w:val="18"/>
            <w:szCs w:val="18"/>
            <w:rPrChange w:id="765" w:author="Juan Carlos de Alfonso Juliá" w:date="2020-04-08T15:34:00Z">
              <w:rPr/>
            </w:rPrChange>
          </w:rPr>
          <w:t>ajustes.getString</w:t>
        </w:r>
        <w:proofErr w:type="spellEnd"/>
        <w:proofErr w:type="gramEnd"/>
        <w:r w:rsidRPr="002E5974">
          <w:rPr>
            <w:rFonts w:ascii="Consolas" w:hAnsi="Consolas" w:cs="Consolas"/>
            <w:sz w:val="18"/>
            <w:szCs w:val="18"/>
            <w:rPrChange w:id="766" w:author="Juan Carlos de Alfonso Juliá" w:date="2020-04-08T15:34:00Z">
              <w:rPr/>
            </w:rPrChange>
          </w:rPr>
          <w:t>("</w:t>
        </w:r>
        <w:proofErr w:type="spellStart"/>
        <w:r w:rsidRPr="002E5974">
          <w:rPr>
            <w:rFonts w:ascii="Consolas" w:hAnsi="Consolas" w:cs="Consolas"/>
            <w:sz w:val="18"/>
            <w:szCs w:val="18"/>
            <w:rPrChange w:id="767" w:author="Juan Carlos de Alfonso Juliá" w:date="2020-04-08T15:34:00Z">
              <w:rPr/>
            </w:rPrChange>
          </w:rPr>
          <w:t>ip</w:t>
        </w:r>
        <w:proofErr w:type="spellEnd"/>
        <w:r w:rsidRPr="002E5974">
          <w:rPr>
            <w:rFonts w:ascii="Consolas" w:hAnsi="Consolas" w:cs="Consolas"/>
            <w:sz w:val="18"/>
            <w:szCs w:val="18"/>
            <w:rPrChange w:id="768" w:author="Juan Carlos de Alfonso Juliá" w:date="2020-04-08T15:34:00Z">
              <w:rPr/>
            </w:rPrChange>
          </w:rPr>
          <w:t>");</w:t>
        </w:r>
      </w:ins>
    </w:p>
    <w:p w14:paraId="03B57C66" w14:textId="16F304E1" w:rsidR="002E5974" w:rsidRPr="002E5974" w:rsidRDefault="002E5974" w:rsidP="002E5974">
      <w:pPr>
        <w:rPr>
          <w:ins w:id="769" w:author="Juan Carlos de Alfonso Juliá" w:date="2020-04-08T15:33:00Z"/>
          <w:rFonts w:ascii="Consolas" w:hAnsi="Consolas" w:cs="Consolas"/>
          <w:sz w:val="18"/>
          <w:szCs w:val="18"/>
          <w:rPrChange w:id="770" w:author="Juan Carlos de Alfonso Juliá" w:date="2020-04-08T15:34:00Z">
            <w:rPr>
              <w:ins w:id="771" w:author="Juan Carlos de Alfonso Juliá" w:date="2020-04-08T15:33:00Z"/>
            </w:rPr>
          </w:rPrChange>
        </w:rPr>
      </w:pPr>
      <w:ins w:id="772" w:author="Juan Carlos de Alfonso Juliá" w:date="2020-04-08T15:33:00Z">
        <w:r w:rsidRPr="002E5974">
          <w:rPr>
            <w:rFonts w:ascii="Consolas" w:hAnsi="Consolas" w:cs="Consolas"/>
            <w:sz w:val="18"/>
            <w:szCs w:val="18"/>
            <w:rPrChange w:id="773" w:author="Juan Carlos de Alfonso Juliá" w:date="2020-04-08T15:34:00Z">
              <w:rPr/>
            </w:rPrChange>
          </w:rPr>
          <w:tab/>
          <w:t xml:space="preserve"> </w:t>
        </w:r>
        <w:proofErr w:type="spellStart"/>
        <w:r w:rsidRPr="002E5974">
          <w:rPr>
            <w:rFonts w:ascii="Consolas" w:hAnsi="Consolas" w:cs="Consolas"/>
            <w:sz w:val="18"/>
            <w:szCs w:val="18"/>
            <w:rPrChange w:id="774" w:author="Juan Carlos de Alfonso Juliá" w:date="2020-04-08T15:34:00Z">
              <w:rPr/>
            </w:rPrChange>
          </w:rPr>
          <w:t>port</w:t>
        </w:r>
        <w:proofErr w:type="spellEnd"/>
        <w:r w:rsidRPr="002E5974">
          <w:rPr>
            <w:rFonts w:ascii="Consolas" w:hAnsi="Consolas" w:cs="Consolas"/>
            <w:sz w:val="18"/>
            <w:szCs w:val="18"/>
            <w:rPrChange w:id="775" w:author="Juan Carlos de Alfonso Juliá" w:date="2020-04-08T15:34:00Z">
              <w:rPr/>
            </w:rPrChange>
          </w:rPr>
          <w:t xml:space="preserve"> = </w:t>
        </w:r>
        <w:proofErr w:type="spellStart"/>
        <w:proofErr w:type="gramStart"/>
        <w:r w:rsidRPr="002E5974">
          <w:rPr>
            <w:rFonts w:ascii="Consolas" w:hAnsi="Consolas" w:cs="Consolas"/>
            <w:sz w:val="18"/>
            <w:szCs w:val="18"/>
            <w:rPrChange w:id="776" w:author="Juan Carlos de Alfonso Juliá" w:date="2020-04-08T15:34:00Z">
              <w:rPr/>
            </w:rPrChange>
          </w:rPr>
          <w:t>ajustes.getString</w:t>
        </w:r>
        <w:proofErr w:type="spellEnd"/>
        <w:proofErr w:type="gramEnd"/>
        <w:r w:rsidRPr="002E5974">
          <w:rPr>
            <w:rFonts w:ascii="Consolas" w:hAnsi="Consolas" w:cs="Consolas"/>
            <w:sz w:val="18"/>
            <w:szCs w:val="18"/>
            <w:rPrChange w:id="777" w:author="Juan Carlos de Alfonso Juliá" w:date="2020-04-08T15:34:00Z">
              <w:rPr/>
            </w:rPrChange>
          </w:rPr>
          <w:t>("</w:t>
        </w:r>
        <w:proofErr w:type="spellStart"/>
        <w:r w:rsidRPr="002E5974">
          <w:rPr>
            <w:rFonts w:ascii="Consolas" w:hAnsi="Consolas" w:cs="Consolas"/>
            <w:sz w:val="18"/>
            <w:szCs w:val="18"/>
            <w:rPrChange w:id="778" w:author="Juan Carlos de Alfonso Juliá" w:date="2020-04-08T15:34:00Z">
              <w:rPr/>
            </w:rPrChange>
          </w:rPr>
          <w:t>port</w:t>
        </w:r>
        <w:proofErr w:type="spellEnd"/>
        <w:r w:rsidRPr="002E5974">
          <w:rPr>
            <w:rFonts w:ascii="Consolas" w:hAnsi="Consolas" w:cs="Consolas"/>
            <w:sz w:val="18"/>
            <w:szCs w:val="18"/>
            <w:rPrChange w:id="779" w:author="Juan Carlos de Alfonso Juliá" w:date="2020-04-08T15:34:00Z">
              <w:rPr/>
            </w:rPrChange>
          </w:rPr>
          <w:t>");</w:t>
        </w:r>
      </w:ins>
    </w:p>
    <w:p w14:paraId="64720289" w14:textId="040EEC41" w:rsidR="002E5974" w:rsidRPr="002E5974" w:rsidRDefault="002E5974" w:rsidP="002E5974">
      <w:pPr>
        <w:rPr>
          <w:ins w:id="780" w:author="Juan Carlos de Alfonso Juliá" w:date="2020-04-08T15:33:00Z"/>
          <w:rFonts w:ascii="Consolas" w:hAnsi="Consolas" w:cs="Consolas"/>
          <w:sz w:val="18"/>
          <w:szCs w:val="18"/>
          <w:rPrChange w:id="781" w:author="Juan Carlos de Alfonso Juliá" w:date="2020-04-08T15:34:00Z">
            <w:rPr>
              <w:ins w:id="782" w:author="Juan Carlos de Alfonso Juliá" w:date="2020-04-08T15:33:00Z"/>
            </w:rPr>
          </w:rPrChange>
        </w:rPr>
      </w:pPr>
      <w:ins w:id="783" w:author="Juan Carlos de Alfonso Juliá" w:date="2020-04-08T15:33:00Z">
        <w:r w:rsidRPr="002E5974">
          <w:rPr>
            <w:rFonts w:ascii="Consolas" w:hAnsi="Consolas" w:cs="Consolas"/>
            <w:sz w:val="18"/>
            <w:szCs w:val="18"/>
            <w:rPrChange w:id="784" w:author="Juan Carlos de Alfonso Juliá" w:date="2020-04-08T15:34:00Z">
              <w:rPr/>
            </w:rPrChange>
          </w:rPr>
          <w:tab/>
          <w:t xml:space="preserve"> altura = </w:t>
        </w:r>
        <w:proofErr w:type="spellStart"/>
        <w:proofErr w:type="gramStart"/>
        <w:r w:rsidRPr="002E5974">
          <w:rPr>
            <w:rFonts w:ascii="Consolas" w:hAnsi="Consolas" w:cs="Consolas"/>
            <w:sz w:val="18"/>
            <w:szCs w:val="18"/>
            <w:rPrChange w:id="785" w:author="Juan Carlos de Alfonso Juliá" w:date="2020-04-08T15:34:00Z">
              <w:rPr/>
            </w:rPrChange>
          </w:rPr>
          <w:t>ajustes.getDouble</w:t>
        </w:r>
        <w:proofErr w:type="spellEnd"/>
        <w:proofErr w:type="gramEnd"/>
        <w:r w:rsidRPr="002E5974">
          <w:rPr>
            <w:rFonts w:ascii="Consolas" w:hAnsi="Consolas" w:cs="Consolas"/>
            <w:sz w:val="18"/>
            <w:szCs w:val="18"/>
            <w:rPrChange w:id="786" w:author="Juan Carlos de Alfonso Juliá" w:date="2020-04-08T15:34:00Z">
              <w:rPr/>
            </w:rPrChange>
          </w:rPr>
          <w:t>("altura");</w:t>
        </w:r>
      </w:ins>
    </w:p>
    <w:p w14:paraId="04D8256E" w14:textId="11326309" w:rsidR="002E5974" w:rsidRPr="002E5974" w:rsidRDefault="002E5974" w:rsidP="002E5974">
      <w:pPr>
        <w:rPr>
          <w:ins w:id="787" w:author="Juan Carlos de Alfonso Juliá" w:date="2020-04-08T15:33:00Z"/>
          <w:rFonts w:ascii="Consolas" w:hAnsi="Consolas" w:cs="Consolas"/>
          <w:sz w:val="18"/>
          <w:szCs w:val="18"/>
          <w:rPrChange w:id="788" w:author="Juan Carlos de Alfonso Juliá" w:date="2020-04-08T15:34:00Z">
            <w:rPr>
              <w:ins w:id="789" w:author="Juan Carlos de Alfonso Juliá" w:date="2020-04-08T15:33:00Z"/>
            </w:rPr>
          </w:rPrChange>
        </w:rPr>
      </w:pPr>
      <w:ins w:id="790" w:author="Juan Carlos de Alfonso Juliá" w:date="2020-04-08T15:33:00Z">
        <w:r w:rsidRPr="002E5974">
          <w:rPr>
            <w:rFonts w:ascii="Consolas" w:hAnsi="Consolas" w:cs="Consolas"/>
            <w:sz w:val="18"/>
            <w:szCs w:val="18"/>
            <w:rPrChange w:id="791" w:author="Juan Carlos de Alfonso Juliá" w:date="2020-04-08T15:34:00Z">
              <w:rPr/>
            </w:rPrChange>
          </w:rPr>
          <w:tab/>
          <w:t xml:space="preserve"> </w:t>
        </w:r>
        <w:proofErr w:type="spellStart"/>
        <w:r w:rsidRPr="002E5974">
          <w:rPr>
            <w:rFonts w:ascii="Consolas" w:hAnsi="Consolas" w:cs="Consolas"/>
            <w:sz w:val="18"/>
            <w:szCs w:val="18"/>
            <w:rPrChange w:id="792" w:author="Juan Carlos de Alfonso Juliá" w:date="2020-04-08T15:34:00Z">
              <w:rPr/>
            </w:rPrChange>
          </w:rPr>
          <w:t>volverOrig</w:t>
        </w:r>
        <w:proofErr w:type="spellEnd"/>
        <w:r w:rsidRPr="002E5974">
          <w:rPr>
            <w:rFonts w:ascii="Consolas" w:hAnsi="Consolas" w:cs="Consolas"/>
            <w:sz w:val="18"/>
            <w:szCs w:val="18"/>
            <w:rPrChange w:id="793" w:author="Juan Carlos de Alfonso Juliá" w:date="2020-04-08T15:34:00Z">
              <w:rPr/>
            </w:rPrChange>
          </w:rPr>
          <w:t xml:space="preserve"> = </w:t>
        </w:r>
        <w:proofErr w:type="spellStart"/>
        <w:proofErr w:type="gramStart"/>
        <w:r w:rsidRPr="002E5974">
          <w:rPr>
            <w:rFonts w:ascii="Consolas" w:hAnsi="Consolas" w:cs="Consolas"/>
            <w:sz w:val="18"/>
            <w:szCs w:val="18"/>
            <w:rPrChange w:id="794" w:author="Juan Carlos de Alfonso Juliá" w:date="2020-04-08T15:34:00Z">
              <w:rPr/>
            </w:rPrChange>
          </w:rPr>
          <w:t>ajustes.getBoolean</w:t>
        </w:r>
        <w:proofErr w:type="spellEnd"/>
        <w:proofErr w:type="gramEnd"/>
        <w:r w:rsidRPr="002E5974">
          <w:rPr>
            <w:rFonts w:ascii="Consolas" w:hAnsi="Consolas" w:cs="Consolas"/>
            <w:sz w:val="18"/>
            <w:szCs w:val="18"/>
            <w:rPrChange w:id="795" w:author="Juan Carlos de Alfonso Juliá" w:date="2020-04-08T15:34:00Z">
              <w:rPr/>
            </w:rPrChange>
          </w:rPr>
          <w:t>("</w:t>
        </w:r>
        <w:proofErr w:type="spellStart"/>
        <w:r w:rsidRPr="002E5974">
          <w:rPr>
            <w:rFonts w:ascii="Consolas" w:hAnsi="Consolas" w:cs="Consolas"/>
            <w:sz w:val="18"/>
            <w:szCs w:val="18"/>
            <w:rPrChange w:id="796" w:author="Juan Carlos de Alfonso Juliá" w:date="2020-04-08T15:34:00Z">
              <w:rPr/>
            </w:rPrChange>
          </w:rPr>
          <w:t>volverOrig</w:t>
        </w:r>
        <w:proofErr w:type="spellEnd"/>
        <w:r w:rsidRPr="002E5974">
          <w:rPr>
            <w:rFonts w:ascii="Consolas" w:hAnsi="Consolas" w:cs="Consolas"/>
            <w:sz w:val="18"/>
            <w:szCs w:val="18"/>
            <w:rPrChange w:id="797" w:author="Juan Carlos de Alfonso Juliá" w:date="2020-04-08T15:34:00Z">
              <w:rPr/>
            </w:rPrChange>
          </w:rPr>
          <w:t>");</w:t>
        </w:r>
      </w:ins>
    </w:p>
    <w:p w14:paraId="6DD0F4BB" w14:textId="2678DCAB" w:rsidR="00523820" w:rsidRDefault="002700B8" w:rsidP="002E5974">
      <w:pPr>
        <w:rPr>
          <w:ins w:id="798" w:author="Juan Carlos de Alfonso Juliá" w:date="2020-04-08T15:34:00Z"/>
          <w:rFonts w:ascii="Consolas" w:hAnsi="Consolas" w:cs="Consolas"/>
          <w:sz w:val="18"/>
          <w:szCs w:val="18"/>
        </w:rPr>
      </w:pPr>
      <w:ins w:id="799" w:author="Juan Carlos de Alfonso Juliá" w:date="2020-04-08T15:39:00Z">
        <w:r>
          <w:rPr>
            <w:rFonts w:ascii="Consolas" w:hAnsi="Consolas" w:cs="Consolas"/>
            <w:sz w:val="18"/>
            <w:szCs w:val="18"/>
          </w:rPr>
          <w:t xml:space="preserve">      </w:t>
        </w:r>
      </w:ins>
      <w:ins w:id="800" w:author="Juan Carlos de Alfonso Juliá" w:date="2020-04-08T15:33:00Z">
        <w:r w:rsidR="002E5974" w:rsidRPr="002E5974">
          <w:rPr>
            <w:rFonts w:ascii="Consolas" w:hAnsi="Consolas" w:cs="Consolas"/>
            <w:sz w:val="18"/>
            <w:szCs w:val="18"/>
            <w:rPrChange w:id="801" w:author="Juan Carlos de Alfonso Juliá" w:date="2020-04-08T15:34:00Z">
              <w:rPr/>
            </w:rPrChange>
          </w:rPr>
          <w:t>}</w:t>
        </w:r>
      </w:ins>
    </w:p>
    <w:p w14:paraId="0598B037" w14:textId="4DACD265" w:rsidR="002E5974" w:rsidRDefault="002E5974" w:rsidP="002E5974">
      <w:pPr>
        <w:rPr>
          <w:ins w:id="802" w:author="Juan Carlos de Alfonso Juliá" w:date="2020-04-08T15:34:00Z"/>
          <w:rFonts w:ascii="Consolas" w:hAnsi="Consolas" w:cs="Consolas"/>
          <w:sz w:val="18"/>
          <w:szCs w:val="18"/>
        </w:rPr>
      </w:pPr>
    </w:p>
    <w:p w14:paraId="7A10512B" w14:textId="77777777" w:rsidR="002E5974" w:rsidRPr="002E5974" w:rsidRDefault="002E5974" w:rsidP="002E5974">
      <w:pPr>
        <w:rPr>
          <w:rFonts w:ascii="Consolas" w:hAnsi="Consolas" w:cs="Consolas"/>
          <w:sz w:val="18"/>
          <w:szCs w:val="18"/>
          <w:rPrChange w:id="803" w:author="Juan Carlos de Alfonso Juliá" w:date="2020-04-08T15:34:00Z">
            <w:rPr/>
          </w:rPrChange>
        </w:rPr>
      </w:pPr>
    </w:p>
    <w:p w14:paraId="1E51F96E" w14:textId="2A1F7185" w:rsidR="0003545C" w:rsidRDefault="00523820" w:rsidP="00E63A5A">
      <w:pPr>
        <w:rPr>
          <w:ins w:id="804" w:author="Juan Carlos de Alfonso Juliá" w:date="2020-04-08T15:27:00Z"/>
        </w:rPr>
      </w:pPr>
      <w:ins w:id="805" w:author="Juan Carlos de Alfonso Juliá" w:date="2020-04-08T15:26:00Z">
        <w:r>
          <w:t xml:space="preserve">En donde si el </w:t>
        </w:r>
        <w:proofErr w:type="spellStart"/>
        <w:r>
          <w:t>intent</w:t>
        </w:r>
        <w:proofErr w:type="spellEnd"/>
        <w:r>
          <w:t xml:space="preserve"> ajustes mencionado anteriormente es nulo, significa que no hemos cambiado ningún ajuste y podemos mantener los que teníamos por defecto, en caso contrario usando el </w:t>
        </w:r>
      </w:ins>
      <w:ins w:id="806" w:author="Juan Carlos de Alfonso Juliá" w:date="2020-04-08T15:27:00Z">
        <w:r>
          <w:t xml:space="preserve">método </w:t>
        </w:r>
        <w:proofErr w:type="spellStart"/>
        <w:r>
          <w:t>get</w:t>
        </w:r>
        <w:proofErr w:type="spellEnd"/>
        <w:r>
          <w:t xml:space="preserve"> podemos leer los datos nuevos y </w:t>
        </w:r>
        <w:proofErr w:type="spellStart"/>
        <w:r>
          <w:t>sobreescribirlos</w:t>
        </w:r>
        <w:proofErr w:type="spellEnd"/>
        <w:r>
          <w:t>.</w:t>
        </w:r>
      </w:ins>
    </w:p>
    <w:p w14:paraId="1352C978" w14:textId="6A07C560" w:rsidR="00523820" w:rsidRDefault="00523820" w:rsidP="00E63A5A">
      <w:pPr>
        <w:rPr>
          <w:ins w:id="807" w:author="Juan Carlos de Alfonso Juliá" w:date="2020-04-08T15:27:00Z"/>
        </w:rPr>
      </w:pPr>
    </w:p>
    <w:p w14:paraId="472BEA56" w14:textId="26780773" w:rsidR="00523820" w:rsidRDefault="00A12F0A" w:rsidP="00E63A5A">
      <w:ins w:id="808" w:author="Juan Carlos de Alfonso Juliá" w:date="2020-04-08T15:27:00Z">
        <w:r>
          <w:t>Los métodos</w:t>
        </w:r>
      </w:ins>
      <w:ins w:id="809" w:author="Juan Carlos de Alfonso Juliá" w:date="2020-04-08T15:28:00Z">
        <w:r>
          <w:t xml:space="preserve"> no se van a explicar en profundidad dado que como se ha mencionado son meros </w:t>
        </w:r>
        <w:proofErr w:type="spellStart"/>
        <w:r>
          <w:t>listeners</w:t>
        </w:r>
        <w:proofErr w:type="spellEnd"/>
        <w:r>
          <w:t xml:space="preserve"> que al llamar al método </w:t>
        </w:r>
        <w:proofErr w:type="spellStart"/>
        <w:r>
          <w:t>startActivity</w:t>
        </w:r>
        <w:proofErr w:type="spellEnd"/>
        <w:r>
          <w:t xml:space="preserve"> crean una nueva vista pasando si es necesario la información de los ajustes.</w:t>
        </w:r>
      </w:ins>
    </w:p>
    <w:p w14:paraId="49DAA2DD" w14:textId="77777777" w:rsidR="0003545C" w:rsidRDefault="0003545C" w:rsidP="00E63A5A"/>
    <w:p w14:paraId="63A6D113" w14:textId="77777777" w:rsidR="0003545C" w:rsidRDefault="0003545C" w:rsidP="00E63A5A"/>
    <w:p w14:paraId="11AFA91C" w14:textId="77777777" w:rsidR="0003545C" w:rsidRDefault="0003545C" w:rsidP="00E63A5A">
      <w:r>
        <w:t xml:space="preserve"> </w:t>
      </w:r>
    </w:p>
    <w:p w14:paraId="1AF75D88" w14:textId="240AE9DD" w:rsidR="00AE2F4E" w:rsidRDefault="00AE2F4E" w:rsidP="00E63A5A">
      <w:pPr>
        <w:rPr>
          <w:ins w:id="810" w:author="Juan Carlos de Alfonso Juliá" w:date="2020-04-08T15:28:00Z"/>
        </w:rPr>
      </w:pPr>
      <w:del w:id="811" w:author="Juan Carlos de Alfonso Juliá" w:date="2020-04-08T20:37:00Z">
        <w:r w:rsidDel="00D91E41">
          <w:delText>Java//</w:delText>
        </w:r>
      </w:del>
      <w:r>
        <w:t>VueloActivity</w:t>
      </w:r>
      <w:ins w:id="812" w:author="Juan Carlos de Alfonso Juliá" w:date="2020-04-08T15:28:00Z">
        <w:r w:rsidR="00A12F0A">
          <w:t>_Map</w:t>
        </w:r>
      </w:ins>
      <w:r>
        <w:t>.java</w:t>
      </w:r>
    </w:p>
    <w:p w14:paraId="3768D286" w14:textId="2E99DF59" w:rsidR="00A12F0A" w:rsidRDefault="00A12F0A" w:rsidP="00E63A5A">
      <w:pPr>
        <w:rPr>
          <w:ins w:id="813" w:author="Juan Carlos de Alfonso Juliá" w:date="2020-04-08T20:00:00Z"/>
        </w:rPr>
      </w:pPr>
    </w:p>
    <w:p w14:paraId="601A29F4" w14:textId="5FBFEF88" w:rsidR="000A4680" w:rsidRDefault="000A4680" w:rsidP="00E63A5A">
      <w:pPr>
        <w:rPr>
          <w:ins w:id="814" w:author="Juan Carlos de Alfonso Juliá" w:date="2020-04-08T20:01:00Z"/>
        </w:rPr>
      </w:pPr>
      <w:ins w:id="815" w:author="Juan Carlos de Alfonso Juliá" w:date="2020-04-08T20:00:00Z">
        <w:r>
          <w:t xml:space="preserve">Esta clase es la encargada de crear el mapa usado para el </w:t>
        </w:r>
        <w:proofErr w:type="gramStart"/>
        <w:r>
          <w:t>recorrido</w:t>
        </w:r>
        <w:proofErr w:type="gramEnd"/>
        <w:r>
          <w:t xml:space="preserve"> así como de tr</w:t>
        </w:r>
      </w:ins>
      <w:ins w:id="816" w:author="Juan Carlos de Alfonso Juliá" w:date="2020-04-08T20:01:00Z">
        <w:r>
          <w:t>atar las pulsaciones en dicho mapa por lo que es la clase más compleja dentro del dominio de la aplicación.</w:t>
        </w:r>
      </w:ins>
    </w:p>
    <w:p w14:paraId="61550D0B" w14:textId="16E25AA1" w:rsidR="000A4680" w:rsidRDefault="000A4680" w:rsidP="00E63A5A">
      <w:pPr>
        <w:rPr>
          <w:ins w:id="817" w:author="Juan Carlos de Alfonso Juliá" w:date="2020-04-08T20:01:00Z"/>
        </w:rPr>
      </w:pPr>
    </w:p>
    <w:p w14:paraId="04BBA118" w14:textId="7F4793FF" w:rsidR="000A4680" w:rsidRDefault="000A4680" w:rsidP="00E63A5A">
      <w:pPr>
        <w:rPr>
          <w:ins w:id="818" w:author="Juan Carlos de Alfonso Juliá" w:date="2020-04-08T20:00:00Z"/>
        </w:rPr>
      </w:pPr>
      <w:ins w:id="819" w:author="Juan Carlos de Alfonso Juliá" w:date="2020-04-08T20:01:00Z">
        <w:r>
          <w:t>La clase lleva una serie de v</w:t>
        </w:r>
      </w:ins>
      <w:ins w:id="820" w:author="Juan Carlos de Alfonso Juliá" w:date="2020-04-08T20:02:00Z">
        <w:r>
          <w:t xml:space="preserve">ariables generales entre las que por su importancia destacan la lista de latitudes y </w:t>
        </w:r>
        <w:proofErr w:type="gramStart"/>
        <w:r>
          <w:t>longitudes</w:t>
        </w:r>
        <w:proofErr w:type="gramEnd"/>
        <w:r>
          <w:t xml:space="preserve"> así como el gestor de ubicación explicado a continuación.</w:t>
        </w:r>
      </w:ins>
    </w:p>
    <w:p w14:paraId="04AE5259" w14:textId="7805A16F" w:rsidR="000A4680" w:rsidRDefault="000A4680" w:rsidP="00E63A5A">
      <w:pPr>
        <w:rPr>
          <w:ins w:id="821" w:author="Juan Carlos de Alfonso Juliá" w:date="2020-04-08T20:02:00Z"/>
        </w:rPr>
      </w:pPr>
    </w:p>
    <w:p w14:paraId="0B0F0CA6" w14:textId="7ECCD8C9" w:rsidR="000A4680" w:rsidRDefault="000A4680" w:rsidP="00E63A5A">
      <w:pPr>
        <w:rPr>
          <w:ins w:id="822" w:author="Juan Carlos de Alfonso Juliá" w:date="2020-04-08T20:04:00Z"/>
        </w:rPr>
      </w:pPr>
      <w:ins w:id="823" w:author="Juan Carlos de Alfonso Juliá" w:date="2020-04-08T20:03:00Z">
        <w:r>
          <w:t xml:space="preserve">El primer proceso llevado a cabo en la clase es dentro del método </w:t>
        </w:r>
        <w:proofErr w:type="spellStart"/>
        <w:r>
          <w:t>onCreate</w:t>
        </w:r>
        <w:proofErr w:type="spellEnd"/>
        <w:r>
          <w:t xml:space="preserve"> la </w:t>
        </w:r>
      </w:ins>
      <w:ins w:id="824" w:author="Juan Carlos de Alfonso Juliá" w:date="2020-04-08T20:04:00Z">
        <w:r>
          <w:t>creación de un fragmento que sea capaz de leer la ubicación actual del teléfono para centrar el mapa en dicho punto.</w:t>
        </w:r>
      </w:ins>
    </w:p>
    <w:p w14:paraId="13A5A337" w14:textId="547322C3" w:rsidR="000A4680" w:rsidRDefault="000A4680" w:rsidP="00E63A5A">
      <w:pPr>
        <w:rPr>
          <w:ins w:id="825" w:author="Juan Carlos de Alfonso Juliá" w:date="2020-04-08T20:04:00Z"/>
        </w:rPr>
      </w:pPr>
    </w:p>
    <w:p w14:paraId="47B84C61" w14:textId="77777777" w:rsidR="000A4680" w:rsidRDefault="000A4680" w:rsidP="000A4680">
      <w:pPr>
        <w:pStyle w:val="code"/>
        <w:rPr>
          <w:ins w:id="826" w:author="Juan Carlos de Alfonso Juliá" w:date="2020-04-08T20:05:00Z"/>
        </w:rPr>
        <w:pPrChange w:id="827" w:author="Juan Carlos de Alfonso Juliá" w:date="2020-04-08T20:05:00Z">
          <w:pPr/>
        </w:pPrChange>
      </w:pPr>
      <w:ins w:id="828" w:author="Juan Carlos de Alfonso Juliá" w:date="2020-04-08T20:05:00Z">
        <w:r>
          <w:t xml:space="preserve">        </w:t>
        </w:r>
        <w:proofErr w:type="spellStart"/>
        <w:r>
          <w:t>if</w:t>
        </w:r>
        <w:proofErr w:type="spellEnd"/>
        <w:r>
          <w:t xml:space="preserve"> (</w:t>
        </w:r>
        <w:proofErr w:type="spellStart"/>
        <w:proofErr w:type="gramStart"/>
        <w:r>
          <w:t>checkSelfPermission</w:t>
        </w:r>
        <w:proofErr w:type="spellEnd"/>
        <w:r>
          <w:t>(</w:t>
        </w:r>
        <w:proofErr w:type="spellStart"/>
        <w:proofErr w:type="gramEnd"/>
        <w:r>
          <w:t>Manifest.permission.ACCESS_FINE_LOCATION</w:t>
        </w:r>
        <w:proofErr w:type="spellEnd"/>
        <w:r>
          <w:t xml:space="preserve">) != </w:t>
        </w:r>
        <w:proofErr w:type="spellStart"/>
        <w:r>
          <w:t>PackageManager.PERMISSION_GRANTED</w:t>
        </w:r>
        <w:proofErr w:type="spellEnd"/>
      </w:ins>
    </w:p>
    <w:p w14:paraId="04570DD8" w14:textId="77777777" w:rsidR="000A4680" w:rsidRDefault="000A4680" w:rsidP="000A4680">
      <w:pPr>
        <w:pStyle w:val="code"/>
        <w:rPr>
          <w:ins w:id="829" w:author="Juan Carlos de Alfonso Juliá" w:date="2020-04-08T20:05:00Z"/>
        </w:rPr>
        <w:pPrChange w:id="830" w:author="Juan Carlos de Alfonso Juliá" w:date="2020-04-08T20:05:00Z">
          <w:pPr/>
        </w:pPrChange>
      </w:pPr>
      <w:ins w:id="831" w:author="Juan Carlos de Alfonso Juliá" w:date="2020-04-08T20:05:00Z">
        <w:r>
          <w:t xml:space="preserve">                &amp;&amp; </w:t>
        </w:r>
        <w:proofErr w:type="spellStart"/>
        <w:proofErr w:type="gramStart"/>
        <w:r>
          <w:t>checkSelfPermission</w:t>
        </w:r>
        <w:proofErr w:type="spellEnd"/>
        <w:r>
          <w:t>(</w:t>
        </w:r>
        <w:proofErr w:type="spellStart"/>
        <w:proofErr w:type="gramEnd"/>
        <w:r>
          <w:t>Manifest.permission.ACCESS_COARSE_LOCATION</w:t>
        </w:r>
        <w:proofErr w:type="spellEnd"/>
        <w:r>
          <w:t xml:space="preserve">) != </w:t>
        </w:r>
        <w:proofErr w:type="spellStart"/>
        <w:r>
          <w:t>PackageManager.PERMISSION_GRANTED</w:t>
        </w:r>
        <w:proofErr w:type="spellEnd"/>
        <w:r>
          <w:t>) {</w:t>
        </w:r>
      </w:ins>
    </w:p>
    <w:p w14:paraId="1ABABA76" w14:textId="77777777" w:rsidR="000A4680" w:rsidRDefault="000A4680" w:rsidP="000A4680">
      <w:pPr>
        <w:pStyle w:val="code"/>
        <w:rPr>
          <w:ins w:id="832" w:author="Juan Carlos de Alfonso Juliá" w:date="2020-04-08T20:05:00Z"/>
        </w:rPr>
        <w:pPrChange w:id="833" w:author="Juan Carlos de Alfonso Juliá" w:date="2020-04-08T20:05:00Z">
          <w:pPr/>
        </w:pPrChange>
      </w:pPr>
      <w:ins w:id="834" w:author="Juan Carlos de Alfonso Juliá" w:date="2020-04-08T20:05:00Z">
        <w:r>
          <w:t xml:space="preserve">            </w:t>
        </w:r>
        <w:proofErr w:type="spellStart"/>
        <w:r>
          <w:t>Log.e</w:t>
        </w:r>
        <w:proofErr w:type="spellEnd"/>
        <w:r>
          <w:t>("</w:t>
        </w:r>
        <w:proofErr w:type="spellStart"/>
        <w:r>
          <w:t>errorUbicacion</w:t>
        </w:r>
        <w:proofErr w:type="spellEnd"/>
        <w:r>
          <w:t xml:space="preserve">", "no se ha podido obtener la </w:t>
        </w:r>
        <w:proofErr w:type="spellStart"/>
        <w:r>
          <w:t>ubicacion</w:t>
        </w:r>
        <w:proofErr w:type="spellEnd"/>
        <w:r>
          <w:t>");</w:t>
        </w:r>
      </w:ins>
    </w:p>
    <w:p w14:paraId="0890140B" w14:textId="77777777" w:rsidR="000A4680" w:rsidRDefault="000A4680" w:rsidP="000A4680">
      <w:pPr>
        <w:pStyle w:val="code"/>
        <w:rPr>
          <w:ins w:id="835" w:author="Juan Carlos de Alfonso Juliá" w:date="2020-04-08T20:05:00Z"/>
        </w:rPr>
        <w:pPrChange w:id="836" w:author="Juan Carlos de Alfonso Juliá" w:date="2020-04-08T20:05:00Z">
          <w:pPr/>
        </w:pPrChange>
      </w:pPr>
      <w:ins w:id="837" w:author="Juan Carlos de Alfonso Juliá" w:date="2020-04-08T20:05:00Z">
        <w:r>
          <w:t xml:space="preserve">            </w:t>
        </w:r>
        <w:proofErr w:type="spellStart"/>
        <w:r>
          <w:t>return</w:t>
        </w:r>
        <w:proofErr w:type="spellEnd"/>
        <w:r>
          <w:t>;</w:t>
        </w:r>
      </w:ins>
    </w:p>
    <w:p w14:paraId="1A5D8EF0" w14:textId="77777777" w:rsidR="000A4680" w:rsidRDefault="000A4680" w:rsidP="000A4680">
      <w:pPr>
        <w:pStyle w:val="code"/>
        <w:rPr>
          <w:ins w:id="838" w:author="Juan Carlos de Alfonso Juliá" w:date="2020-04-08T20:05:00Z"/>
        </w:rPr>
        <w:pPrChange w:id="839" w:author="Juan Carlos de Alfonso Juliá" w:date="2020-04-08T20:05:00Z">
          <w:pPr/>
        </w:pPrChange>
      </w:pPr>
      <w:ins w:id="840" w:author="Juan Carlos de Alfonso Juliá" w:date="2020-04-08T20:05:00Z">
        <w:r>
          <w:t xml:space="preserve">        }</w:t>
        </w:r>
      </w:ins>
    </w:p>
    <w:p w14:paraId="124155B9" w14:textId="77777777" w:rsidR="000A4680" w:rsidRDefault="000A4680" w:rsidP="000A4680">
      <w:pPr>
        <w:pStyle w:val="code"/>
        <w:rPr>
          <w:ins w:id="841" w:author="Juan Carlos de Alfonso Juliá" w:date="2020-04-08T20:05:00Z"/>
        </w:rPr>
        <w:pPrChange w:id="842" w:author="Juan Carlos de Alfonso Juliá" w:date="2020-04-08T20:05:00Z">
          <w:pPr/>
        </w:pPrChange>
      </w:pPr>
    </w:p>
    <w:p w14:paraId="6F824716" w14:textId="77777777" w:rsidR="000A4680" w:rsidRDefault="000A4680" w:rsidP="000A4680">
      <w:pPr>
        <w:pStyle w:val="code"/>
        <w:rPr>
          <w:ins w:id="843" w:author="Juan Carlos de Alfonso Juliá" w:date="2020-04-08T20:05:00Z"/>
        </w:rPr>
        <w:pPrChange w:id="844" w:author="Juan Carlos de Alfonso Juliá" w:date="2020-04-08T20:05:00Z">
          <w:pPr/>
        </w:pPrChange>
      </w:pPr>
      <w:ins w:id="845" w:author="Juan Carlos de Alfonso Juliá" w:date="2020-04-08T20:05:00Z">
        <w:r>
          <w:t xml:space="preserve">        //leemos la ultima </w:t>
        </w:r>
        <w:proofErr w:type="spellStart"/>
        <w:r>
          <w:t>ubicacion</w:t>
        </w:r>
        <w:proofErr w:type="spellEnd"/>
        <w:r>
          <w:t xml:space="preserve"> conocida</w:t>
        </w:r>
      </w:ins>
    </w:p>
    <w:p w14:paraId="73EE0FA0" w14:textId="77777777" w:rsidR="000A4680" w:rsidRDefault="000A4680" w:rsidP="000A4680">
      <w:pPr>
        <w:pStyle w:val="code"/>
        <w:rPr>
          <w:ins w:id="846" w:author="Juan Carlos de Alfonso Juliá" w:date="2020-04-08T20:05:00Z"/>
        </w:rPr>
        <w:pPrChange w:id="847" w:author="Juan Carlos de Alfonso Juliá" w:date="2020-04-08T20:05:00Z">
          <w:pPr/>
        </w:pPrChange>
      </w:pPr>
      <w:ins w:id="848" w:author="Juan Carlos de Alfonso Juliá" w:date="2020-04-08T20:05:00Z">
        <w:r>
          <w:t xml:space="preserve">        </w:t>
        </w:r>
        <w:proofErr w:type="spellStart"/>
        <w:r>
          <w:t>Location</w:t>
        </w:r>
        <w:proofErr w:type="spellEnd"/>
        <w:r>
          <w:t xml:space="preserve"> </w:t>
        </w:r>
        <w:proofErr w:type="spellStart"/>
        <w:r>
          <w:t>location</w:t>
        </w:r>
        <w:proofErr w:type="spellEnd"/>
        <w:r>
          <w:t xml:space="preserve"> = locationManager.getLastKnownLocation(locationManager.NETWORK_PROVIDER);</w:t>
        </w:r>
      </w:ins>
    </w:p>
    <w:p w14:paraId="0EDA580D" w14:textId="77777777" w:rsidR="000A4680" w:rsidRDefault="000A4680" w:rsidP="000A4680">
      <w:pPr>
        <w:pStyle w:val="code"/>
        <w:rPr>
          <w:ins w:id="849" w:author="Juan Carlos de Alfonso Juliá" w:date="2020-04-08T20:05:00Z"/>
        </w:rPr>
        <w:pPrChange w:id="850" w:author="Juan Carlos de Alfonso Juliá" w:date="2020-04-08T20:05:00Z">
          <w:pPr/>
        </w:pPrChange>
      </w:pPr>
    </w:p>
    <w:p w14:paraId="60096C01" w14:textId="6970A5FD" w:rsidR="000A4680" w:rsidRDefault="000A4680" w:rsidP="000A4680">
      <w:pPr>
        <w:pStyle w:val="code"/>
        <w:rPr>
          <w:ins w:id="851" w:author="Juan Carlos de Alfonso Juliá" w:date="2020-04-08T20:00:00Z"/>
        </w:rPr>
        <w:pPrChange w:id="852" w:author="Juan Carlos de Alfonso Juliá" w:date="2020-04-08T20:05:00Z">
          <w:pPr/>
        </w:pPrChange>
      </w:pPr>
      <w:ins w:id="853" w:author="Juan Carlos de Alfonso Juliá" w:date="2020-04-08T20:05:00Z">
        <w:r>
          <w:t xml:space="preserve">        </w:t>
        </w:r>
        <w:proofErr w:type="spellStart"/>
        <w:r>
          <w:t>onLocationChanged</w:t>
        </w:r>
        <w:proofErr w:type="spellEnd"/>
        <w:r>
          <w:t>(</w:t>
        </w:r>
        <w:proofErr w:type="spellStart"/>
        <w:r>
          <w:t>location</w:t>
        </w:r>
        <w:proofErr w:type="spellEnd"/>
        <w:r>
          <w:t>);</w:t>
        </w:r>
      </w:ins>
    </w:p>
    <w:p w14:paraId="2D52B56F" w14:textId="77777777" w:rsidR="000A4680" w:rsidRDefault="000A4680" w:rsidP="00E63A5A">
      <w:pPr>
        <w:rPr>
          <w:ins w:id="854" w:author="Juan Carlos de Alfonso Juliá" w:date="2020-04-08T20:00:00Z"/>
        </w:rPr>
      </w:pPr>
    </w:p>
    <w:p w14:paraId="24143999" w14:textId="36F274EE" w:rsidR="000A4680" w:rsidRDefault="000A4680" w:rsidP="00E63A5A">
      <w:pPr>
        <w:rPr>
          <w:ins w:id="855" w:author="Juan Carlos de Alfonso Juliá" w:date="2020-04-08T20:00:00Z"/>
        </w:rPr>
      </w:pPr>
    </w:p>
    <w:p w14:paraId="0E7C99D8" w14:textId="219CCEC0" w:rsidR="000A4680" w:rsidRDefault="000A4680" w:rsidP="00E63A5A">
      <w:pPr>
        <w:rPr>
          <w:ins w:id="856" w:author="Juan Carlos de Alfonso Juliá" w:date="2020-04-08T20:05:00Z"/>
        </w:rPr>
      </w:pPr>
    </w:p>
    <w:p w14:paraId="465C4DB1" w14:textId="5517CFAE" w:rsidR="000A4680" w:rsidRDefault="000A4680" w:rsidP="00E63A5A">
      <w:pPr>
        <w:rPr>
          <w:ins w:id="857" w:author="Juan Carlos de Alfonso Juliá" w:date="2020-04-08T20:07:00Z"/>
        </w:rPr>
      </w:pPr>
      <w:ins w:id="858" w:author="Juan Carlos de Alfonso Juliá" w:date="2020-04-08T20:05:00Z">
        <w:r>
          <w:t>El código para realiza</w:t>
        </w:r>
      </w:ins>
      <w:ins w:id="859" w:author="Juan Carlos de Alfonso Juliá" w:date="2020-04-08T20:06:00Z">
        <w:r>
          <w:t xml:space="preserve">r la acción comienza con unas comprobaciones obligadas por Android para comprobar que se han concedido los permisos necesarios a la app, a </w:t>
        </w:r>
        <w:proofErr w:type="gramStart"/>
        <w:r>
          <w:lastRenderedPageBreak/>
          <w:t>continuación</w:t>
        </w:r>
        <w:proofErr w:type="gramEnd"/>
        <w:r>
          <w:t xml:space="preserve"> leemos la última ubicación conocida con el método </w:t>
        </w:r>
        <w:proofErr w:type="spellStart"/>
        <w:r>
          <w:t>getLastKnowLocation</w:t>
        </w:r>
      </w:ins>
      <w:proofErr w:type="spellEnd"/>
      <w:ins w:id="860" w:author="Juan Carlos de Alfonso Juliá" w:date="2020-04-08T20:07:00Z">
        <w:r>
          <w:t xml:space="preserve"> y actualizamos la ubicación.</w:t>
        </w:r>
      </w:ins>
    </w:p>
    <w:p w14:paraId="0D871E68" w14:textId="13A6273E" w:rsidR="000A4680" w:rsidRDefault="000A4680" w:rsidP="00E63A5A">
      <w:pPr>
        <w:rPr>
          <w:ins w:id="861" w:author="Juan Carlos de Alfonso Juliá" w:date="2020-04-08T20:07:00Z"/>
        </w:rPr>
      </w:pPr>
    </w:p>
    <w:p w14:paraId="683C367C" w14:textId="546E0BC3" w:rsidR="000A4680" w:rsidRDefault="000A4680" w:rsidP="00E63A5A">
      <w:pPr>
        <w:rPr>
          <w:ins w:id="862" w:author="Juan Carlos de Alfonso Juliá" w:date="2020-04-08T20:10:00Z"/>
        </w:rPr>
      </w:pPr>
      <w:ins w:id="863" w:author="Juan Carlos de Alfonso Juliá" w:date="2020-04-08T20:09:00Z">
        <w:r>
          <w:t>Una vez conocida la ubicación creamos el mapa en el siguiente fragmento</w:t>
        </w:r>
      </w:ins>
      <w:ins w:id="864" w:author="Juan Carlos de Alfonso Juliá" w:date="2020-04-08T20:10:00Z">
        <w:r>
          <w:t>:</w:t>
        </w:r>
      </w:ins>
    </w:p>
    <w:p w14:paraId="1CC60BFD" w14:textId="74C69BB5" w:rsidR="000A4680" w:rsidRDefault="000A4680" w:rsidP="00E63A5A">
      <w:pPr>
        <w:rPr>
          <w:ins w:id="865" w:author="Juan Carlos de Alfonso Juliá" w:date="2020-04-08T20:10:00Z"/>
        </w:rPr>
      </w:pPr>
    </w:p>
    <w:p w14:paraId="197BCF91" w14:textId="77777777" w:rsidR="000A4680" w:rsidRDefault="000A4680" w:rsidP="000A4680">
      <w:pPr>
        <w:pStyle w:val="code"/>
        <w:rPr>
          <w:ins w:id="866" w:author="Juan Carlos de Alfonso Juliá" w:date="2020-04-08T20:10:00Z"/>
        </w:rPr>
        <w:pPrChange w:id="867" w:author="Juan Carlos de Alfonso Juliá" w:date="2020-04-08T20:10:00Z">
          <w:pPr/>
        </w:pPrChange>
      </w:pPr>
      <w:proofErr w:type="spellStart"/>
      <w:ins w:id="868" w:author="Juan Carlos de Alfonso Juliá" w:date="2020-04-08T20:10:00Z">
        <w:r>
          <w:t>mapFragment</w:t>
        </w:r>
        <w:proofErr w:type="spellEnd"/>
        <w:r>
          <w:t xml:space="preserve"> = (</w:t>
        </w:r>
        <w:proofErr w:type="spellStart"/>
        <w:r>
          <w:t>MapFragment</w:t>
        </w:r>
        <w:proofErr w:type="spellEnd"/>
        <w:r>
          <w:t xml:space="preserve">) </w:t>
        </w:r>
        <w:proofErr w:type="spellStart"/>
        <w:r>
          <w:t>getFragmentManager</w:t>
        </w:r>
        <w:proofErr w:type="spellEnd"/>
        <w:r>
          <w:t>(</w:t>
        </w:r>
        <w:proofErr w:type="gramStart"/>
        <w:r>
          <w:t>).</w:t>
        </w:r>
        <w:proofErr w:type="spellStart"/>
        <w:r>
          <w:t>findFragmentById</w:t>
        </w:r>
        <w:proofErr w:type="spellEnd"/>
        <w:proofErr w:type="gramEnd"/>
        <w:r>
          <w:t>(</w:t>
        </w:r>
        <w:proofErr w:type="spellStart"/>
        <w:r>
          <w:t>R.id.mapfragment</w:t>
        </w:r>
        <w:proofErr w:type="spellEnd"/>
        <w:r>
          <w:t>);</w:t>
        </w:r>
      </w:ins>
    </w:p>
    <w:p w14:paraId="3DD6BD40" w14:textId="77777777" w:rsidR="000A4680" w:rsidRDefault="000A4680" w:rsidP="000A4680">
      <w:pPr>
        <w:pStyle w:val="code"/>
        <w:rPr>
          <w:ins w:id="869" w:author="Juan Carlos de Alfonso Juliá" w:date="2020-04-08T20:10:00Z"/>
        </w:rPr>
        <w:pPrChange w:id="870" w:author="Juan Carlos de Alfonso Juliá" w:date="2020-04-08T20:10:00Z">
          <w:pPr/>
        </w:pPrChange>
      </w:pPr>
    </w:p>
    <w:p w14:paraId="72271657" w14:textId="77777777" w:rsidR="000A4680" w:rsidRDefault="000A4680" w:rsidP="000A4680">
      <w:pPr>
        <w:pStyle w:val="code"/>
        <w:rPr>
          <w:ins w:id="871" w:author="Juan Carlos de Alfonso Juliá" w:date="2020-04-08T20:10:00Z"/>
        </w:rPr>
        <w:pPrChange w:id="872" w:author="Juan Carlos de Alfonso Juliá" w:date="2020-04-08T20:10:00Z">
          <w:pPr/>
        </w:pPrChange>
      </w:pPr>
      <w:ins w:id="873" w:author="Juan Carlos de Alfonso Juliá" w:date="2020-04-08T20:10:00Z">
        <w:r>
          <w:t xml:space="preserve">        </w:t>
        </w:r>
        <w:proofErr w:type="spellStart"/>
        <w:r>
          <w:t>mapFragment.init</w:t>
        </w:r>
        <w:proofErr w:type="spellEnd"/>
        <w:r>
          <w:t xml:space="preserve">(new </w:t>
        </w:r>
        <w:proofErr w:type="spellStart"/>
        <w:proofErr w:type="gramStart"/>
        <w:r>
          <w:t>OnEngineInitListener</w:t>
        </w:r>
        <w:proofErr w:type="spellEnd"/>
        <w:r>
          <w:t>(</w:t>
        </w:r>
        <w:proofErr w:type="gramEnd"/>
        <w:r>
          <w:t>) {</w:t>
        </w:r>
      </w:ins>
    </w:p>
    <w:p w14:paraId="6090FC7E" w14:textId="77777777" w:rsidR="000A4680" w:rsidRDefault="000A4680" w:rsidP="000A4680">
      <w:pPr>
        <w:pStyle w:val="code"/>
        <w:rPr>
          <w:ins w:id="874" w:author="Juan Carlos de Alfonso Juliá" w:date="2020-04-08T20:10:00Z"/>
        </w:rPr>
        <w:pPrChange w:id="875" w:author="Juan Carlos de Alfonso Juliá" w:date="2020-04-08T20:10:00Z">
          <w:pPr/>
        </w:pPrChange>
      </w:pPr>
    </w:p>
    <w:p w14:paraId="35335566" w14:textId="77777777" w:rsidR="000A4680" w:rsidRDefault="000A4680" w:rsidP="000A4680">
      <w:pPr>
        <w:pStyle w:val="code"/>
        <w:rPr>
          <w:ins w:id="876" w:author="Juan Carlos de Alfonso Juliá" w:date="2020-04-08T20:10:00Z"/>
        </w:rPr>
        <w:pPrChange w:id="877" w:author="Juan Carlos de Alfonso Juliá" w:date="2020-04-08T20:10:00Z">
          <w:pPr/>
        </w:pPrChange>
      </w:pPr>
      <w:ins w:id="878" w:author="Juan Carlos de Alfonso Juliá" w:date="2020-04-08T20:10:00Z">
        <w:r>
          <w:t xml:space="preserve">            @</w:t>
        </w:r>
        <w:proofErr w:type="spellStart"/>
        <w:r>
          <w:t>Override</w:t>
        </w:r>
        <w:proofErr w:type="spellEnd"/>
      </w:ins>
    </w:p>
    <w:p w14:paraId="0D600BEA" w14:textId="77777777" w:rsidR="000A4680" w:rsidRDefault="000A4680" w:rsidP="000A4680">
      <w:pPr>
        <w:pStyle w:val="code"/>
        <w:rPr>
          <w:ins w:id="879" w:author="Juan Carlos de Alfonso Juliá" w:date="2020-04-08T20:10:00Z"/>
        </w:rPr>
        <w:pPrChange w:id="880" w:author="Juan Carlos de Alfonso Juliá" w:date="2020-04-08T20:10:00Z">
          <w:pPr/>
        </w:pPrChange>
      </w:pPr>
      <w:ins w:id="881" w:author="Juan Carlos de Alfonso Juliá" w:date="2020-04-08T20:10:00Z">
        <w:r>
          <w:t xml:space="preserve">            </w:t>
        </w:r>
        <w:proofErr w:type="spellStart"/>
        <w:r>
          <w:t>public</w:t>
        </w:r>
        <w:proofErr w:type="spellEnd"/>
        <w:r>
          <w:t xml:space="preserve"> </w:t>
        </w:r>
        <w:proofErr w:type="spellStart"/>
        <w:r>
          <w:t>void</w:t>
        </w:r>
        <w:proofErr w:type="spellEnd"/>
        <w:r>
          <w:t xml:space="preserve"> </w:t>
        </w:r>
        <w:proofErr w:type="spellStart"/>
        <w:proofErr w:type="gramStart"/>
        <w:r>
          <w:t>onEngineInitializationCompleted</w:t>
        </w:r>
        <w:proofErr w:type="spellEnd"/>
        <w:r>
          <w:t>(</w:t>
        </w:r>
        <w:proofErr w:type="spellStart"/>
        <w:proofErr w:type="gramEnd"/>
        <w:r>
          <w:t>OnEngineInitListener.Error</w:t>
        </w:r>
        <w:proofErr w:type="spellEnd"/>
        <w:r>
          <w:t xml:space="preserve"> error) {</w:t>
        </w:r>
      </w:ins>
    </w:p>
    <w:p w14:paraId="38B5CC07" w14:textId="77777777" w:rsidR="000A4680" w:rsidRDefault="000A4680" w:rsidP="000A4680">
      <w:pPr>
        <w:pStyle w:val="code"/>
        <w:rPr>
          <w:ins w:id="882" w:author="Juan Carlos de Alfonso Juliá" w:date="2020-04-08T20:10:00Z"/>
        </w:rPr>
        <w:pPrChange w:id="883" w:author="Juan Carlos de Alfonso Juliá" w:date="2020-04-08T20:10:00Z">
          <w:pPr/>
        </w:pPrChange>
      </w:pPr>
      <w:ins w:id="884" w:author="Juan Carlos de Alfonso Juliá" w:date="2020-04-08T20:10:00Z">
        <w:r>
          <w:t xml:space="preserve">                </w:t>
        </w:r>
        <w:proofErr w:type="spellStart"/>
        <w:r>
          <w:t>if</w:t>
        </w:r>
        <w:proofErr w:type="spellEnd"/>
        <w:r>
          <w:t xml:space="preserve"> (error == </w:t>
        </w:r>
        <w:proofErr w:type="spellStart"/>
        <w:proofErr w:type="gramStart"/>
        <w:r>
          <w:t>OnEngineInitListener.Error.NONE</w:t>
        </w:r>
        <w:proofErr w:type="spellEnd"/>
        <w:proofErr w:type="gramEnd"/>
        <w:r>
          <w:t>) {</w:t>
        </w:r>
      </w:ins>
    </w:p>
    <w:p w14:paraId="3160EEFA" w14:textId="77777777" w:rsidR="000A4680" w:rsidRDefault="000A4680" w:rsidP="000A4680">
      <w:pPr>
        <w:pStyle w:val="code"/>
        <w:rPr>
          <w:ins w:id="885" w:author="Juan Carlos de Alfonso Juliá" w:date="2020-04-08T20:10:00Z"/>
        </w:rPr>
        <w:pPrChange w:id="886" w:author="Juan Carlos de Alfonso Juliá" w:date="2020-04-08T20:10:00Z">
          <w:pPr/>
        </w:pPrChange>
      </w:pPr>
    </w:p>
    <w:p w14:paraId="6EBCBCC4" w14:textId="77777777" w:rsidR="000A4680" w:rsidRDefault="000A4680" w:rsidP="000A4680">
      <w:pPr>
        <w:pStyle w:val="code"/>
        <w:rPr>
          <w:ins w:id="887" w:author="Juan Carlos de Alfonso Juliá" w:date="2020-04-08T20:10:00Z"/>
        </w:rPr>
        <w:pPrChange w:id="888" w:author="Juan Carlos de Alfonso Juliá" w:date="2020-04-08T20:10:00Z">
          <w:pPr/>
        </w:pPrChange>
      </w:pPr>
      <w:ins w:id="889" w:author="Juan Carlos de Alfonso Juliá" w:date="2020-04-08T20:10:00Z">
        <w:r>
          <w:t xml:space="preserve">                    </w:t>
        </w:r>
        <w:proofErr w:type="spellStart"/>
        <w:r>
          <w:t>mapFragment.getMapGesture</w:t>
        </w:r>
        <w:proofErr w:type="spellEnd"/>
        <w:r>
          <w:t>(</w:t>
        </w:r>
        <w:proofErr w:type="gramStart"/>
        <w:r>
          <w:t>).</w:t>
        </w:r>
        <w:proofErr w:type="spellStart"/>
        <w:r>
          <w:t>addOnGestureListener</w:t>
        </w:r>
        <w:proofErr w:type="spellEnd"/>
        <w:proofErr w:type="gramEnd"/>
        <w:r>
          <w:t xml:space="preserve">(new </w:t>
        </w:r>
        <w:proofErr w:type="spellStart"/>
        <w:r>
          <w:t>MyOnGestureListener</w:t>
        </w:r>
        <w:proofErr w:type="spellEnd"/>
        <w:r>
          <w:t>());</w:t>
        </w:r>
      </w:ins>
    </w:p>
    <w:p w14:paraId="59A2A423" w14:textId="77777777" w:rsidR="000A4680" w:rsidRDefault="000A4680" w:rsidP="000A4680">
      <w:pPr>
        <w:pStyle w:val="code"/>
        <w:rPr>
          <w:ins w:id="890" w:author="Juan Carlos de Alfonso Juliá" w:date="2020-04-08T20:10:00Z"/>
        </w:rPr>
        <w:pPrChange w:id="891" w:author="Juan Carlos de Alfonso Juliá" w:date="2020-04-08T20:10:00Z">
          <w:pPr/>
        </w:pPrChange>
      </w:pPr>
    </w:p>
    <w:p w14:paraId="4F7FB326" w14:textId="77777777" w:rsidR="000A4680" w:rsidRDefault="000A4680" w:rsidP="000A4680">
      <w:pPr>
        <w:pStyle w:val="code"/>
        <w:rPr>
          <w:ins w:id="892" w:author="Juan Carlos de Alfonso Juliá" w:date="2020-04-08T20:10:00Z"/>
        </w:rPr>
        <w:pPrChange w:id="893" w:author="Juan Carlos de Alfonso Juliá" w:date="2020-04-08T20:10:00Z">
          <w:pPr/>
        </w:pPrChange>
      </w:pPr>
      <w:ins w:id="894" w:author="Juan Carlos de Alfonso Juliá" w:date="2020-04-08T20:10:00Z">
        <w:r>
          <w:t xml:space="preserve">                    </w:t>
        </w:r>
        <w:proofErr w:type="spellStart"/>
        <w:r>
          <w:t>map</w:t>
        </w:r>
        <w:proofErr w:type="spellEnd"/>
        <w:r>
          <w:t xml:space="preserve"> = </w:t>
        </w:r>
        <w:proofErr w:type="spellStart"/>
        <w:r>
          <w:t>mapFragment.getMap</w:t>
        </w:r>
        <w:proofErr w:type="spellEnd"/>
        <w:r>
          <w:t>();</w:t>
        </w:r>
      </w:ins>
    </w:p>
    <w:p w14:paraId="710889E0" w14:textId="77777777" w:rsidR="000A4680" w:rsidRDefault="000A4680" w:rsidP="000A4680">
      <w:pPr>
        <w:pStyle w:val="code"/>
        <w:rPr>
          <w:ins w:id="895" w:author="Juan Carlos de Alfonso Juliá" w:date="2020-04-08T20:10:00Z"/>
        </w:rPr>
        <w:pPrChange w:id="896" w:author="Juan Carlos de Alfonso Juliá" w:date="2020-04-08T20:10:00Z">
          <w:pPr/>
        </w:pPrChange>
      </w:pPr>
    </w:p>
    <w:p w14:paraId="6F9E44BE" w14:textId="77777777" w:rsidR="000A4680" w:rsidRDefault="000A4680" w:rsidP="000A4680">
      <w:pPr>
        <w:pStyle w:val="code"/>
        <w:rPr>
          <w:ins w:id="897" w:author="Juan Carlos de Alfonso Juliá" w:date="2020-04-08T20:10:00Z"/>
        </w:rPr>
        <w:pPrChange w:id="898" w:author="Juan Carlos de Alfonso Juliá" w:date="2020-04-08T20:10:00Z">
          <w:pPr/>
        </w:pPrChange>
      </w:pPr>
      <w:ins w:id="899" w:author="Juan Carlos de Alfonso Juliá" w:date="2020-04-08T20:10:00Z">
        <w:r>
          <w:t xml:space="preserve">                    </w:t>
        </w:r>
        <w:proofErr w:type="spellStart"/>
        <w:proofErr w:type="gramStart"/>
        <w:r>
          <w:t>setDroneCord</w:t>
        </w:r>
        <w:proofErr w:type="spellEnd"/>
        <w:r>
          <w:t>(</w:t>
        </w:r>
        <w:proofErr w:type="gramEnd"/>
        <w:r>
          <w:t>);</w:t>
        </w:r>
      </w:ins>
    </w:p>
    <w:p w14:paraId="25C01C4B" w14:textId="77777777" w:rsidR="000A4680" w:rsidRDefault="000A4680" w:rsidP="000A4680">
      <w:pPr>
        <w:pStyle w:val="code"/>
        <w:rPr>
          <w:ins w:id="900" w:author="Juan Carlos de Alfonso Juliá" w:date="2020-04-08T20:10:00Z"/>
        </w:rPr>
        <w:pPrChange w:id="901" w:author="Juan Carlos de Alfonso Juliá" w:date="2020-04-08T20:10:00Z">
          <w:pPr/>
        </w:pPrChange>
      </w:pPr>
      <w:ins w:id="902" w:author="Juan Carlos de Alfonso Juliá" w:date="2020-04-08T20:10:00Z">
        <w:r>
          <w:t xml:space="preserve">                    </w:t>
        </w:r>
        <w:proofErr w:type="spellStart"/>
        <w:proofErr w:type="gramStart"/>
        <w:r>
          <w:t>map.setCenter</w:t>
        </w:r>
        <w:proofErr w:type="spellEnd"/>
        <w:proofErr w:type="gramEnd"/>
        <w:r>
          <w:t>(</w:t>
        </w:r>
        <w:proofErr w:type="spellStart"/>
        <w:r>
          <w:t>droneCord</w:t>
        </w:r>
        <w:proofErr w:type="spellEnd"/>
        <w:r>
          <w:t xml:space="preserve">, </w:t>
        </w:r>
        <w:proofErr w:type="spellStart"/>
        <w:r>
          <w:t>Map.Animation.NONE</w:t>
        </w:r>
        <w:proofErr w:type="spellEnd"/>
        <w:r>
          <w:t>);</w:t>
        </w:r>
      </w:ins>
    </w:p>
    <w:p w14:paraId="560A390B" w14:textId="77777777" w:rsidR="000A4680" w:rsidRDefault="000A4680" w:rsidP="000A4680">
      <w:pPr>
        <w:pStyle w:val="code"/>
        <w:rPr>
          <w:ins w:id="903" w:author="Juan Carlos de Alfonso Juliá" w:date="2020-04-08T20:10:00Z"/>
        </w:rPr>
        <w:pPrChange w:id="904" w:author="Juan Carlos de Alfonso Juliá" w:date="2020-04-08T20:10:00Z">
          <w:pPr/>
        </w:pPrChange>
      </w:pPr>
      <w:ins w:id="905" w:author="Juan Carlos de Alfonso Juliá" w:date="2020-04-08T20:10:00Z">
        <w:r>
          <w:t xml:space="preserve">                    </w:t>
        </w:r>
        <w:proofErr w:type="spellStart"/>
        <w:proofErr w:type="gramStart"/>
        <w:r>
          <w:t>map.setZoomLevel</w:t>
        </w:r>
        <w:proofErr w:type="spellEnd"/>
        <w:proofErr w:type="gramEnd"/>
        <w:r>
          <w:t>(</w:t>
        </w:r>
        <w:proofErr w:type="spellStart"/>
        <w:r>
          <w:t>map.getMaxZoomLevel</w:t>
        </w:r>
        <w:proofErr w:type="spellEnd"/>
        <w:r>
          <w:t xml:space="preserve">(), </w:t>
        </w:r>
        <w:proofErr w:type="spellStart"/>
        <w:r>
          <w:t>Map.Animation.NONE</w:t>
        </w:r>
        <w:proofErr w:type="spellEnd"/>
        <w:r>
          <w:t>);</w:t>
        </w:r>
      </w:ins>
    </w:p>
    <w:p w14:paraId="613B45FE" w14:textId="77777777" w:rsidR="000A4680" w:rsidRDefault="000A4680" w:rsidP="000A4680">
      <w:pPr>
        <w:pStyle w:val="code"/>
        <w:rPr>
          <w:ins w:id="906" w:author="Juan Carlos de Alfonso Juliá" w:date="2020-04-08T20:10:00Z"/>
        </w:rPr>
        <w:pPrChange w:id="907" w:author="Juan Carlos de Alfonso Juliá" w:date="2020-04-08T20:10:00Z">
          <w:pPr/>
        </w:pPrChange>
      </w:pPr>
    </w:p>
    <w:p w14:paraId="39F909CD" w14:textId="77777777" w:rsidR="000A4680" w:rsidRDefault="000A4680" w:rsidP="000A4680">
      <w:pPr>
        <w:pStyle w:val="code"/>
        <w:rPr>
          <w:ins w:id="908" w:author="Juan Carlos de Alfonso Juliá" w:date="2020-04-08T20:10:00Z"/>
        </w:rPr>
        <w:pPrChange w:id="909" w:author="Juan Carlos de Alfonso Juliá" w:date="2020-04-08T20:10:00Z">
          <w:pPr/>
        </w:pPrChange>
      </w:pPr>
      <w:ins w:id="910" w:author="Juan Carlos de Alfonso Juliá" w:date="2020-04-08T20:10:00Z">
        <w:r>
          <w:t xml:space="preserve">                    </w:t>
        </w:r>
        <w:proofErr w:type="spellStart"/>
        <w:proofErr w:type="gramStart"/>
        <w:r>
          <w:t>setDroneMarker</w:t>
        </w:r>
        <w:proofErr w:type="spellEnd"/>
        <w:r>
          <w:t>(</w:t>
        </w:r>
        <w:proofErr w:type="gramEnd"/>
        <w:r>
          <w:t>);</w:t>
        </w:r>
      </w:ins>
    </w:p>
    <w:p w14:paraId="21F9BFDC" w14:textId="77777777" w:rsidR="000A4680" w:rsidRDefault="000A4680" w:rsidP="000A4680">
      <w:pPr>
        <w:pStyle w:val="code"/>
        <w:rPr>
          <w:ins w:id="911" w:author="Juan Carlos de Alfonso Juliá" w:date="2020-04-08T20:10:00Z"/>
        </w:rPr>
        <w:pPrChange w:id="912" w:author="Juan Carlos de Alfonso Juliá" w:date="2020-04-08T20:10:00Z">
          <w:pPr/>
        </w:pPrChange>
      </w:pPr>
      <w:ins w:id="913" w:author="Juan Carlos de Alfonso Juliá" w:date="2020-04-08T20:10:00Z">
        <w:r>
          <w:t xml:space="preserve">                }</w:t>
        </w:r>
      </w:ins>
    </w:p>
    <w:p w14:paraId="05423238" w14:textId="77777777" w:rsidR="000A4680" w:rsidRDefault="000A4680" w:rsidP="000A4680">
      <w:pPr>
        <w:pStyle w:val="code"/>
        <w:rPr>
          <w:ins w:id="914" w:author="Juan Carlos de Alfonso Juliá" w:date="2020-04-08T20:10:00Z"/>
        </w:rPr>
        <w:pPrChange w:id="915" w:author="Juan Carlos de Alfonso Juliá" w:date="2020-04-08T20:10:00Z">
          <w:pPr/>
        </w:pPrChange>
      </w:pPr>
      <w:ins w:id="916" w:author="Juan Carlos de Alfonso Juliá" w:date="2020-04-08T20:10:00Z">
        <w:r>
          <w:t xml:space="preserve">                </w:t>
        </w:r>
        <w:proofErr w:type="spellStart"/>
        <w:r>
          <w:t>else</w:t>
        </w:r>
        <w:proofErr w:type="spellEnd"/>
      </w:ins>
    </w:p>
    <w:p w14:paraId="578D32E8" w14:textId="77777777" w:rsidR="000A4680" w:rsidRDefault="000A4680" w:rsidP="000A4680">
      <w:pPr>
        <w:pStyle w:val="code"/>
        <w:rPr>
          <w:ins w:id="917" w:author="Juan Carlos de Alfonso Juliá" w:date="2020-04-08T20:10:00Z"/>
        </w:rPr>
        <w:pPrChange w:id="918" w:author="Juan Carlos de Alfonso Juliá" w:date="2020-04-08T20:10:00Z">
          <w:pPr/>
        </w:pPrChange>
      </w:pPr>
      <w:ins w:id="919" w:author="Juan Carlos de Alfonso Juliá" w:date="2020-04-08T20:10:00Z">
        <w:r>
          <w:t xml:space="preserve">                    </w:t>
        </w:r>
        <w:proofErr w:type="spellStart"/>
        <w:r>
          <w:t>Log.e</w:t>
        </w:r>
        <w:proofErr w:type="spellEnd"/>
        <w:r>
          <w:t>("</w:t>
        </w:r>
        <w:proofErr w:type="spellStart"/>
        <w:r>
          <w:t>errorMapa</w:t>
        </w:r>
        <w:proofErr w:type="spellEnd"/>
        <w:r>
          <w:t>","error al iniciar los componentes del mapa");</w:t>
        </w:r>
      </w:ins>
    </w:p>
    <w:p w14:paraId="5EE6E0B2" w14:textId="77777777" w:rsidR="000A4680" w:rsidRDefault="000A4680" w:rsidP="000A4680">
      <w:pPr>
        <w:pStyle w:val="code"/>
        <w:rPr>
          <w:ins w:id="920" w:author="Juan Carlos de Alfonso Juliá" w:date="2020-04-08T20:10:00Z"/>
        </w:rPr>
        <w:pPrChange w:id="921" w:author="Juan Carlos de Alfonso Juliá" w:date="2020-04-08T20:10:00Z">
          <w:pPr/>
        </w:pPrChange>
      </w:pPr>
      <w:ins w:id="922" w:author="Juan Carlos de Alfonso Juliá" w:date="2020-04-08T20:10:00Z">
        <w:r>
          <w:t xml:space="preserve">            }</w:t>
        </w:r>
      </w:ins>
    </w:p>
    <w:p w14:paraId="025074CE" w14:textId="5A46F483" w:rsidR="000A4680" w:rsidRDefault="000A4680" w:rsidP="000A4680">
      <w:pPr>
        <w:pStyle w:val="code"/>
        <w:rPr>
          <w:ins w:id="923" w:author="Juan Carlos de Alfonso Juliá" w:date="2020-04-08T20:07:00Z"/>
        </w:rPr>
        <w:pPrChange w:id="924" w:author="Juan Carlos de Alfonso Juliá" w:date="2020-04-08T20:10:00Z">
          <w:pPr/>
        </w:pPrChange>
      </w:pPr>
      <w:ins w:id="925" w:author="Juan Carlos de Alfonso Juliá" w:date="2020-04-08T20:10:00Z">
        <w:r>
          <w:t xml:space="preserve">        });</w:t>
        </w:r>
      </w:ins>
    </w:p>
    <w:p w14:paraId="24F7A283" w14:textId="4B225162" w:rsidR="000A4680" w:rsidRDefault="000A4680" w:rsidP="00E63A5A">
      <w:pPr>
        <w:rPr>
          <w:ins w:id="926" w:author="Juan Carlos de Alfonso Juliá" w:date="2020-04-08T20:07:00Z"/>
        </w:rPr>
      </w:pPr>
    </w:p>
    <w:p w14:paraId="7E98F59D" w14:textId="6CFB364E" w:rsidR="000A4680" w:rsidRDefault="000A4680" w:rsidP="00E63A5A">
      <w:pPr>
        <w:rPr>
          <w:ins w:id="927" w:author="Juan Carlos de Alfonso Juliá" w:date="2020-04-08T20:12:00Z"/>
        </w:rPr>
      </w:pPr>
      <w:ins w:id="928" w:author="Juan Carlos de Alfonso Juliá" w:date="2020-04-08T20:10:00Z">
        <w:r>
          <w:t xml:space="preserve">En este código se crea además del mapa un </w:t>
        </w:r>
        <w:proofErr w:type="spellStart"/>
        <w:r>
          <w:t>listener</w:t>
        </w:r>
        <w:proofErr w:type="spellEnd"/>
        <w:r>
          <w:t xml:space="preserve"> para cada vez que se pulse en la pantalla </w:t>
        </w:r>
      </w:ins>
      <w:ins w:id="929" w:author="Juan Carlos de Alfonso Juliá" w:date="2020-04-08T20:11:00Z">
        <w:r w:rsidR="004933FA">
          <w:t xml:space="preserve">se establezca un punto y se añadan las coordenadas a una lista, también se realizan otros parámetros de configuración como el </w:t>
        </w:r>
        <w:proofErr w:type="gramStart"/>
        <w:r w:rsidR="004933FA">
          <w:t>zoom</w:t>
        </w:r>
        <w:proofErr w:type="gramEnd"/>
        <w:r w:rsidR="004933FA">
          <w:t xml:space="preserve"> o el icono del dron que aparece con la posición actual de este.</w:t>
        </w:r>
      </w:ins>
    </w:p>
    <w:p w14:paraId="7C5F3EF3" w14:textId="6CFEF0C7" w:rsidR="004933FA" w:rsidRDefault="004933FA" w:rsidP="00E63A5A">
      <w:pPr>
        <w:rPr>
          <w:ins w:id="930" w:author="Juan Carlos de Alfonso Juliá" w:date="2020-04-08T20:12:00Z"/>
        </w:rPr>
      </w:pPr>
    </w:p>
    <w:p w14:paraId="0B67EFEB" w14:textId="0996A829" w:rsidR="004933FA" w:rsidRDefault="004933FA" w:rsidP="00E63A5A">
      <w:pPr>
        <w:rPr>
          <w:ins w:id="931" w:author="Juan Carlos de Alfonso Juliá" w:date="2020-04-08T20:13:00Z"/>
        </w:rPr>
      </w:pPr>
      <w:ins w:id="932" w:author="Juan Carlos de Alfonso Juliá" w:date="2020-04-08T20:12:00Z">
        <w:r>
          <w:t>Una vez explicado el proceso de creado hay varias funciones de las que solo comentaré algunas</w:t>
        </w:r>
      </w:ins>
      <w:ins w:id="933" w:author="Juan Carlos de Alfonso Juliá" w:date="2020-04-08T20:13:00Z">
        <w:r>
          <w:t>:</w:t>
        </w:r>
      </w:ins>
    </w:p>
    <w:p w14:paraId="73BDDC3F" w14:textId="55B7554C" w:rsidR="004933FA" w:rsidRDefault="004933FA" w:rsidP="00E63A5A">
      <w:pPr>
        <w:rPr>
          <w:ins w:id="934" w:author="Juan Carlos de Alfonso Juliá" w:date="2020-04-08T20:13:00Z"/>
        </w:rPr>
      </w:pPr>
    </w:p>
    <w:p w14:paraId="75501A8D" w14:textId="2F1A365A" w:rsidR="004933FA" w:rsidRDefault="004933FA" w:rsidP="00E63A5A">
      <w:pPr>
        <w:rPr>
          <w:ins w:id="935" w:author="Juan Carlos de Alfonso Juliá" w:date="2020-04-08T20:14:00Z"/>
        </w:rPr>
      </w:pPr>
      <w:ins w:id="936" w:author="Juan Carlos de Alfonso Juliá" w:date="2020-04-08T20:13:00Z">
        <w:r>
          <w:t xml:space="preserve">La función </w:t>
        </w:r>
        <w:proofErr w:type="spellStart"/>
        <w:r>
          <w:t>ini</w:t>
        </w:r>
        <w:proofErr w:type="spellEnd"/>
        <w:r>
          <w:t xml:space="preserve"> encargada de inicializar las listas que hay que darse cuenta</w:t>
        </w:r>
      </w:ins>
      <w:ins w:id="937" w:author="Juan Carlos de Alfonso Juliá" w:date="2020-04-08T20:14:00Z">
        <w:r>
          <w:t xml:space="preserve"> de</w:t>
        </w:r>
      </w:ins>
      <w:ins w:id="938" w:author="Juan Carlos de Alfonso Juliá" w:date="2020-04-08T20:13:00Z">
        <w:r>
          <w:t xml:space="preserve"> que no se llama únicamente </w:t>
        </w:r>
      </w:ins>
      <w:ins w:id="939" w:author="Juan Carlos de Alfonso Juliá" w:date="2020-04-08T20:14:00Z">
        <w:r>
          <w:t>al crear la clase sino cada vez que borremos los puntos para reinicializar los puntos del recorrido.</w:t>
        </w:r>
      </w:ins>
    </w:p>
    <w:p w14:paraId="1BA3ECAB" w14:textId="7ABB2B04" w:rsidR="004933FA" w:rsidRDefault="004933FA" w:rsidP="00E63A5A">
      <w:pPr>
        <w:rPr>
          <w:ins w:id="940" w:author="Juan Carlos de Alfonso Juliá" w:date="2020-04-08T20:14:00Z"/>
        </w:rPr>
      </w:pPr>
    </w:p>
    <w:p w14:paraId="796E42EB" w14:textId="42F3E602" w:rsidR="004933FA" w:rsidRDefault="004933FA" w:rsidP="00E63A5A">
      <w:pPr>
        <w:rPr>
          <w:ins w:id="941" w:author="Juan Carlos de Alfonso Juliá" w:date="2020-04-08T20:16:00Z"/>
        </w:rPr>
      </w:pPr>
      <w:ins w:id="942" w:author="Juan Carlos de Alfonso Juliá" w:date="2020-04-08T20:14:00Z">
        <w:r>
          <w:t xml:space="preserve">La siguiente función interesante es la de </w:t>
        </w:r>
        <w:proofErr w:type="spellStart"/>
        <w:r>
          <w:t>setDroneMarker</w:t>
        </w:r>
        <w:proofErr w:type="spellEnd"/>
        <w:r>
          <w:t xml:space="preserve"> </w:t>
        </w:r>
      </w:ins>
      <w:ins w:id="943" w:author="Juan Carlos de Alfonso Juliá" w:date="2020-04-08T20:15:00Z">
        <w:r>
          <w:t xml:space="preserve">que es la encargada de coger el archivo con la imagen del icono del </w:t>
        </w:r>
        <w:proofErr w:type="spellStart"/>
        <w:r>
          <w:t>drone</w:t>
        </w:r>
        <w:proofErr w:type="spellEnd"/>
        <w:r>
          <w:t xml:space="preserve"> “dron.png” y establecerlo en el mapa añadiéndolo además </w:t>
        </w:r>
      </w:ins>
      <w:ins w:id="944" w:author="Juan Carlos de Alfonso Juliá" w:date="2020-04-08T20:16:00Z">
        <w:r>
          <w:t>el punto como objeto a una lista auxiliar de objetos pertenecientes al mapa.</w:t>
        </w:r>
      </w:ins>
    </w:p>
    <w:p w14:paraId="21CBB59E" w14:textId="1F032E8A" w:rsidR="004933FA" w:rsidRDefault="004933FA" w:rsidP="00E63A5A">
      <w:pPr>
        <w:rPr>
          <w:ins w:id="945" w:author="Juan Carlos de Alfonso Juliá" w:date="2020-04-08T20:16:00Z"/>
        </w:rPr>
      </w:pPr>
    </w:p>
    <w:p w14:paraId="581D2A31" w14:textId="22AEB855" w:rsidR="004933FA" w:rsidRDefault="004933FA" w:rsidP="00E63A5A">
      <w:pPr>
        <w:rPr>
          <w:ins w:id="946" w:author="Juan Carlos de Alfonso Juliá" w:date="2020-04-08T20:19:00Z"/>
        </w:rPr>
      </w:pPr>
      <w:ins w:id="947" w:author="Juan Carlos de Alfonso Juliá" w:date="2020-04-08T20:17:00Z">
        <w:r>
          <w:t xml:space="preserve">La función </w:t>
        </w:r>
        <w:proofErr w:type="spellStart"/>
        <w:r>
          <w:t>actualizarMarker</w:t>
        </w:r>
        <w:proofErr w:type="spellEnd"/>
        <w:r>
          <w:t xml:space="preserve"> es parecida a la anterior sin embargo en vez de establecer un icono, lleva asociada un contador para saber cuantos puntos llevamos colocados y así establecer el ico</w:t>
        </w:r>
      </w:ins>
      <w:ins w:id="948" w:author="Juan Carlos de Alfonso Juliá" w:date="2020-04-08T20:18:00Z">
        <w:r>
          <w:t xml:space="preserve">no correcto. </w:t>
        </w:r>
        <w:proofErr w:type="gramStart"/>
        <w:r>
          <w:t>Además</w:t>
        </w:r>
        <w:proofErr w:type="gramEnd"/>
        <w:r>
          <w:t xml:space="preserve"> esta función debe ser capaz de transformar el punto seleccionado a coordenadas, esto se realiza en el siguiente fragmento:</w:t>
        </w:r>
      </w:ins>
    </w:p>
    <w:p w14:paraId="23E2595E" w14:textId="3D8B1F60" w:rsidR="004933FA" w:rsidRDefault="004933FA" w:rsidP="00E63A5A">
      <w:pPr>
        <w:rPr>
          <w:ins w:id="949" w:author="Juan Carlos de Alfonso Juliá" w:date="2020-04-08T20:19:00Z"/>
        </w:rPr>
      </w:pPr>
    </w:p>
    <w:p w14:paraId="082A2FB3" w14:textId="58BB64D6" w:rsidR="004933FA" w:rsidRDefault="004933FA" w:rsidP="004933FA">
      <w:pPr>
        <w:pStyle w:val="code"/>
        <w:rPr>
          <w:ins w:id="950" w:author="Juan Carlos de Alfonso Juliá" w:date="2020-04-08T20:19:00Z"/>
        </w:rPr>
        <w:pPrChange w:id="951" w:author="Juan Carlos de Alfonso Juliá" w:date="2020-04-08T20:19:00Z">
          <w:pPr/>
        </w:pPrChange>
      </w:pPr>
      <w:ins w:id="952" w:author="Juan Carlos de Alfonso Juliá" w:date="2020-04-08T20:19:00Z">
        <w:r>
          <w:t xml:space="preserve">    </w:t>
        </w:r>
        <w:proofErr w:type="spellStart"/>
        <w:r>
          <w:t>PointF</w:t>
        </w:r>
        <w:proofErr w:type="spellEnd"/>
        <w:r>
          <w:t xml:space="preserve"> </w:t>
        </w:r>
        <w:proofErr w:type="spellStart"/>
        <w:r>
          <w:t>point</w:t>
        </w:r>
        <w:proofErr w:type="spellEnd"/>
        <w:r>
          <w:t xml:space="preserve"> = (</w:t>
        </w:r>
        <w:proofErr w:type="spellStart"/>
        <w:r>
          <w:t>PointF</w:t>
        </w:r>
        <w:proofErr w:type="spellEnd"/>
        <w:r>
          <w:t xml:space="preserve">) </w:t>
        </w:r>
        <w:proofErr w:type="spellStart"/>
        <w:r>
          <w:t>puntos.get</w:t>
        </w:r>
        <w:proofErr w:type="spellEnd"/>
        <w:r>
          <w:t>(</w:t>
        </w:r>
        <w:proofErr w:type="spellStart"/>
        <w:proofErr w:type="gramStart"/>
        <w:r>
          <w:t>puntos.size</w:t>
        </w:r>
        <w:proofErr w:type="spellEnd"/>
        <w:proofErr w:type="gramEnd"/>
        <w:r>
          <w:t>() - 1);//leemos el punto seleccionado</w:t>
        </w:r>
      </w:ins>
    </w:p>
    <w:p w14:paraId="55749A40" w14:textId="77777777" w:rsidR="004933FA" w:rsidRDefault="004933FA" w:rsidP="004933FA">
      <w:pPr>
        <w:pStyle w:val="code"/>
        <w:rPr>
          <w:ins w:id="953" w:author="Juan Carlos de Alfonso Juliá" w:date="2020-04-08T20:19:00Z"/>
        </w:rPr>
        <w:pPrChange w:id="954" w:author="Juan Carlos de Alfonso Juliá" w:date="2020-04-08T20:19:00Z">
          <w:pPr/>
        </w:pPrChange>
      </w:pPr>
      <w:ins w:id="955" w:author="Juan Carlos de Alfonso Juliá" w:date="2020-04-08T20:19:00Z">
        <w:r>
          <w:t xml:space="preserve">            </w:t>
        </w:r>
        <w:proofErr w:type="spellStart"/>
        <w:r>
          <w:t>GeoCoordinate</w:t>
        </w:r>
        <w:proofErr w:type="spellEnd"/>
        <w:r>
          <w:t xml:space="preserve"> </w:t>
        </w:r>
        <w:proofErr w:type="spellStart"/>
        <w:r>
          <w:t>cord</w:t>
        </w:r>
        <w:proofErr w:type="spellEnd"/>
        <w:r>
          <w:t xml:space="preserve"> = </w:t>
        </w:r>
        <w:proofErr w:type="spellStart"/>
        <w:proofErr w:type="gramStart"/>
        <w:r>
          <w:t>map.pixelToGeo</w:t>
        </w:r>
        <w:proofErr w:type="spellEnd"/>
        <w:proofErr w:type="gramEnd"/>
        <w:r>
          <w:t>(</w:t>
        </w:r>
        <w:proofErr w:type="spellStart"/>
        <w:r>
          <w:t>point</w:t>
        </w:r>
        <w:proofErr w:type="spellEnd"/>
        <w:r>
          <w:t>); //convertimos el punto a coordenadas</w:t>
        </w:r>
      </w:ins>
    </w:p>
    <w:p w14:paraId="754E7A3D" w14:textId="77777777" w:rsidR="004933FA" w:rsidRDefault="004933FA" w:rsidP="004933FA">
      <w:pPr>
        <w:pStyle w:val="code"/>
        <w:rPr>
          <w:ins w:id="956" w:author="Juan Carlos de Alfonso Juliá" w:date="2020-04-08T20:19:00Z"/>
        </w:rPr>
        <w:pPrChange w:id="957" w:author="Juan Carlos de Alfonso Juliá" w:date="2020-04-08T20:19:00Z">
          <w:pPr/>
        </w:pPrChange>
      </w:pPr>
    </w:p>
    <w:p w14:paraId="5EB47310" w14:textId="77777777" w:rsidR="004933FA" w:rsidRDefault="004933FA" w:rsidP="004933FA">
      <w:pPr>
        <w:pStyle w:val="code"/>
        <w:rPr>
          <w:ins w:id="958" w:author="Juan Carlos de Alfonso Juliá" w:date="2020-04-08T20:19:00Z"/>
        </w:rPr>
        <w:pPrChange w:id="959" w:author="Juan Carlos de Alfonso Juliá" w:date="2020-04-08T20:19:00Z">
          <w:pPr/>
        </w:pPrChange>
      </w:pPr>
      <w:ins w:id="960" w:author="Juan Carlos de Alfonso Juliá" w:date="2020-04-08T20:19:00Z">
        <w:r>
          <w:lastRenderedPageBreak/>
          <w:t xml:space="preserve">            </w:t>
        </w:r>
        <w:proofErr w:type="spellStart"/>
        <w:r>
          <w:t>latitudes.add</w:t>
        </w:r>
        <w:proofErr w:type="spellEnd"/>
        <w:r>
          <w:t>(</w:t>
        </w:r>
        <w:proofErr w:type="spellStart"/>
        <w:proofErr w:type="gramStart"/>
        <w:r>
          <w:t>cord.getLatitude</w:t>
        </w:r>
        <w:proofErr w:type="spellEnd"/>
        <w:proofErr w:type="gramEnd"/>
        <w:r>
          <w:t>());//obtenemos latitud y longitud</w:t>
        </w:r>
      </w:ins>
    </w:p>
    <w:p w14:paraId="1D3F7082" w14:textId="4BAF2539" w:rsidR="004933FA" w:rsidRDefault="004933FA" w:rsidP="004933FA">
      <w:pPr>
        <w:pStyle w:val="code"/>
        <w:rPr>
          <w:ins w:id="961" w:author="Juan Carlos de Alfonso Juliá" w:date="2020-04-08T20:13:00Z"/>
        </w:rPr>
        <w:pPrChange w:id="962" w:author="Juan Carlos de Alfonso Juliá" w:date="2020-04-08T20:19:00Z">
          <w:pPr/>
        </w:pPrChange>
      </w:pPr>
      <w:ins w:id="963" w:author="Juan Carlos de Alfonso Juliá" w:date="2020-04-08T20:19:00Z">
        <w:r>
          <w:t xml:space="preserve">            </w:t>
        </w:r>
        <w:proofErr w:type="spellStart"/>
        <w:r>
          <w:t>longitudes.add</w:t>
        </w:r>
        <w:proofErr w:type="spellEnd"/>
        <w:r>
          <w:t>(</w:t>
        </w:r>
        <w:proofErr w:type="spellStart"/>
        <w:proofErr w:type="gramStart"/>
        <w:r>
          <w:t>cord.getLongitude</w:t>
        </w:r>
        <w:proofErr w:type="spellEnd"/>
        <w:proofErr w:type="gramEnd"/>
        <w:r>
          <w:t>());</w:t>
        </w:r>
      </w:ins>
    </w:p>
    <w:p w14:paraId="440832EE" w14:textId="77777777" w:rsidR="004933FA" w:rsidRDefault="004933FA" w:rsidP="00E63A5A">
      <w:pPr>
        <w:rPr>
          <w:ins w:id="964" w:author="Juan Carlos de Alfonso Juliá" w:date="2020-04-08T20:07:00Z"/>
        </w:rPr>
      </w:pPr>
    </w:p>
    <w:p w14:paraId="0027EBE1" w14:textId="1690C173" w:rsidR="000A4680" w:rsidRDefault="000A4680" w:rsidP="00E63A5A">
      <w:pPr>
        <w:rPr>
          <w:ins w:id="965" w:author="Juan Carlos de Alfonso Juliá" w:date="2020-04-08T20:07:00Z"/>
        </w:rPr>
      </w:pPr>
    </w:p>
    <w:p w14:paraId="4A5A20C9" w14:textId="4D76AE2A" w:rsidR="000A4680" w:rsidRDefault="00646B24" w:rsidP="00E63A5A">
      <w:pPr>
        <w:rPr>
          <w:ins w:id="966" w:author="Juan Carlos de Alfonso Juliá" w:date="2020-04-08T20:22:00Z"/>
        </w:rPr>
      </w:pPr>
      <w:ins w:id="967" w:author="Juan Carlos de Alfonso Juliá" w:date="2020-04-08T20:21:00Z">
        <w:r>
          <w:t xml:space="preserve">La última función que se va a explicar es la de </w:t>
        </w:r>
        <w:proofErr w:type="spellStart"/>
        <w:r>
          <w:t>onTapEvent</w:t>
        </w:r>
        <w:proofErr w:type="spellEnd"/>
        <w:r>
          <w:t>(</w:t>
        </w:r>
        <w:proofErr w:type="spellStart"/>
        <w:r>
          <w:t>pointF</w:t>
        </w:r>
        <w:proofErr w:type="spellEnd"/>
        <w:r>
          <w:t>)</w:t>
        </w:r>
      </w:ins>
      <w:ins w:id="968" w:author="Juan Carlos de Alfonso Juliá" w:date="2020-04-08T20:22:00Z">
        <w:r>
          <w:t xml:space="preserve"> que implementa el </w:t>
        </w:r>
        <w:proofErr w:type="spellStart"/>
        <w:r>
          <w:t>listener</w:t>
        </w:r>
        <w:proofErr w:type="spellEnd"/>
        <w:r>
          <w:t xml:space="preserve"> del principio </w:t>
        </w:r>
      </w:ins>
      <w:ins w:id="969" w:author="Juan Carlos de Alfonso Juliá" w:date="2020-04-08T20:23:00Z">
        <w:r>
          <w:t xml:space="preserve">(cuando se pulsa en el mapa) </w:t>
        </w:r>
      </w:ins>
      <w:ins w:id="970" w:author="Juan Carlos de Alfonso Juliá" w:date="2020-04-08T20:22:00Z">
        <w:r>
          <w:t>en las siguientes dos líneas</w:t>
        </w:r>
      </w:ins>
    </w:p>
    <w:p w14:paraId="65FDC0C8" w14:textId="2D1826EC" w:rsidR="00646B24" w:rsidRDefault="00646B24" w:rsidP="00E63A5A">
      <w:pPr>
        <w:rPr>
          <w:ins w:id="971" w:author="Juan Carlos de Alfonso Juliá" w:date="2020-04-08T20:22:00Z"/>
        </w:rPr>
      </w:pPr>
    </w:p>
    <w:p w14:paraId="10177D0F" w14:textId="77777777" w:rsidR="00646B24" w:rsidRDefault="00646B24" w:rsidP="00646B24">
      <w:pPr>
        <w:rPr>
          <w:ins w:id="972" w:author="Juan Carlos de Alfonso Juliá" w:date="2020-04-08T20:22:00Z"/>
        </w:rPr>
      </w:pPr>
      <w:ins w:id="973" w:author="Juan Carlos de Alfonso Juliá" w:date="2020-04-08T20:22:00Z">
        <w:r>
          <w:t xml:space="preserve">            </w:t>
        </w:r>
        <w:proofErr w:type="spellStart"/>
        <w:r>
          <w:t>puntos.add</w:t>
        </w:r>
        <w:proofErr w:type="spellEnd"/>
        <w:r>
          <w:t>(</w:t>
        </w:r>
        <w:proofErr w:type="spellStart"/>
        <w:r>
          <w:t>pointF</w:t>
        </w:r>
        <w:proofErr w:type="spellEnd"/>
        <w:r>
          <w:t>); //se añade un nuevo punto a la lista</w:t>
        </w:r>
      </w:ins>
    </w:p>
    <w:p w14:paraId="1299F578" w14:textId="702566DD" w:rsidR="00646B24" w:rsidRDefault="00646B24" w:rsidP="00646B24">
      <w:pPr>
        <w:rPr>
          <w:ins w:id="974" w:author="Juan Carlos de Alfonso Juliá" w:date="2020-04-08T20:07:00Z"/>
        </w:rPr>
      </w:pPr>
      <w:ins w:id="975" w:author="Juan Carlos de Alfonso Juliá" w:date="2020-04-08T20:22:00Z">
        <w:r>
          <w:t xml:space="preserve">            </w:t>
        </w:r>
        <w:proofErr w:type="spellStart"/>
        <w:proofErr w:type="gramStart"/>
        <w:r>
          <w:t>actualizarMarker</w:t>
        </w:r>
        <w:proofErr w:type="spellEnd"/>
        <w:r>
          <w:t>(</w:t>
        </w:r>
        <w:proofErr w:type="gramEnd"/>
        <w:r>
          <w:t xml:space="preserve">); //llamamos a la </w:t>
        </w:r>
        <w:proofErr w:type="spellStart"/>
        <w:r>
          <w:t>funcion</w:t>
        </w:r>
        <w:proofErr w:type="spellEnd"/>
        <w:r>
          <w:t xml:space="preserve"> actualizar</w:t>
        </w:r>
      </w:ins>
    </w:p>
    <w:p w14:paraId="2497AE2C" w14:textId="6A01A0EE" w:rsidR="000A4680" w:rsidRDefault="000A4680" w:rsidP="00E63A5A">
      <w:pPr>
        <w:rPr>
          <w:ins w:id="976" w:author="Juan Carlos de Alfonso Juliá" w:date="2020-04-08T20:07:00Z"/>
        </w:rPr>
      </w:pPr>
    </w:p>
    <w:p w14:paraId="5B87A739" w14:textId="1D019E28" w:rsidR="000A4680" w:rsidRDefault="00646B24" w:rsidP="00E63A5A">
      <w:pPr>
        <w:rPr>
          <w:ins w:id="977" w:author="Juan Carlos de Alfonso Juliá" w:date="2020-04-08T20:07:00Z"/>
        </w:rPr>
      </w:pPr>
      <w:ins w:id="978" w:author="Juan Carlos de Alfonso Juliá" w:date="2020-04-08T20:22:00Z">
        <w:r>
          <w:t xml:space="preserve">Como dicen los comentarios, la primera </w:t>
        </w:r>
      </w:ins>
      <w:ins w:id="979" w:author="Juan Carlos de Alfonso Juliá" w:date="2020-04-08T20:23:00Z">
        <w:r>
          <w:t xml:space="preserve">línea añade el punto seleccionado a una lista para añadirle el icono y la segunda línea es vital </w:t>
        </w:r>
        <w:proofErr w:type="gramStart"/>
        <w:r>
          <w:t>pues</w:t>
        </w:r>
        <w:proofErr w:type="gramEnd"/>
        <w:r>
          <w:t xml:space="preserve"> aunque se haya añadido a la vista un nuevo punto es necesario actualizar </w:t>
        </w:r>
      </w:ins>
      <w:ins w:id="980" w:author="Juan Carlos de Alfonso Juliá" w:date="2020-04-08T20:24:00Z">
        <w:r>
          <w:t>toda la vista para poder percibir los cambios.</w:t>
        </w:r>
      </w:ins>
    </w:p>
    <w:p w14:paraId="39C554A9" w14:textId="77777777" w:rsidR="000A4680" w:rsidRDefault="000A4680" w:rsidP="00E63A5A">
      <w:pPr>
        <w:rPr>
          <w:ins w:id="981" w:author="Juan Carlos de Alfonso Juliá" w:date="2020-04-08T15:28:00Z"/>
        </w:rPr>
      </w:pPr>
    </w:p>
    <w:p w14:paraId="699A30D1" w14:textId="51BA830C" w:rsidR="00A12F0A" w:rsidRDefault="00A12F0A" w:rsidP="00E63A5A">
      <w:ins w:id="982" w:author="Juan Carlos de Alfonso Juliá" w:date="2020-04-08T15:28:00Z">
        <w:r>
          <w:t>VueloActivity_</w:t>
        </w:r>
      </w:ins>
      <w:ins w:id="983" w:author="Juan Carlos de Alfonso Juliá" w:date="2020-04-08T15:29:00Z">
        <w:r>
          <w:t>Msg</w:t>
        </w:r>
      </w:ins>
      <w:ins w:id="984" w:author="Juan Carlos de Alfonso Juliá" w:date="2020-04-08T15:28:00Z">
        <w:r>
          <w:t>.java</w:t>
        </w:r>
      </w:ins>
    </w:p>
    <w:p w14:paraId="1ECBF364" w14:textId="2A8C5CB4" w:rsidR="00B04DF7" w:rsidRDefault="00B04DF7" w:rsidP="00E63A5A">
      <w:pPr>
        <w:rPr>
          <w:ins w:id="985" w:author="Juan Carlos de Alfonso Juliá" w:date="2020-04-08T19:50:00Z"/>
        </w:rPr>
      </w:pPr>
    </w:p>
    <w:p w14:paraId="65CD2261" w14:textId="42F8AC69" w:rsidR="008E2B05" w:rsidRDefault="008E2B05" w:rsidP="00E63A5A">
      <w:pPr>
        <w:rPr>
          <w:ins w:id="986" w:author="Juan Carlos de Alfonso Juliá" w:date="2020-04-08T19:52:00Z"/>
        </w:rPr>
      </w:pPr>
      <w:ins w:id="987" w:author="Juan Carlos de Alfonso Juliá" w:date="2020-04-08T19:51:00Z">
        <w:r>
          <w:t xml:space="preserve">Esta última clase tiene el cometido de crear el cliente TCP y enviar los datos recogidos por la </w:t>
        </w:r>
        <w:proofErr w:type="gramStart"/>
        <w:r>
          <w:t>app</w:t>
        </w:r>
        <w:proofErr w:type="gramEnd"/>
        <w:r>
          <w:t>, para realizar dicha tarea lo primero que hace es en la función “</w:t>
        </w:r>
        <w:proofErr w:type="spellStart"/>
        <w:r>
          <w:t>onCreate</w:t>
        </w:r>
        <w:proofErr w:type="spellEnd"/>
        <w:r>
          <w:t xml:space="preserve">” recoger todos los datos y almacenarlos en variables. </w:t>
        </w:r>
      </w:ins>
      <w:ins w:id="988" w:author="Juan Carlos de Alfonso Juliá" w:date="2020-04-08T19:52:00Z">
        <w:r>
          <w:t>Este proceso no presenta dificultad y ya ha sido explicado en apartados anteriores.</w:t>
        </w:r>
      </w:ins>
    </w:p>
    <w:p w14:paraId="58FB0A6A" w14:textId="31CB6F48" w:rsidR="008E2B05" w:rsidRDefault="008E2B05" w:rsidP="00E63A5A">
      <w:pPr>
        <w:rPr>
          <w:ins w:id="989" w:author="Juan Carlos de Alfonso Juliá" w:date="2020-04-08T19:52:00Z"/>
        </w:rPr>
      </w:pPr>
    </w:p>
    <w:p w14:paraId="6478F0C6" w14:textId="7378911B" w:rsidR="008E2B05" w:rsidRDefault="008E2B05" w:rsidP="00E63A5A">
      <w:pPr>
        <w:rPr>
          <w:ins w:id="990" w:author="Juan Carlos de Alfonso Juliá" w:date="2020-04-08T19:54:00Z"/>
        </w:rPr>
      </w:pPr>
      <w:ins w:id="991" w:author="Juan Carlos de Alfonso Juliá" w:date="2020-04-08T19:52:00Z">
        <w:r>
          <w:t xml:space="preserve">A </w:t>
        </w:r>
        <w:proofErr w:type="gramStart"/>
        <w:r>
          <w:t>continuación</w:t>
        </w:r>
      </w:ins>
      <w:proofErr w:type="gramEnd"/>
      <w:ins w:id="992" w:author="Juan Carlos de Alfonso Juliá" w:date="2020-04-08T19:54:00Z">
        <w:r>
          <w:t xml:space="preserve"> hay definido el método </w:t>
        </w:r>
        <w:proofErr w:type="spellStart"/>
        <w:r>
          <w:t>btnSalir</w:t>
        </w:r>
        <w:proofErr w:type="spellEnd"/>
        <w:r>
          <w:t xml:space="preserve"> que se ejecuta al pulsar el botón de salida y nos lleva al menú principal.</w:t>
        </w:r>
      </w:ins>
    </w:p>
    <w:p w14:paraId="7363ACB8" w14:textId="51E60F0C" w:rsidR="008E2B05" w:rsidRDefault="008E2B05" w:rsidP="00E63A5A">
      <w:pPr>
        <w:rPr>
          <w:ins w:id="993" w:author="Juan Carlos de Alfonso Juliá" w:date="2020-04-08T19:54:00Z"/>
        </w:rPr>
      </w:pPr>
    </w:p>
    <w:p w14:paraId="01DC111C" w14:textId="2A7C069C" w:rsidR="008E2B05" w:rsidRDefault="008E2B05" w:rsidP="00E63A5A">
      <w:pPr>
        <w:rPr>
          <w:ins w:id="994" w:author="Juan Carlos de Alfonso Juliá" w:date="2020-04-08T19:55:00Z"/>
        </w:rPr>
      </w:pPr>
      <w:ins w:id="995" w:author="Juan Carlos de Alfonso Juliá" w:date="2020-04-08T19:54:00Z">
        <w:r>
          <w:t xml:space="preserve">El siguiente método </w:t>
        </w:r>
      </w:ins>
      <w:ins w:id="996" w:author="Juan Carlos de Alfonso Juliá" w:date="2020-04-08T19:55:00Z">
        <w:r>
          <w:t>“</w:t>
        </w:r>
        <w:proofErr w:type="spellStart"/>
        <w:r>
          <w:t>CrearMSG</w:t>
        </w:r>
        <w:proofErr w:type="spellEnd"/>
        <w:r>
          <w:t xml:space="preserve">” es el encargado de codificar en un solo </w:t>
        </w:r>
        <w:proofErr w:type="spellStart"/>
        <w:r>
          <w:t>string</w:t>
        </w:r>
        <w:proofErr w:type="spellEnd"/>
        <w:r>
          <w:t xml:space="preserve"> toda la información pertinente para enviarla devolviendo dicho </w:t>
        </w:r>
        <w:proofErr w:type="spellStart"/>
        <w:r>
          <w:t>string</w:t>
        </w:r>
        <w:proofErr w:type="spellEnd"/>
        <w:r>
          <w:t>.</w:t>
        </w:r>
      </w:ins>
    </w:p>
    <w:p w14:paraId="73166669" w14:textId="3D63BEE2" w:rsidR="008E2B05" w:rsidRDefault="008E2B05" w:rsidP="00E63A5A">
      <w:pPr>
        <w:rPr>
          <w:ins w:id="997" w:author="Juan Carlos de Alfonso Juliá" w:date="2020-04-08T19:55:00Z"/>
        </w:rPr>
      </w:pPr>
    </w:p>
    <w:p w14:paraId="369EBDF1" w14:textId="02DD48E3" w:rsidR="008E2B05" w:rsidRDefault="008E2B05" w:rsidP="00E63A5A">
      <w:pPr>
        <w:rPr>
          <w:ins w:id="998" w:author="Juan Carlos de Alfonso Juliá" w:date="2020-04-08T19:58:00Z"/>
        </w:rPr>
      </w:pPr>
      <w:ins w:id="999" w:author="Juan Carlos de Alfonso Juliá" w:date="2020-04-08T19:55:00Z">
        <w:r>
          <w:t xml:space="preserve">Dentro de esta clase además encontramos la clase </w:t>
        </w:r>
        <w:proofErr w:type="spellStart"/>
        <w:r>
          <w:t>backGroundTas</w:t>
        </w:r>
      </w:ins>
      <w:ins w:id="1000" w:author="Juan Carlos de Alfonso Juliá" w:date="2020-04-08T19:56:00Z">
        <w:r>
          <w:t>k</w:t>
        </w:r>
        <w:proofErr w:type="spellEnd"/>
        <w:r>
          <w:t xml:space="preserve"> que es la clase que creará el cliente dentro de su único método </w:t>
        </w:r>
        <w:proofErr w:type="spellStart"/>
        <w:r>
          <w:t>doInBackground</w:t>
        </w:r>
        <w:proofErr w:type="spellEnd"/>
        <w:r>
          <w:t>. Pese a que la creación del cliente no es difícil y es fácilmente entendible viendo el código hay que tener en cuenta la necesidad de</w:t>
        </w:r>
      </w:ins>
      <w:ins w:id="1001" w:author="Juan Carlos de Alfonso Juliá" w:date="2020-04-08T19:57:00Z">
        <w:r>
          <w:t xml:space="preserve"> usar esta clase para crearlo dado que si no se usará se produciría un bloqueo en la </w:t>
        </w:r>
        <w:proofErr w:type="gramStart"/>
        <w:r>
          <w:t>app</w:t>
        </w:r>
        <w:proofErr w:type="gramEnd"/>
        <w:r>
          <w:t xml:space="preserve">, es por esto que Android obliga al uso de esta clase </w:t>
        </w:r>
      </w:ins>
      <w:ins w:id="1002" w:author="Juan Carlos de Alfonso Juliá" w:date="2020-04-08T19:58:00Z">
        <w:r>
          <w:t>que creará un hilo nuevo para ejecutar el cliente.</w:t>
        </w:r>
      </w:ins>
    </w:p>
    <w:p w14:paraId="7E41EE79" w14:textId="42669923" w:rsidR="008E2B05" w:rsidRDefault="008E2B05" w:rsidP="00E63A5A">
      <w:pPr>
        <w:rPr>
          <w:ins w:id="1003" w:author="Juan Carlos de Alfonso Juliá" w:date="2020-04-08T19:58:00Z"/>
        </w:rPr>
      </w:pPr>
    </w:p>
    <w:p w14:paraId="750DA3F6" w14:textId="5CF03529" w:rsidR="008E2B05" w:rsidRDefault="008E2B05" w:rsidP="00E63A5A">
      <w:ins w:id="1004" w:author="Juan Carlos de Alfonso Juliá" w:date="2020-04-08T19:58:00Z">
        <w:r w:rsidRPr="008E2B05">
          <w:t>https://developer.android.com/reference/android/os/AsyncTask</w:t>
        </w:r>
      </w:ins>
    </w:p>
    <w:p w14:paraId="1144F3A9" w14:textId="77777777" w:rsidR="00B04DF7" w:rsidRDefault="00B04DF7" w:rsidP="00E63A5A"/>
    <w:p w14:paraId="1D4453F1" w14:textId="77777777" w:rsidR="00B04DF7" w:rsidRDefault="00B04DF7" w:rsidP="00E63A5A"/>
    <w:p w14:paraId="61550B35" w14:textId="52E2E5CD" w:rsidR="00AE2F4E" w:rsidDel="00523820" w:rsidRDefault="00AE2F4E" w:rsidP="00E63A5A">
      <w:pPr>
        <w:rPr>
          <w:del w:id="1005" w:author="Juan Carlos de Alfonso Juliá" w:date="2020-04-08T15:25:00Z"/>
        </w:rPr>
      </w:pPr>
      <w:del w:id="1006" w:author="Juan Carlos de Alfonso Juliá" w:date="2020-04-08T15:25:00Z">
        <w:r w:rsidDel="00523820">
          <w:delText>Java//VueloActivity.java</w:delText>
        </w:r>
      </w:del>
    </w:p>
    <w:p w14:paraId="169BD51C" w14:textId="77777777" w:rsidR="0003545C" w:rsidRDefault="0003545C" w:rsidP="00E63A5A"/>
    <w:p w14:paraId="734B5960" w14:textId="77777777" w:rsidR="0003545C" w:rsidRPr="00CC4D3D" w:rsidRDefault="0003545C" w:rsidP="00E63A5A">
      <w:pPr>
        <w:rPr>
          <w:b/>
          <w:bCs/>
          <w:rPrChange w:id="1007" w:author="Juan Carlos de Alfonso Juliá" w:date="2020-04-08T20:37:00Z">
            <w:rPr>
              <w:u w:val="single"/>
            </w:rPr>
          </w:rPrChange>
        </w:rPr>
      </w:pPr>
      <w:r w:rsidRPr="00CC4D3D">
        <w:rPr>
          <w:b/>
          <w:bCs/>
          <w:rPrChange w:id="1008" w:author="Juan Carlos de Alfonso Juliá" w:date="2020-04-08T20:37:00Z">
            <w:rPr>
              <w:u w:val="single"/>
            </w:rPr>
          </w:rPrChange>
        </w:rPr>
        <w:t>Archivos.xml</w:t>
      </w:r>
    </w:p>
    <w:p w14:paraId="2CB0BFA6" w14:textId="4B274E08" w:rsidR="00C41CE0" w:rsidRDefault="00C41CE0" w:rsidP="00E63A5A"/>
    <w:p w14:paraId="3DE968BD" w14:textId="34A0B9D9" w:rsidR="00312D95" w:rsidRDefault="00312D95" w:rsidP="00E63A5A">
      <w:r>
        <w:t xml:space="preserve">Respecto a los archivos </w:t>
      </w:r>
      <w:proofErr w:type="spellStart"/>
      <w:r>
        <w:t>xml</w:t>
      </w:r>
      <w:proofErr w:type="spellEnd"/>
      <w:r>
        <w:t xml:space="preserve"> </w:t>
      </w:r>
      <w:r w:rsidR="00BA2A4B">
        <w:t>podemos distinguirlos en dos tipos, los que contienen información acerca del funcionamiento de la app “/</w:t>
      </w:r>
      <w:proofErr w:type="spellStart"/>
      <w:r w:rsidR="00BA2A4B">
        <w:t>manifest</w:t>
      </w:r>
      <w:proofErr w:type="spellEnd"/>
      <w:r w:rsidR="00BA2A4B">
        <w:t xml:space="preserve">/…”, y los referentes al estilo de las </w:t>
      </w:r>
      <w:proofErr w:type="gramStart"/>
      <w:r w:rsidR="00BA2A4B">
        <w:t>vistas ”</w:t>
      </w:r>
      <w:proofErr w:type="gramEnd"/>
      <w:r w:rsidR="00BA2A4B">
        <w:t>/res/</w:t>
      </w:r>
      <w:proofErr w:type="spellStart"/>
      <w:r w:rsidR="00BA2A4B">
        <w:t>layout</w:t>
      </w:r>
      <w:proofErr w:type="spellEnd"/>
      <w:r w:rsidR="00BA2A4B">
        <w:t>/…”.</w:t>
      </w:r>
    </w:p>
    <w:p w14:paraId="66B9CC62" w14:textId="7668A5F4" w:rsidR="00BA2A4B" w:rsidRDefault="00BA2A4B" w:rsidP="00E63A5A">
      <w:r>
        <w:t xml:space="preserve">En esta memoria se va a omitir la explicación de los archivos que hacen referencia al estilo de las ventanas pues su estructura es similar, una lista de elementos que conforman la vista (botones, cuadros de texto, y demás elementos visuales). </w:t>
      </w:r>
    </w:p>
    <w:p w14:paraId="1775123A" w14:textId="77777777" w:rsidR="00BA2A4B" w:rsidRDefault="00BA2A4B" w:rsidP="00E63A5A"/>
    <w:p w14:paraId="5491B32C" w14:textId="77777777" w:rsidR="00BA2A4B" w:rsidRDefault="00BA2A4B" w:rsidP="00E63A5A">
      <w:r>
        <w:t>Por poner un ejemplo de uno de los elementos a continuación se muestra el código referente a uno de los botones de la pantalla del menú:</w:t>
      </w:r>
    </w:p>
    <w:p w14:paraId="5C04607E" w14:textId="77777777" w:rsidR="00BA2A4B" w:rsidRDefault="00BA2A4B" w:rsidP="00E63A5A"/>
    <w:tbl>
      <w:tblPr>
        <w:tblW w:w="0" w:type="auto"/>
        <w:tblCellMar>
          <w:top w:w="15" w:type="dxa"/>
          <w:left w:w="15" w:type="dxa"/>
          <w:bottom w:w="15" w:type="dxa"/>
          <w:right w:w="15" w:type="dxa"/>
        </w:tblCellMar>
        <w:tblLook w:val="04A0" w:firstRow="1" w:lastRow="0" w:firstColumn="1" w:lastColumn="0" w:noHBand="0" w:noVBand="1"/>
      </w:tblPr>
      <w:tblGrid>
        <w:gridCol w:w="993"/>
        <w:gridCol w:w="6337"/>
      </w:tblGrid>
      <w:tr w:rsidR="00BA2A4B" w:rsidRPr="00BA2A4B" w14:paraId="72756334" w14:textId="77777777" w:rsidTr="00BA2A4B">
        <w:trPr>
          <w:gridAfter w:val="1"/>
        </w:trPr>
        <w:tc>
          <w:tcPr>
            <w:tcW w:w="0" w:type="auto"/>
            <w:tcMar>
              <w:top w:w="0" w:type="dxa"/>
              <w:left w:w="150" w:type="dxa"/>
              <w:bottom w:w="0" w:type="dxa"/>
              <w:right w:w="150" w:type="dxa"/>
            </w:tcMar>
            <w:hideMark/>
          </w:tcPr>
          <w:p w14:paraId="643222F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&lt;</w:t>
            </w:r>
            <w:proofErr w:type="spellStart"/>
            <w:r w:rsidRPr="00BA2A4B">
              <w:rPr>
                <w:rFonts w:ascii="Consolas" w:hAnsi="Consolas" w:cs="Consolas"/>
                <w:color w:val="22863A"/>
                <w:sz w:val="18"/>
                <w:szCs w:val="18"/>
              </w:rPr>
              <w:t>Button</w:t>
            </w:r>
            <w:proofErr w:type="spellEnd"/>
          </w:p>
        </w:tc>
      </w:tr>
      <w:tr w:rsidR="00BA2A4B" w:rsidRPr="00BA2A4B" w14:paraId="084E1C30" w14:textId="77777777" w:rsidTr="00BA2A4B">
        <w:tc>
          <w:tcPr>
            <w:tcW w:w="750" w:type="dxa"/>
            <w:noWrap/>
            <w:tcMar>
              <w:top w:w="0" w:type="dxa"/>
              <w:left w:w="150" w:type="dxa"/>
              <w:bottom w:w="0" w:type="dxa"/>
              <w:right w:w="150" w:type="dxa"/>
            </w:tcMar>
            <w:hideMark/>
          </w:tcPr>
          <w:p w14:paraId="1C6BC88A"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DF91957" w14:textId="77777777" w:rsidR="00BA2A4B" w:rsidRPr="00BA2A4B" w:rsidRDefault="00BA2A4B" w:rsidP="00A661C2">
            <w:pPr>
              <w:rPr>
                <w:color w:val="24292E"/>
              </w:rPr>
              <w:pPrChange w:id="1009" w:author="Juan Carlos de Alfonso Juliá" w:date="2020-04-08T15:40:00Z">
                <w:pPr>
                  <w:spacing w:line="300" w:lineRule="atLeast"/>
                </w:pPr>
              </w:pPrChange>
            </w:pPr>
            <w:r w:rsidRPr="00BA2A4B">
              <w:rPr>
                <w:color w:val="24292E"/>
              </w:rPr>
              <w:t xml:space="preserve">        </w:t>
            </w:r>
            <w:proofErr w:type="spellStart"/>
            <w:r w:rsidRPr="00BA2A4B">
              <w:rPr>
                <w:color w:val="6F42C1"/>
              </w:rPr>
              <w:t>android:id</w:t>
            </w:r>
            <w:proofErr w:type="spellEnd"/>
            <w:r w:rsidRPr="00BA2A4B">
              <w:rPr>
                <w:color w:val="24292E"/>
              </w:rPr>
              <w:t>=</w:t>
            </w:r>
            <w:r w:rsidRPr="00BA2A4B">
              <w:t>"@+id/button9"</w:t>
            </w:r>
          </w:p>
        </w:tc>
      </w:tr>
      <w:tr w:rsidR="00BA2A4B" w:rsidRPr="00BA2A4B" w14:paraId="2CF3968C" w14:textId="77777777" w:rsidTr="00BA2A4B">
        <w:tc>
          <w:tcPr>
            <w:tcW w:w="750" w:type="dxa"/>
            <w:noWrap/>
            <w:tcMar>
              <w:top w:w="0" w:type="dxa"/>
              <w:left w:w="150" w:type="dxa"/>
              <w:bottom w:w="0" w:type="dxa"/>
              <w:right w:w="150" w:type="dxa"/>
            </w:tcMar>
            <w:hideMark/>
          </w:tcPr>
          <w:p w14:paraId="379C216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BBA163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_width</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"300dp"</w:t>
            </w:r>
          </w:p>
        </w:tc>
      </w:tr>
      <w:tr w:rsidR="00BA2A4B" w:rsidRPr="00BA2A4B" w14:paraId="04775EF3" w14:textId="77777777" w:rsidTr="00BA2A4B">
        <w:tc>
          <w:tcPr>
            <w:tcW w:w="750" w:type="dxa"/>
            <w:noWrap/>
            <w:tcMar>
              <w:top w:w="0" w:type="dxa"/>
              <w:left w:w="150" w:type="dxa"/>
              <w:bottom w:w="0" w:type="dxa"/>
              <w:right w:w="150" w:type="dxa"/>
            </w:tcMar>
            <w:hideMark/>
          </w:tcPr>
          <w:p w14:paraId="17E34CDB"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60838C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_height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"70dp"</w:t>
            </w:r>
          </w:p>
        </w:tc>
      </w:tr>
      <w:tr w:rsidR="00BA2A4B" w:rsidRPr="00BA2A4B" w14:paraId="050C9619" w14:textId="77777777" w:rsidTr="00BA2A4B">
        <w:tc>
          <w:tcPr>
            <w:tcW w:w="750" w:type="dxa"/>
            <w:noWrap/>
            <w:tcMar>
              <w:top w:w="0" w:type="dxa"/>
              <w:left w:w="150" w:type="dxa"/>
              <w:bottom w:w="0" w:type="dxa"/>
              <w:right w:w="150" w:type="dxa"/>
            </w:tcMar>
            <w:hideMark/>
          </w:tcPr>
          <w:p w14:paraId="72824147"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0F390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_marginStart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6021AF8" w14:textId="77777777" w:rsidTr="00BA2A4B">
        <w:tc>
          <w:tcPr>
            <w:tcW w:w="750" w:type="dxa"/>
            <w:noWrap/>
            <w:tcMar>
              <w:top w:w="0" w:type="dxa"/>
              <w:left w:w="150" w:type="dxa"/>
              <w:bottom w:w="0" w:type="dxa"/>
              <w:right w:w="150" w:type="dxa"/>
            </w:tcMar>
            <w:hideMark/>
          </w:tcPr>
          <w:p w14:paraId="4EE6DF8C"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1AECFB"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_marginLeft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1F5659A2" w14:textId="77777777" w:rsidTr="00BA2A4B">
        <w:tc>
          <w:tcPr>
            <w:tcW w:w="750" w:type="dxa"/>
            <w:noWrap/>
            <w:tcMar>
              <w:top w:w="0" w:type="dxa"/>
              <w:left w:w="150" w:type="dxa"/>
              <w:bottom w:w="0" w:type="dxa"/>
              <w:right w:w="150" w:type="dxa"/>
            </w:tcMar>
            <w:hideMark/>
          </w:tcPr>
          <w:p w14:paraId="59D1885D"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66943A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_marginTop</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097F240" w14:textId="77777777" w:rsidTr="00BA2A4B">
        <w:tc>
          <w:tcPr>
            <w:tcW w:w="750" w:type="dxa"/>
            <w:noWrap/>
            <w:tcMar>
              <w:top w:w="0" w:type="dxa"/>
              <w:left w:w="150" w:type="dxa"/>
              <w:bottom w:w="0" w:type="dxa"/>
              <w:right w:w="150" w:type="dxa"/>
            </w:tcMar>
            <w:hideMark/>
          </w:tcPr>
          <w:p w14:paraId="4EB9532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B7B49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_marginEnd</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00A36A01" w14:textId="77777777" w:rsidTr="00BA2A4B">
        <w:tc>
          <w:tcPr>
            <w:tcW w:w="750" w:type="dxa"/>
            <w:noWrap/>
            <w:tcMar>
              <w:top w:w="0" w:type="dxa"/>
              <w:left w:w="150" w:type="dxa"/>
              <w:bottom w:w="0" w:type="dxa"/>
              <w:right w:w="150" w:type="dxa"/>
            </w:tcMar>
            <w:hideMark/>
          </w:tcPr>
          <w:p w14:paraId="2035629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B13C61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_marginRight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663A5B71" w14:textId="77777777" w:rsidTr="00BA2A4B">
        <w:tc>
          <w:tcPr>
            <w:tcW w:w="750" w:type="dxa"/>
            <w:noWrap/>
            <w:tcMar>
              <w:top w:w="0" w:type="dxa"/>
              <w:left w:w="150" w:type="dxa"/>
              <w:bottom w:w="0" w:type="dxa"/>
              <w:right w:w="150" w:type="dxa"/>
            </w:tcMar>
            <w:hideMark/>
          </w:tcPr>
          <w:p w14:paraId="18264F5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0BE0E61"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android:onClick</w:t>
            </w:r>
            <w:proofErr w:type="spellEnd"/>
            <w:proofErr w:type="gram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btnAjustes</w:t>
            </w:r>
            <w:proofErr w:type="spellEnd"/>
            <w:r w:rsidRPr="00BA2A4B">
              <w:rPr>
                <w:rFonts w:ascii="Consolas" w:hAnsi="Consolas" w:cs="Consolas"/>
                <w:color w:val="032F62"/>
                <w:sz w:val="18"/>
                <w:szCs w:val="18"/>
              </w:rPr>
              <w:t>"</w:t>
            </w:r>
          </w:p>
        </w:tc>
      </w:tr>
      <w:tr w:rsidR="00BA2A4B" w:rsidRPr="00BA2A4B" w14:paraId="6700C0BB" w14:textId="77777777" w:rsidTr="00BA2A4B">
        <w:tc>
          <w:tcPr>
            <w:tcW w:w="750" w:type="dxa"/>
            <w:noWrap/>
            <w:tcMar>
              <w:top w:w="0" w:type="dxa"/>
              <w:left w:w="150" w:type="dxa"/>
              <w:bottom w:w="0" w:type="dxa"/>
              <w:right w:w="150" w:type="dxa"/>
            </w:tcMar>
            <w:hideMark/>
          </w:tcPr>
          <w:p w14:paraId="67D2E915"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144C9DC"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r w:rsidRPr="00BA2A4B">
              <w:rPr>
                <w:rFonts w:ascii="Consolas" w:hAnsi="Consolas" w:cs="Consolas"/>
                <w:color w:val="6F42C1"/>
                <w:sz w:val="18"/>
                <w:szCs w:val="18"/>
              </w:rPr>
              <w:t>android:text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string</w:t>
            </w:r>
            <w:proofErr w:type="spellEnd"/>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BotonAjustes</w:t>
            </w:r>
            <w:proofErr w:type="spellEnd"/>
            <w:r w:rsidRPr="00BA2A4B">
              <w:rPr>
                <w:rFonts w:ascii="Consolas" w:hAnsi="Consolas" w:cs="Consolas"/>
                <w:color w:val="032F62"/>
                <w:sz w:val="18"/>
                <w:szCs w:val="18"/>
              </w:rPr>
              <w:t>"</w:t>
            </w:r>
          </w:p>
        </w:tc>
      </w:tr>
      <w:tr w:rsidR="00BA2A4B" w:rsidRPr="00BA2A4B" w14:paraId="5E0EA9CB" w14:textId="77777777" w:rsidTr="00BA2A4B">
        <w:tc>
          <w:tcPr>
            <w:tcW w:w="750" w:type="dxa"/>
            <w:noWrap/>
            <w:tcMar>
              <w:top w:w="0" w:type="dxa"/>
              <w:left w:w="150" w:type="dxa"/>
              <w:bottom w:w="0" w:type="dxa"/>
              <w:right w:w="150" w:type="dxa"/>
            </w:tcMar>
            <w:hideMark/>
          </w:tcPr>
          <w:p w14:paraId="22EEAE8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9AA872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_constraintBottom_toTopOf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"@+id/button10"</w:t>
            </w:r>
          </w:p>
        </w:tc>
      </w:tr>
      <w:tr w:rsidR="00BA2A4B" w:rsidRPr="00BA2A4B" w14:paraId="06E0C3E2" w14:textId="77777777" w:rsidTr="00BA2A4B">
        <w:tc>
          <w:tcPr>
            <w:tcW w:w="750" w:type="dxa"/>
            <w:noWrap/>
            <w:tcMar>
              <w:top w:w="0" w:type="dxa"/>
              <w:left w:w="150" w:type="dxa"/>
              <w:bottom w:w="0" w:type="dxa"/>
              <w:right w:w="150" w:type="dxa"/>
            </w:tcMar>
            <w:hideMark/>
          </w:tcPr>
          <w:p w14:paraId="7394C26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CF3250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_constraintEnd_toEndOf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parent</w:t>
            </w:r>
            <w:proofErr w:type="spellEnd"/>
            <w:r w:rsidRPr="00BA2A4B">
              <w:rPr>
                <w:rFonts w:ascii="Consolas" w:hAnsi="Consolas" w:cs="Consolas"/>
                <w:color w:val="032F62"/>
                <w:sz w:val="18"/>
                <w:szCs w:val="18"/>
              </w:rPr>
              <w:t>"</w:t>
            </w:r>
          </w:p>
        </w:tc>
      </w:tr>
      <w:tr w:rsidR="00BA2A4B" w:rsidRPr="00BA2A4B" w14:paraId="023F2633" w14:textId="77777777" w:rsidTr="00BA2A4B">
        <w:tc>
          <w:tcPr>
            <w:tcW w:w="750" w:type="dxa"/>
            <w:noWrap/>
            <w:tcMar>
              <w:top w:w="0" w:type="dxa"/>
              <w:left w:w="150" w:type="dxa"/>
              <w:bottom w:w="0" w:type="dxa"/>
              <w:right w:w="150" w:type="dxa"/>
            </w:tcMar>
            <w:hideMark/>
          </w:tcPr>
          <w:p w14:paraId="77C7610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E1748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_constraintHorizontal_bias</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"0.494"</w:t>
            </w:r>
          </w:p>
        </w:tc>
      </w:tr>
      <w:tr w:rsidR="00BA2A4B" w:rsidRPr="00BA2A4B" w14:paraId="4D5077AD" w14:textId="77777777" w:rsidTr="00BA2A4B">
        <w:tc>
          <w:tcPr>
            <w:tcW w:w="750" w:type="dxa"/>
            <w:noWrap/>
            <w:tcMar>
              <w:top w:w="0" w:type="dxa"/>
              <w:left w:w="150" w:type="dxa"/>
              <w:bottom w:w="0" w:type="dxa"/>
              <w:right w:w="150" w:type="dxa"/>
            </w:tcMar>
            <w:hideMark/>
          </w:tcPr>
          <w:p w14:paraId="4BA921E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285AD27"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_constraintStart_toStartOf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parent</w:t>
            </w:r>
            <w:proofErr w:type="spellEnd"/>
            <w:r w:rsidRPr="00BA2A4B">
              <w:rPr>
                <w:rFonts w:ascii="Consolas" w:hAnsi="Consolas" w:cs="Consolas"/>
                <w:color w:val="032F62"/>
                <w:sz w:val="18"/>
                <w:szCs w:val="18"/>
              </w:rPr>
              <w:t>"</w:t>
            </w:r>
          </w:p>
        </w:tc>
      </w:tr>
      <w:tr w:rsidR="00BA2A4B" w:rsidRPr="00BA2A4B" w14:paraId="1D16AE54" w14:textId="77777777" w:rsidTr="00BA2A4B">
        <w:tc>
          <w:tcPr>
            <w:tcW w:w="750" w:type="dxa"/>
            <w:noWrap/>
            <w:tcMar>
              <w:top w:w="0" w:type="dxa"/>
              <w:left w:w="150" w:type="dxa"/>
              <w:bottom w:w="0" w:type="dxa"/>
              <w:right w:w="150" w:type="dxa"/>
            </w:tcMar>
            <w:hideMark/>
          </w:tcPr>
          <w:p w14:paraId="230BFEC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E3973A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_constraintTop_toBottomOf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"@+id/button6"</w:t>
            </w:r>
            <w:r w:rsidRPr="00BA2A4B">
              <w:rPr>
                <w:rFonts w:ascii="Consolas" w:hAnsi="Consolas" w:cs="Consolas"/>
                <w:color w:val="24292E"/>
                <w:sz w:val="18"/>
                <w:szCs w:val="18"/>
              </w:rPr>
              <w:t xml:space="preserve"> /&gt;</w:t>
            </w:r>
          </w:p>
        </w:tc>
      </w:tr>
    </w:tbl>
    <w:p w14:paraId="150692C6" w14:textId="6EC29397" w:rsidR="00BA2A4B" w:rsidRDefault="00BA2A4B" w:rsidP="00E63A5A">
      <w:r>
        <w:t xml:space="preserve"> </w:t>
      </w:r>
    </w:p>
    <w:p w14:paraId="39A4EC69" w14:textId="038B2F4B" w:rsidR="00BA2A4B" w:rsidRDefault="00BA2A4B" w:rsidP="00E63A5A">
      <w:r>
        <w:t xml:space="preserve">Como se ve el código es trivial, el botón lleva un id único asociado seguido por varios parámetros para ajustar su tamaño y </w:t>
      </w:r>
      <w:proofErr w:type="gramStart"/>
      <w:r>
        <w:t>posición</w:t>
      </w:r>
      <w:proofErr w:type="gramEnd"/>
      <w:r>
        <w:t xml:space="preserve"> así como la etiqueta que aparecerá centrada al dibujar el botón y la función que se llamará al pulsar “</w:t>
      </w:r>
      <w:proofErr w:type="spellStart"/>
      <w:r>
        <w:t>btnAjustes</w:t>
      </w:r>
      <w:proofErr w:type="spellEnd"/>
      <w:r>
        <w:t>”.</w:t>
      </w:r>
    </w:p>
    <w:p w14:paraId="0DA1FE2E" w14:textId="127A3FFD" w:rsidR="00BA2A4B" w:rsidRDefault="00BA2A4B" w:rsidP="00E63A5A"/>
    <w:p w14:paraId="667C4EB2" w14:textId="7E390677" w:rsidR="00DC7703" w:rsidRDefault="00DC7703" w:rsidP="00E63A5A">
      <w:r>
        <w:t xml:space="preserve">Por </w:t>
      </w:r>
      <w:proofErr w:type="gramStart"/>
      <w:r>
        <w:t>último</w:t>
      </w:r>
      <w:proofErr w:type="gramEnd"/>
      <w:r>
        <w:t xml:space="preserve"> mencionar que aunque no se expliquen los archivos </w:t>
      </w:r>
      <w:proofErr w:type="spellStart"/>
      <w:r>
        <w:t>xml</w:t>
      </w:r>
      <w:proofErr w:type="spellEnd"/>
      <w:r>
        <w:t xml:space="preserve"> referentes al estilo si se quieren leer están en el repositorio de </w:t>
      </w:r>
      <w:proofErr w:type="spellStart"/>
      <w:r>
        <w:t>github</w:t>
      </w:r>
      <w:proofErr w:type="spellEnd"/>
      <w:r>
        <w:t>.</w:t>
      </w:r>
    </w:p>
    <w:p w14:paraId="6CB9F3B2" w14:textId="66DD2736" w:rsidR="00DC7703" w:rsidRDefault="00DC7703" w:rsidP="00E63A5A"/>
    <w:p w14:paraId="4D362CDD" w14:textId="1BD77C4D" w:rsidR="00843C60" w:rsidRDefault="00843C60" w:rsidP="00E63A5A">
      <w:r>
        <w:t xml:space="preserve">Fuera de lo que es el estilo hay un archivo </w:t>
      </w:r>
      <w:r w:rsidR="0004770F">
        <w:t xml:space="preserve">que juega un papel muy relevante a la hora del funcionamiento de una </w:t>
      </w:r>
      <w:proofErr w:type="gramStart"/>
      <w:r w:rsidR="0004770F">
        <w:t>app</w:t>
      </w:r>
      <w:proofErr w:type="gramEnd"/>
      <w:r w:rsidR="0004770F">
        <w:t xml:space="preserve"> en Android, es el </w:t>
      </w:r>
      <w:proofErr w:type="spellStart"/>
      <w:r w:rsidR="0004770F">
        <w:t>Manifest</w:t>
      </w:r>
      <w:proofErr w:type="spellEnd"/>
      <w:r w:rsidR="0004770F">
        <w:t>/AndroidManifest.xml</w:t>
      </w:r>
    </w:p>
    <w:p w14:paraId="409F9B4B" w14:textId="77777777" w:rsidR="00E20243" w:rsidRDefault="00E20243" w:rsidP="00E63A5A"/>
    <w:p w14:paraId="46157512" w14:textId="5DA6DD7F"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C849D5">
        <w:t>10)</w:t>
      </w:r>
      <w:r w:rsidR="00C849D5">
        <w:fldChar w:fldCharType="end"/>
      </w:r>
      <w:r w:rsidR="00C849D5">
        <w:t>.</w:t>
      </w:r>
      <w:r>
        <w:t xml:space="preserve"> </w:t>
      </w:r>
      <w:r w:rsidR="00C849D5">
        <w:t>D</w:t>
      </w:r>
      <w:r>
        <w:t>entro de este archivo debemos incluir lo siguiente:</w:t>
      </w:r>
    </w:p>
    <w:p w14:paraId="403911CD" w14:textId="77777777" w:rsidR="00E20243" w:rsidRDefault="00E20243" w:rsidP="00E63A5A"/>
    <w:p w14:paraId="686CAC47" w14:textId="77777777"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B04DF7">
        <w:t>.</w:t>
      </w:r>
    </w:p>
    <w:p w14:paraId="2C1A1296" w14:textId="77777777" w:rsidR="00733C98" w:rsidRDefault="00733C98" w:rsidP="00E63A5A"/>
    <w:p w14:paraId="7F47C274" w14:textId="77777777"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p>
    <w:p w14:paraId="7EFBE4A8" w14:textId="77777777" w:rsidR="00733C98" w:rsidRDefault="00733C98" w:rsidP="00733C98">
      <w:pPr>
        <w:pStyle w:val="Prrafodelista"/>
      </w:pPr>
      <w:r>
        <w:t xml:space="preserve"> </w:t>
      </w:r>
    </w:p>
    <w:p w14:paraId="207FFF70" w14:textId="77777777" w:rsidR="00733C98" w:rsidRDefault="00733C98" w:rsidP="00733C98">
      <w:pPr>
        <w:ind w:firstLine="708"/>
        <w:rPr>
          <w:rFonts w:ascii="Consolas" w:hAnsi="Consolas" w:cs="Consolas"/>
          <w:color w:val="24292E"/>
          <w:sz w:val="18"/>
          <w:szCs w:val="18"/>
          <w:shd w:val="clear" w:color="auto" w:fill="FFFFFF"/>
        </w:rPr>
      </w:pPr>
      <w:r w:rsidRPr="00733C98">
        <w:rPr>
          <w:rFonts w:ascii="Consolas" w:hAnsi="Consolas" w:cs="Consolas"/>
          <w:color w:val="24292E"/>
          <w:sz w:val="18"/>
          <w:szCs w:val="18"/>
          <w:shd w:val="clear" w:color="auto" w:fill="FFFFFF"/>
        </w:rPr>
        <w:t>&lt;</w:t>
      </w:r>
      <w:r w:rsidRPr="00733C98">
        <w:rPr>
          <w:rFonts w:ascii="Consolas" w:hAnsi="Consolas" w:cs="Consolas"/>
          <w:color w:val="22863A"/>
          <w:sz w:val="18"/>
          <w:szCs w:val="18"/>
        </w:rPr>
        <w:t>uses-</w:t>
      </w:r>
      <w:proofErr w:type="spellStart"/>
      <w:r w:rsidRPr="00733C98">
        <w:rPr>
          <w:rFonts w:ascii="Consolas" w:hAnsi="Consolas" w:cs="Consolas"/>
          <w:color w:val="22863A"/>
          <w:sz w:val="18"/>
          <w:szCs w:val="18"/>
        </w:rPr>
        <w:t>permission</w:t>
      </w:r>
      <w:proofErr w:type="spellEnd"/>
      <w:r w:rsidRPr="00733C98">
        <w:rPr>
          <w:rFonts w:ascii="Consolas" w:hAnsi="Consolas" w:cs="Consolas"/>
          <w:color w:val="24292E"/>
          <w:sz w:val="18"/>
          <w:szCs w:val="18"/>
          <w:shd w:val="clear" w:color="auto" w:fill="FFFFFF"/>
        </w:rPr>
        <w:t xml:space="preserve"> </w:t>
      </w:r>
      <w:proofErr w:type="spellStart"/>
      <w:r w:rsidRPr="00733C98">
        <w:rPr>
          <w:rFonts w:ascii="Consolas" w:hAnsi="Consolas" w:cs="Consolas"/>
          <w:color w:val="6F42C1"/>
          <w:sz w:val="18"/>
          <w:szCs w:val="18"/>
        </w:rPr>
        <w:t>android:name</w:t>
      </w:r>
      <w:proofErr w:type="spellEnd"/>
      <w:r w:rsidRPr="00733C98">
        <w:rPr>
          <w:rFonts w:ascii="Consolas" w:hAnsi="Consolas" w:cs="Consolas"/>
          <w:color w:val="24292E"/>
          <w:sz w:val="18"/>
          <w:szCs w:val="18"/>
          <w:shd w:val="clear" w:color="auto" w:fill="FFFFFF"/>
        </w:rPr>
        <w:t>=</w:t>
      </w:r>
      <w:r w:rsidRPr="00733C98">
        <w:rPr>
          <w:rFonts w:ascii="Consolas" w:hAnsi="Consolas" w:cs="Consolas"/>
          <w:color w:val="032F62"/>
          <w:sz w:val="18"/>
          <w:szCs w:val="18"/>
        </w:rPr>
        <w:t>"</w:t>
      </w:r>
      <w:proofErr w:type="spellStart"/>
      <w:proofErr w:type="gramStart"/>
      <w:r w:rsidRPr="00733C98">
        <w:rPr>
          <w:rFonts w:ascii="Consolas" w:hAnsi="Consolas" w:cs="Consolas"/>
          <w:color w:val="032F62"/>
          <w:sz w:val="18"/>
          <w:szCs w:val="18"/>
        </w:rPr>
        <w:t>android.permission</w:t>
      </w:r>
      <w:proofErr w:type="spellEnd"/>
      <w:proofErr w:type="gramEnd"/>
      <w:r w:rsidRPr="00733C98">
        <w:rPr>
          <w:rFonts w:ascii="Consolas" w:hAnsi="Consolas" w:cs="Consolas"/>
          <w:color w:val="032F62"/>
          <w:sz w:val="18"/>
          <w:szCs w:val="18"/>
        </w:rPr>
        <w:t>.</w:t>
      </w:r>
      <w:r w:rsidRPr="00733C98">
        <w:rPr>
          <w:rFonts w:ascii="Consolas" w:hAnsi="Consolas" w:cs="Consolas"/>
          <w:color w:val="032F62"/>
          <w:sz w:val="18"/>
          <w:szCs w:val="18"/>
          <w:shd w:val="clear" w:color="auto" w:fill="FFFFFF"/>
        </w:rPr>
        <w:t xml:space="preserve"> ACCESS_FINE_LOCATION</w:t>
      </w:r>
      <w:r w:rsidRPr="00733C98">
        <w:rPr>
          <w:rFonts w:ascii="Consolas" w:hAnsi="Consolas" w:cs="Consolas"/>
          <w:color w:val="032F62"/>
          <w:sz w:val="18"/>
          <w:szCs w:val="18"/>
        </w:rPr>
        <w:t>"</w:t>
      </w:r>
      <w:r w:rsidRPr="00733C98">
        <w:rPr>
          <w:rFonts w:ascii="Consolas" w:hAnsi="Consolas" w:cs="Consolas"/>
          <w:color w:val="24292E"/>
          <w:sz w:val="18"/>
          <w:szCs w:val="18"/>
          <w:shd w:val="clear" w:color="auto" w:fill="FFFFFF"/>
        </w:rPr>
        <w:t xml:space="preserve"> /&gt;</w:t>
      </w:r>
    </w:p>
    <w:p w14:paraId="69772FA5" w14:textId="77777777" w:rsidR="00733C98" w:rsidRDefault="00733C98" w:rsidP="00733C98">
      <w:pPr>
        <w:ind w:firstLine="708"/>
        <w:rPr>
          <w:rFonts w:ascii="Consolas"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730C9407" w14:textId="77777777" w:rsidR="00E20243" w:rsidRDefault="00E20243" w:rsidP="00E20243">
      <w:pPr>
        <w:pStyle w:val="Prrafodelista"/>
        <w:numPr>
          <w:ilvl w:val="0"/>
          <w:numId w:val="2"/>
        </w:numPr>
      </w:pPr>
      <w:r>
        <w:t>Actividades: cada una de las vistas descritas en el apartado anterior lleva asociada una etiqueta en este archivo con información acerca de diversos aspectos (etiqueta, actividad padre o nombre)</w:t>
      </w:r>
      <w:r w:rsidR="00D93B14">
        <w:t>.</w:t>
      </w:r>
    </w:p>
    <w:p w14:paraId="4497BB2A" w14:textId="77777777" w:rsidR="00E20243" w:rsidRDefault="00E20243" w:rsidP="00E20243">
      <w:pPr>
        <w:pStyle w:val="Prrafodelista"/>
      </w:pPr>
    </w:p>
    <w:p w14:paraId="0BF42662" w14:textId="77777777" w:rsidR="00E20243" w:rsidRPr="00733C98" w:rsidRDefault="00E20243" w:rsidP="00E20243">
      <w:pPr>
        <w:pStyle w:val="Prrafodelista"/>
      </w:pPr>
    </w:p>
    <w:p w14:paraId="30713533" w14:textId="77777777" w:rsidR="00733C98" w:rsidRDefault="00733C98" w:rsidP="00733C98"/>
    <w:p w14:paraId="0212B6D4" w14:textId="1CD835B1" w:rsidR="00733C98" w:rsidDel="009058BA" w:rsidRDefault="00733C98" w:rsidP="00E63A5A">
      <w:pPr>
        <w:rPr>
          <w:del w:id="1010" w:author="Juan Carlos de Alfonso Juliá" w:date="2020-04-08T15:08:00Z"/>
        </w:rPr>
      </w:pPr>
    </w:p>
    <w:p w14:paraId="22FC9991" w14:textId="1F18840C" w:rsidR="008F7F39" w:rsidDel="009058BA" w:rsidRDefault="008F7F39" w:rsidP="00E63A5A">
      <w:pPr>
        <w:rPr>
          <w:del w:id="1011" w:author="Juan Carlos de Alfonso Juliá" w:date="2020-04-08T15:08:00Z"/>
        </w:rPr>
      </w:pPr>
      <w:del w:id="1012" w:author="Juan Carlos de Alfonso Juliá" w:date="2020-04-08T15:08:00Z">
        <w:r w:rsidDel="009058BA">
          <w:delText>res/layout/activity_ajustes.xml</w:delText>
        </w:r>
      </w:del>
    </w:p>
    <w:p w14:paraId="4F9C0C25" w14:textId="190107C2" w:rsidR="008F7F39" w:rsidDel="009058BA" w:rsidRDefault="008F7F39" w:rsidP="008F7F39">
      <w:pPr>
        <w:rPr>
          <w:del w:id="1013" w:author="Juan Carlos de Alfonso Juliá" w:date="2020-04-08T15:08:00Z"/>
        </w:rPr>
      </w:pPr>
      <w:del w:id="1014" w:author="Juan Carlos de Alfonso Juliá" w:date="2020-04-08T15:08:00Z">
        <w:r w:rsidDel="009058BA">
          <w:delText>res/layout/activity_info.xml</w:delText>
        </w:r>
      </w:del>
    </w:p>
    <w:p w14:paraId="308AC853" w14:textId="4ABAA51F" w:rsidR="008F7F39" w:rsidDel="009058BA" w:rsidRDefault="008F7F39" w:rsidP="00E63A5A">
      <w:pPr>
        <w:rPr>
          <w:del w:id="1015" w:author="Juan Carlos de Alfonso Juliá" w:date="2020-04-08T15:08:00Z"/>
        </w:rPr>
      </w:pPr>
      <w:del w:id="1016" w:author="Juan Carlos de Alfonso Juliá" w:date="2020-04-08T15:08:00Z">
        <w:r w:rsidDel="009058BA">
          <w:delText>res/layout/activity_main.xml</w:delText>
        </w:r>
      </w:del>
    </w:p>
    <w:p w14:paraId="5733ECAC" w14:textId="1CD0650D" w:rsidR="008F7F39" w:rsidDel="009058BA" w:rsidRDefault="008F7F39" w:rsidP="008F7F39">
      <w:pPr>
        <w:rPr>
          <w:del w:id="1017" w:author="Juan Carlos de Alfonso Juliá" w:date="2020-04-08T15:08:00Z"/>
        </w:rPr>
      </w:pPr>
      <w:del w:id="1018" w:author="Juan Carlos de Alfonso Juliá" w:date="2020-04-08T15:08:00Z">
        <w:r w:rsidDel="009058BA">
          <w:delText>res/layout/activity_vuelo_msg.xml</w:delText>
        </w:r>
      </w:del>
    </w:p>
    <w:p w14:paraId="7E0B5820" w14:textId="72CD7F17" w:rsidR="008F7F39" w:rsidDel="009058BA" w:rsidRDefault="008F7F39" w:rsidP="008F7F39">
      <w:pPr>
        <w:rPr>
          <w:del w:id="1019" w:author="Juan Carlos de Alfonso Juliá" w:date="2020-04-08T15:08:00Z"/>
        </w:rPr>
      </w:pPr>
      <w:del w:id="1020" w:author="Juan Carlos de Alfonso Juliá" w:date="2020-04-08T15:08:00Z">
        <w:r w:rsidDel="009058BA">
          <w:delText>res/layout/activity_vuelo_map.xml</w:delText>
        </w:r>
      </w:del>
    </w:p>
    <w:p w14:paraId="1440B512" w14:textId="77777777" w:rsidR="008F7F39" w:rsidRDefault="008F7F39" w:rsidP="008F7F39"/>
    <w:p w14:paraId="116F2751" w14:textId="77777777" w:rsidR="008F7F39" w:rsidRDefault="008F7F39" w:rsidP="00E63A5A"/>
    <w:p w14:paraId="7044159B" w14:textId="77777777" w:rsidR="008F7F39" w:rsidRDefault="008F7F39" w:rsidP="00E63A5A">
      <w:r>
        <w:t xml:space="preserve"> </w:t>
      </w:r>
    </w:p>
    <w:p w14:paraId="7EFDCA93" w14:textId="77777777" w:rsidR="008F7F39" w:rsidRDefault="008F7F39" w:rsidP="00E63A5A">
      <w:r>
        <w:t xml:space="preserve"> </w:t>
      </w:r>
    </w:p>
    <w:p w14:paraId="69515F90" w14:textId="77777777" w:rsidR="00DE02F4" w:rsidRDefault="00DE02F4" w:rsidP="00E63A5A"/>
    <w:p w14:paraId="71CC0262" w14:textId="77777777" w:rsidR="00E63A5A" w:rsidRPr="00E63A5A" w:rsidRDefault="00E63A5A" w:rsidP="00E63A5A"/>
    <w:p w14:paraId="3A845918" w14:textId="77777777" w:rsidR="00E63A5A" w:rsidRPr="0050680A" w:rsidRDefault="00E63A5A" w:rsidP="0050680A"/>
    <w:p w14:paraId="025AD25A" w14:textId="77777777" w:rsidR="00930E80" w:rsidRPr="00930E80" w:rsidRDefault="00930E80" w:rsidP="00930E80"/>
    <w:p w14:paraId="714477FF" w14:textId="77777777" w:rsidR="008F6737" w:rsidRPr="008F6737" w:rsidRDefault="008F6737" w:rsidP="008F6737"/>
    <w:p w14:paraId="6ABC5F68" w14:textId="5F06CEB6" w:rsidR="00BC1E65" w:rsidRDefault="00BC1E65" w:rsidP="002E5974">
      <w:pPr>
        <w:pStyle w:val="TtuloTDC"/>
        <w:numPr>
          <w:ilvl w:val="0"/>
          <w:numId w:val="8"/>
        </w:numPr>
      </w:pPr>
      <w:bookmarkStart w:id="1021" w:name="_Toc37271300"/>
      <w:r>
        <w:t>Diseño del reconocedor basado en IA.</w:t>
      </w:r>
      <w:bookmarkEnd w:id="1021"/>
    </w:p>
    <w:p w14:paraId="57A50D98" w14:textId="23927088" w:rsidR="00D432F8" w:rsidRDefault="00456515" w:rsidP="00CF6E94">
      <w:pPr>
        <w:pStyle w:val="Ttulo1"/>
      </w:pPr>
      <w:bookmarkStart w:id="1022" w:name="_Toc37271301"/>
      <w:r>
        <w:t xml:space="preserve">5.1 </w:t>
      </w:r>
      <w:r w:rsidR="00D432F8">
        <w:t>Introducción</w:t>
      </w:r>
      <w:bookmarkEnd w:id="1022"/>
    </w:p>
    <w:p w14:paraId="720760E0" w14:textId="23351222"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w:t>
      </w:r>
      <w:ins w:id="1023" w:author="JUAN FRANCISCO JIMENEZ CASTELLANOS" w:date="2020-03-21T12:34:00Z">
        <w:r w:rsidR="003833D5">
          <w:t>é</w:t>
        </w:r>
      </w:ins>
      <w:r>
        <w:t xml:space="preserv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w:t>
      </w:r>
      <w:proofErr w:type="spellStart"/>
      <w:r w:rsidR="009F6F41">
        <w:t>learning</w:t>
      </w:r>
      <w:proofErr w:type="spellEnd"/>
      <w:r w:rsidR="009F6F41">
        <w:t xml:space="preserve"> llamada SSD explicada más adelante</w:t>
      </w:r>
      <w:r w:rsidR="008C7933">
        <w:t>.</w:t>
      </w:r>
      <w:r>
        <w:t xml:space="preserve"> </w:t>
      </w:r>
    </w:p>
    <w:p w14:paraId="7A4FF9C6" w14:textId="6E03D071" w:rsidR="00E813DA" w:rsidRDefault="00456515" w:rsidP="00496715">
      <w:pPr>
        <w:pStyle w:val="Ttulo1"/>
      </w:pPr>
      <w:bookmarkStart w:id="1024" w:name="_Toc37271302"/>
      <w:ins w:id="1025" w:author="Juan Carlos de Alfonso Juliá" w:date="2020-04-08T11:51:00Z">
        <w:r>
          <w:t xml:space="preserve">5.2 </w:t>
        </w:r>
      </w:ins>
      <w:r w:rsidR="002B62F4">
        <w:t>Vista teóric</w:t>
      </w:r>
      <w:r w:rsidR="00496715">
        <w:t>a</w:t>
      </w:r>
      <w:bookmarkEnd w:id="1024"/>
    </w:p>
    <w:p w14:paraId="692E1837" w14:textId="7540D2E6" w:rsidR="00E813DA" w:rsidRDefault="00456515" w:rsidP="00E813DA">
      <w:pPr>
        <w:pStyle w:val="Ttulo2"/>
      </w:pPr>
      <w:bookmarkStart w:id="1026" w:name="_Toc37271303"/>
      <w:ins w:id="1027" w:author="Juan Carlos de Alfonso Juliá" w:date="2020-04-08T11:51:00Z">
        <w:r>
          <w:t xml:space="preserve">5.2.1 </w:t>
        </w:r>
      </w:ins>
      <w:r w:rsidR="00E813DA">
        <w:t>Clasificación vs detección</w:t>
      </w:r>
      <w:bookmarkEnd w:id="1026"/>
    </w:p>
    <w:p w14:paraId="2863D66A" w14:textId="4605590D" w:rsidR="00E813DA" w:rsidRDefault="00E813DA" w:rsidP="00E813DA">
      <w:r>
        <w:t>Dentro del paradigma de la identificación de objetos tenemos dos alternativas, la clasificación y la detección. El primero como su nombre indica permite dada una imagen saber qu</w:t>
      </w:r>
      <w:ins w:id="1028" w:author="JUAN FRANCISCO JIMENEZ CASTELLANOS" w:date="2020-03-21T12:35:00Z">
        <w:r w:rsidR="003833D5">
          <w:t>é</w:t>
        </w:r>
      </w:ins>
      <w:r>
        <w:t xml:space="preserve"> contiene</w:t>
      </w:r>
      <w:r w:rsidR="007B7B4F">
        <w:t>,</w:t>
      </w:r>
      <w:r>
        <w:t xml:space="preserve"> por </w:t>
      </w:r>
      <w:r w:rsidR="007B7B4F">
        <w:t>ejemplo,</w:t>
      </w:r>
      <w:r>
        <w:t xml:space="preserve"> si diseñamos un clasificador de aves nuestro algoritmo debería ser capaz de dada una imagen decirnos la especie del ave.</w:t>
      </w:r>
    </w:p>
    <w:p w14:paraId="19257195" w14:textId="1F2E88DE" w:rsidR="00E813DA" w:rsidRDefault="00E813DA" w:rsidP="00E813DA">
      <w:r>
        <w:t xml:space="preserve">En </w:t>
      </w:r>
      <w:r w:rsidR="007B7B4F">
        <w:t>cambio,</w:t>
      </w:r>
      <w:r>
        <w:t xml:space="preserve"> en un algoritmo de detección no solo buscamos clasificar una imagen según el tipo de esta</w:t>
      </w:r>
      <w:ins w:id="1029" w:author="JUAN FRANCISCO JIMENEZ CASTELLANOS" w:date="2020-03-21T12:36:00Z">
        <w:r w:rsidR="003833D5">
          <w:t xml:space="preserve"> o</w:t>
        </w:r>
      </w:ins>
      <w:r>
        <w:t xml:space="preserve"> según algún parámetro</w:t>
      </w:r>
      <w:r w:rsidR="007B7B4F">
        <w:t>,</w:t>
      </w:r>
      <w:r>
        <w:t xml:space="preserve"> sino además saber s</w:t>
      </w:r>
      <w:r w:rsidR="007B7B4F">
        <w:t xml:space="preserve">u </w:t>
      </w:r>
      <w:r>
        <w:t>posición en la imagen acotándola normalmente con algún recuadro.</w:t>
      </w:r>
    </w:p>
    <w:p w14:paraId="4C832922" w14:textId="77777777" w:rsidR="00E813DA" w:rsidRDefault="00E813DA" w:rsidP="00E813DA"/>
    <w:p w14:paraId="5ECDEC8B" w14:textId="77777777" w:rsidR="00E813DA" w:rsidRDefault="00E813DA" w:rsidP="00E813DA"/>
    <w:p w14:paraId="1CF87F9E" w14:textId="77777777" w:rsidR="00E813DA" w:rsidRDefault="00E813DA" w:rsidP="00E813DA"/>
    <w:p w14:paraId="04449230" w14:textId="77777777" w:rsidR="00E813DA" w:rsidRDefault="00E813DA" w:rsidP="00E813DA"/>
    <w:p w14:paraId="59B0EEC5" w14:textId="1C8FDA94" w:rsidR="00A13AC7" w:rsidRDefault="002B62F4" w:rsidP="00A13AC7">
      <w:pPr>
        <w:keepNext/>
      </w:pPr>
      <w:r w:rsidRPr="002B62F4">
        <w:lastRenderedPageBreak/>
        <w:fldChar w:fldCharType="begin"/>
      </w:r>
      <w:r w:rsidR="00216CEA">
        <w:instrText xml:space="preserve"> INCLUDEPICTURE "C:\\var\\folders\\f9\\g2h78njx30sdg7mmyn9f5cm80000gn\\T\\com.microsoft.Word\\WebArchiveCopyPasteTempFiles\\image-classification-vs-object-detection.png" \* MERGEFORMAT </w:instrText>
      </w:r>
      <w:r w:rsidRPr="002B62F4">
        <w:fldChar w:fldCharType="separate"/>
      </w:r>
      <w:r w:rsidR="00A13AC7">
        <w:rPr>
          <w:noProof/>
        </w:rPr>
        <mc:AlternateContent>
          <mc:Choice Requires="wps">
            <w:drawing>
              <wp:anchor distT="0" distB="0" distL="114300" distR="114300" simplePos="0" relativeHeight="251777024" behindDoc="0" locked="0" layoutInCell="1" allowOverlap="1" wp14:anchorId="556E0171" wp14:editId="1AF17C68">
                <wp:simplePos x="0" y="0"/>
                <wp:positionH relativeFrom="column">
                  <wp:posOffset>1905</wp:posOffset>
                </wp:positionH>
                <wp:positionV relativeFrom="paragraph">
                  <wp:posOffset>3088640</wp:posOffset>
                </wp:positionV>
                <wp:extent cx="5396230" cy="635"/>
                <wp:effectExtent l="0" t="0" r="1270" b="1206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2CCAB6D6" w14:textId="7CABF8F8" w:rsidR="006F75D9" w:rsidRPr="0065747A" w:rsidRDefault="006F75D9"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E0171" id="Cuadro de texto 71" o:spid="_x0000_s1067" type="#_x0000_t202" style="position:absolute;margin-left:.15pt;margin-top:243.2pt;width:424.9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" stroked="f">
                <v:textbox style="mso-fit-shape-to-text:t" inset="0,0,0,0">
                  <w:txbxContent>
                    <w:p w14:paraId="2CCAB6D6" w14:textId="7CABF8F8" w:rsidR="006F75D9" w:rsidRPr="0065747A" w:rsidRDefault="006F75D9"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v:textbox>
                <w10:wrap type="square"/>
              </v:shape>
            </w:pict>
          </mc:Fallback>
        </mc:AlternateContent>
      </w:r>
      <w:r w:rsidRPr="002B62F4">
        <w:rPr>
          <w:noProof/>
        </w:rPr>
        <w:drawing>
          <wp:anchor distT="0" distB="0" distL="114300" distR="114300" simplePos="0" relativeHeight="251774976" behindDoc="0" locked="0" layoutInCell="1" allowOverlap="1" wp14:anchorId="1A25EF9E" wp14:editId="72F78AAC">
            <wp:simplePos x="0" y="0"/>
            <wp:positionH relativeFrom="column">
              <wp:posOffset>1905</wp:posOffset>
            </wp:positionH>
            <wp:positionV relativeFrom="paragraph">
              <wp:posOffset>635</wp:posOffset>
            </wp:positionV>
            <wp:extent cx="5396230" cy="3030855"/>
            <wp:effectExtent l="0" t="0" r="1270" b="4445"/>
            <wp:wrapSquare wrapText="bothSides"/>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2F4">
        <w:fldChar w:fldCharType="end"/>
      </w:r>
    </w:p>
    <w:p w14:paraId="4FA578DD" w14:textId="77777777" w:rsidR="00E813DA" w:rsidRDefault="00E813DA" w:rsidP="00E813DA"/>
    <w:p w14:paraId="1A1AA5B5" w14:textId="77777777" w:rsidR="00E813DA" w:rsidRDefault="00E813DA" w:rsidP="00E813DA"/>
    <w:p w14:paraId="0B53C80E" w14:textId="77777777" w:rsidR="00E813DA" w:rsidRDefault="00E813DA" w:rsidP="00E813DA"/>
    <w:p w14:paraId="282E7683" w14:textId="77777777" w:rsidR="00E813DA" w:rsidRDefault="00F77496" w:rsidP="00E813DA">
      <w:hyperlink r:id="rId33" w:history="1">
        <w:r w:rsidR="002B62F4"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198546A0" w14:textId="77777777" w:rsidR="002B62F4" w:rsidRDefault="002B62F4" w:rsidP="00E813DA"/>
    <w:p w14:paraId="28F32318" w14:textId="77777777" w:rsidR="00E813DA" w:rsidRPr="00E813DA" w:rsidRDefault="00E813DA" w:rsidP="00E813DA">
      <w:r w:rsidRPr="00E813DA">
        <w:t>https://developers.arcgis.com/python/guide/how-ssd-works/</w:t>
      </w:r>
    </w:p>
    <w:p w14:paraId="129627B0" w14:textId="77777777" w:rsidR="002B62F4" w:rsidRDefault="002B62F4" w:rsidP="002B62F4">
      <w:pPr>
        <w:pStyle w:val="Ttulo2"/>
      </w:pPr>
    </w:p>
    <w:p w14:paraId="257D47DB" w14:textId="288A1C0B" w:rsidR="002B62F4" w:rsidRDefault="00456515" w:rsidP="002B62F4">
      <w:pPr>
        <w:pStyle w:val="Ttulo2"/>
      </w:pPr>
      <w:bookmarkStart w:id="1030" w:name="_Toc37271304"/>
      <w:ins w:id="1031" w:author="Juan Carlos de Alfonso Juliá" w:date="2020-04-08T11:51:00Z">
        <w:r>
          <w:t xml:space="preserve">5.2.2 </w:t>
        </w:r>
      </w:ins>
      <w:r w:rsidR="002B62F4">
        <w:t xml:space="preserve">SSD – </w:t>
      </w:r>
      <w:proofErr w:type="gramStart"/>
      <w:r w:rsidR="002B62F4">
        <w:t>Single</w:t>
      </w:r>
      <w:proofErr w:type="gramEnd"/>
      <w:r w:rsidR="002B62F4">
        <w:t xml:space="preserve"> </w:t>
      </w:r>
      <w:proofErr w:type="spellStart"/>
      <w:r w:rsidR="002B62F4">
        <w:t>shot</w:t>
      </w:r>
      <w:proofErr w:type="spellEnd"/>
      <w:r w:rsidR="002B62F4">
        <w:t xml:space="preserve"> detector</w:t>
      </w:r>
      <w:bookmarkEnd w:id="1030"/>
    </w:p>
    <w:p w14:paraId="523A69E2" w14:textId="7EC347F1"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BF3B12">
        <w:t>é</w:t>
      </w:r>
      <w:r w:rsidR="00457C23">
        <w:t xml:space="preserve"> corresponden. </w:t>
      </w:r>
    </w:p>
    <w:p w14:paraId="25FCEE53" w14:textId="77777777" w:rsidR="00457C23" w:rsidRDefault="00457C23" w:rsidP="002B62F4"/>
    <w:p w14:paraId="734FBD37" w14:textId="1C6B5E46" w:rsidR="00457C23" w:rsidRDefault="00457C23" w:rsidP="002B62F4">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1513A2">
        <w:t>.</w:t>
      </w:r>
    </w:p>
    <w:p w14:paraId="551AE9BB" w14:textId="77777777" w:rsidR="00457C23" w:rsidRDefault="00457C23" w:rsidP="002B62F4"/>
    <w:p w14:paraId="0485836E" w14:textId="77777777" w:rsidR="00917AF8" w:rsidRDefault="00917AF8" w:rsidP="002B62F4"/>
    <w:p w14:paraId="110FB3EF" w14:textId="77777777" w:rsidR="00917AF8" w:rsidRDefault="00917AF8" w:rsidP="002B62F4">
      <w:r w:rsidRPr="00917AF8">
        <w:t>https://www.deeplearningitalia.com/uso-del-aprendizaje-profundo-para-el-reconocimiento-de-objetos/</w:t>
      </w:r>
    </w:p>
    <w:p w14:paraId="2276884E" w14:textId="77777777" w:rsidR="002B62F4" w:rsidRDefault="002B62F4" w:rsidP="00CF6E94">
      <w:pPr>
        <w:pStyle w:val="Ttulo1"/>
      </w:pPr>
    </w:p>
    <w:p w14:paraId="3857DFD1" w14:textId="77777777" w:rsidR="002B62F4" w:rsidRDefault="002B62F4" w:rsidP="00CF6E94">
      <w:pPr>
        <w:pStyle w:val="Ttulo1"/>
      </w:pPr>
    </w:p>
    <w:p w14:paraId="1E3239B5" w14:textId="77777777" w:rsidR="002B62F4" w:rsidRDefault="002B62F4" w:rsidP="00CF6E94">
      <w:pPr>
        <w:pStyle w:val="Ttulo1"/>
      </w:pPr>
    </w:p>
    <w:p w14:paraId="07DC93FF" w14:textId="77777777" w:rsidR="002B62F4" w:rsidRDefault="002B62F4" w:rsidP="00CF6E94">
      <w:pPr>
        <w:pStyle w:val="Ttulo1"/>
      </w:pPr>
    </w:p>
    <w:p w14:paraId="34265CCD" w14:textId="73AE01E1" w:rsidR="00B577ED" w:rsidRDefault="00C93EC0" w:rsidP="00CF6E94">
      <w:pPr>
        <w:pStyle w:val="Ttulo1"/>
      </w:pPr>
      <w:bookmarkStart w:id="1032" w:name="_Toc37271305"/>
      <w:ins w:id="1033" w:author="Juan Carlos de Alfonso Juliá" w:date="2020-04-08T20:27:00Z">
        <w:r>
          <w:t xml:space="preserve">5.3 </w:t>
        </w:r>
      </w:ins>
      <w:proofErr w:type="spellStart"/>
      <w:r w:rsidR="00FC2890">
        <w:t>TensorFlow</w:t>
      </w:r>
      <w:proofErr w:type="spellEnd"/>
      <w:r w:rsidR="00FC2890">
        <w:t xml:space="preserve"> API</w:t>
      </w:r>
      <w:bookmarkEnd w:id="1032"/>
    </w:p>
    <w:p w14:paraId="3EC30308" w14:textId="05329944" w:rsidR="008C7933" w:rsidDel="0041222E" w:rsidRDefault="009F6F41" w:rsidP="008C7933">
      <w:pPr>
        <w:rPr>
          <w:del w:id="1034" w:author="Juan Carlos de Alfonso Juliá" w:date="2020-04-08T20:33:00Z"/>
        </w:rPr>
      </w:pPr>
      <w:r>
        <w:t xml:space="preserve">Con el propósito de simplificar la tarea de implementar el reconocedor se va a utilizar </w:t>
      </w:r>
      <w:proofErr w:type="gramStart"/>
      <w:r>
        <w:t>una api</w:t>
      </w:r>
      <w:proofErr w:type="gramEnd"/>
      <w:r>
        <w:t xml:space="preserve"> proporcionada por </w:t>
      </w:r>
      <w:proofErr w:type="spellStart"/>
      <w:r>
        <w:t>Tensorflow</w:t>
      </w:r>
      <w:proofErr w:type="spellEnd"/>
      <w:r>
        <w:t xml:space="preserve"> que permite reconocer imágenes usando modelos pre-entrenados de su página web. </w:t>
      </w:r>
    </w:p>
    <w:p w14:paraId="012E7CDB" w14:textId="77777777" w:rsidR="0041222E" w:rsidRDefault="0041222E" w:rsidP="008C7933">
      <w:pPr>
        <w:rPr>
          <w:ins w:id="1035" w:author="Juan Carlos de Alfonso Juliá" w:date="2020-04-08T20:33:00Z"/>
        </w:rPr>
      </w:pPr>
    </w:p>
    <w:p w14:paraId="5A582C96" w14:textId="77777777" w:rsidR="009F6F41" w:rsidDel="0041222E" w:rsidRDefault="009F6F41" w:rsidP="008C7933">
      <w:pPr>
        <w:rPr>
          <w:del w:id="1036" w:author="Juan Carlos de Alfonso Juliá" w:date="2020-04-08T20:33:00Z"/>
        </w:rPr>
      </w:pPr>
    </w:p>
    <w:p w14:paraId="03B358CD" w14:textId="77777777" w:rsidR="008C7933" w:rsidDel="0041222E" w:rsidRDefault="008C7933" w:rsidP="008C7933">
      <w:pPr>
        <w:rPr>
          <w:del w:id="1037" w:author="Juan Carlos de Alfonso Juliá" w:date="2020-04-08T20:33:00Z"/>
        </w:rPr>
      </w:pPr>
    </w:p>
    <w:p w14:paraId="12626FF1" w14:textId="77777777" w:rsidR="008C7933" w:rsidRPr="008C7933" w:rsidRDefault="008C7933" w:rsidP="008C7933"/>
    <w:p w14:paraId="656D1E41" w14:textId="2270C4AC" w:rsidR="00CF6E94" w:rsidRDefault="00C93EC0" w:rsidP="00CF6E94">
      <w:pPr>
        <w:pStyle w:val="Ttulo1"/>
      </w:pPr>
      <w:bookmarkStart w:id="1038" w:name="_Toc37271306"/>
      <w:ins w:id="1039" w:author="Juan Carlos de Alfonso Juliá" w:date="2020-04-08T20:27:00Z">
        <w:r>
          <w:t xml:space="preserve">5.4 </w:t>
        </w:r>
      </w:ins>
      <w:r w:rsidR="00151340">
        <w:t>Comparación de m</w:t>
      </w:r>
      <w:r w:rsidR="005B473F">
        <w:t>odelos pre-entrenados</w:t>
      </w:r>
      <w:bookmarkEnd w:id="1038"/>
    </w:p>
    <w:p w14:paraId="262E9C2D" w14:textId="05954556" w:rsidR="00D432F8" w:rsidRDefault="008C7933" w:rsidP="00D432F8">
      <w:proofErr w:type="spellStart"/>
      <w:r>
        <w:t>Tensorflow</w:t>
      </w:r>
      <w:proofErr w:type="spellEnd"/>
      <w:r>
        <w:t xml:space="preserve">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m</w:t>
      </w:r>
      <w:ins w:id="1040" w:author="JUAN FRANCISCO JIMENEZ CASTELLANOS" w:date="2020-03-21T12:39:00Z">
        <w:r w:rsidR="00BF3B12">
          <w:t>ú</w:t>
        </w:r>
      </w:ins>
      <w:del w:id="1041" w:author="JUAN FRANCISCO JIMENEZ CASTELLANOS" w:date="2020-03-21T12:39:00Z">
        <w:r w:rsidR="009B3335" w:rsidDel="00BF3B12">
          <w:delText>u</w:delText>
        </w:r>
      </w:del>
      <w:r w:rsidR="009B3335">
        <w:t>ltiples objetos con lo que su eficacia es notable.</w:t>
      </w:r>
      <w:r>
        <w:t xml:space="preserve"> </w:t>
      </w:r>
    </w:p>
    <w:p w14:paraId="652A27C9" w14:textId="77777777" w:rsidR="009B3335" w:rsidRDefault="00F77496" w:rsidP="00D432F8">
      <w:hyperlink r:id="rId34" w:history="1">
        <w:r w:rsidR="009B3335" w:rsidRPr="008B2CAC">
          <w:rPr>
            <w:rStyle w:val="Hipervnculo"/>
          </w:rPr>
          <w:t>https://tech.amikelive.com/node-718/what-object-categories-labels-are-in-coco-dataset/</w:t>
        </w:r>
      </w:hyperlink>
    </w:p>
    <w:p w14:paraId="1D454820" w14:textId="77777777" w:rsidR="009B3335" w:rsidRDefault="009B3335" w:rsidP="00D432F8"/>
    <w:p w14:paraId="05ECC201" w14:textId="77777777" w:rsidR="008C7933" w:rsidRDefault="009B3335" w:rsidP="00D432F8">
      <w:r>
        <w:t xml:space="preserve">Estos modelos listados en la imagen </w:t>
      </w:r>
      <w:proofErr w:type="spellStart"/>
      <w:r>
        <w:t>x.x</w:t>
      </w:r>
      <w:proofErr w:type="spellEnd"/>
      <w:r>
        <w:t xml:space="preserve"> se encuentran alojados en el repositorio de </w:t>
      </w:r>
      <w:proofErr w:type="spellStart"/>
      <w:r>
        <w:t>Tensorflow</w:t>
      </w:r>
      <w:proofErr w:type="spellEnd"/>
      <w:r>
        <w:t xml:space="preserve"> subdivididos en velocidad</w:t>
      </w:r>
      <w:r w:rsidR="00F25C85">
        <w:t>(ms)</w:t>
      </w:r>
      <w:r>
        <w:t xml:space="preserve"> y eficacia de reconocimiento</w:t>
      </w:r>
      <w:r w:rsidR="00F25C85">
        <w:t>(</w:t>
      </w:r>
      <w:proofErr w:type="spellStart"/>
      <w:r w:rsidR="00F25C85">
        <w:t>mAP</w:t>
      </w:r>
      <w:proofErr w:type="spellEnd"/>
      <w:r w:rsidR="00F25C85">
        <w:t>)</w:t>
      </w:r>
      <w:r>
        <w:t xml:space="preserve">, para el uso en aparatos con </w:t>
      </w:r>
      <w:proofErr w:type="gramStart"/>
      <w:r>
        <w:t>poca pote</w:t>
      </w:r>
      <w:proofErr w:type="gramEnd"/>
      <w:del w:id="1042" w:author="JUAN FRANCISCO JIMENEZ CASTELLANOS" w:date="2020-03-21T12:40:00Z">
        <w:r w:rsidDel="00BF3B12">
          <w:delText>a</w:delText>
        </w:r>
      </w:del>
      <w:r>
        <w:t>ncia recomienda el uso de los modelos especificados como “</w:t>
      </w:r>
      <w:proofErr w:type="spellStart"/>
      <w:r>
        <w:t>mobilenet</w:t>
      </w:r>
      <w:proofErr w:type="spellEnd"/>
      <w:r>
        <w:t xml:space="preserve">” que son modelos cuyos requisitos de ejecución son notablemente más bajos en relación al resto. </w:t>
      </w:r>
      <w:r w:rsidR="00F25C85">
        <w:t xml:space="preserve"> </w:t>
      </w:r>
    </w:p>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6F75D9" w:rsidRDefault="006F75D9"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6F75D9" w:rsidRDefault="006F75D9"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68"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" stroked="f">
                <v:textbox inset="0,0,0,0">
                  <w:txbxContent>
                    <w:p w14:paraId="7CE63D4D" w14:textId="77777777" w:rsidR="006F75D9" w:rsidRDefault="006F75D9"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6F75D9" w:rsidRDefault="006F75D9" w:rsidP="00F25C85">
                      <w:pPr>
                        <w:pStyle w:val="Descripcin"/>
                      </w:pPr>
                    </w:p>
                  </w:txbxContent>
                </v:textbox>
                <w10:wrap type="square"/>
              </v:shape>
            </w:pict>
          </mc:Fallback>
        </mc:AlternateContent>
      </w:r>
    </w:p>
    <w:p w14:paraId="33C353B5" w14:textId="77777777" w:rsidR="008C7933" w:rsidRDefault="00F25C85" w:rsidP="00D432F8">
      <w:r>
        <w:rPr>
          <w:rStyle w:val="Refdenotaalpie"/>
        </w:rPr>
        <w:footnoteReference w:id="7"/>
      </w:r>
    </w:p>
    <w:p w14:paraId="676F1101" w14:textId="77777777" w:rsidR="008C7933" w:rsidRDefault="008C7933" w:rsidP="00D432F8"/>
    <w:p w14:paraId="2AEC53CB" w14:textId="77777777" w:rsidR="00F25C85" w:rsidRDefault="00F25C85" w:rsidP="00D432F8"/>
    <w:p w14:paraId="475752F6" w14:textId="77777777" w:rsidR="00F25C85" w:rsidRDefault="00F25C85" w:rsidP="00D432F8"/>
    <w:p w14:paraId="7C167464" w14:textId="77777777" w:rsidR="00F25C85" w:rsidRDefault="00F25C85" w:rsidP="00D432F8"/>
    <w:p w14:paraId="047C160B" w14:textId="77777777" w:rsidR="00F25C85" w:rsidRDefault="00F25C85" w:rsidP="00D432F8"/>
    <w:p w14:paraId="27666543" w14:textId="77777777" w:rsidR="00F25C85" w:rsidRDefault="00F25C85" w:rsidP="00D432F8"/>
    <w:p w14:paraId="1E4776D6" w14:textId="77777777" w:rsidR="00F25C85" w:rsidRDefault="00F25C85" w:rsidP="00D432F8"/>
    <w:p w14:paraId="36A6ABC3" w14:textId="385E34CF" w:rsidR="008C7933" w:rsidRDefault="006F658B" w:rsidP="00D432F8">
      <w:r>
        <w:lastRenderedPageBreak/>
        <w:t>Para este caso en particular se ha</w:t>
      </w:r>
      <w:r w:rsidR="008C7933">
        <w:t xml:space="preserve"> elegido el modelo “ssdlite_mobilenet_v2_coco” que es uno de los modelos más modernos proporcionados </w:t>
      </w:r>
      <w:del w:id="1043" w:author="Juan Carlos de Alfonso Juliá" w:date="2020-04-08T14:38:00Z">
        <w:r w:rsidR="008C7933" w:rsidDel="00892957">
          <w:delText xml:space="preserve">por TensorFlow </w:delText>
        </w:r>
      </w:del>
      <w:r w:rsidR="008C7933">
        <w:t>con u</w:t>
      </w:r>
      <w:r>
        <w:t>na buena relación entre eficacia y tiempo de detección.</w:t>
      </w:r>
    </w:p>
    <w:p w14:paraId="33181E46" w14:textId="77777777" w:rsidR="008C7933" w:rsidRDefault="008C7933" w:rsidP="00D432F8"/>
    <w:p w14:paraId="3F4E3361" w14:textId="77777777" w:rsidR="008C7933" w:rsidRDefault="008C7933" w:rsidP="00D432F8"/>
    <w:p w14:paraId="3615E2CF" w14:textId="77777777" w:rsidR="008C7933" w:rsidRPr="00D432F8" w:rsidRDefault="008C7933" w:rsidP="00D432F8"/>
    <w:p w14:paraId="00AAFF7C" w14:textId="3A7A4D5E" w:rsidR="00CF6E94" w:rsidRDefault="00C93EC0" w:rsidP="00CF6E94">
      <w:pPr>
        <w:pStyle w:val="Ttulo1"/>
      </w:pPr>
      <w:bookmarkStart w:id="1044" w:name="_Toc37271307"/>
      <w:r>
        <w:t xml:space="preserve">5.5 </w:t>
      </w:r>
      <w:del w:id="1045" w:author="Juan Carlos de Alfonso Juliá" w:date="2020-04-08T14:45:00Z">
        <w:r w:rsidR="009F6F41" w:rsidDel="00892957">
          <w:delText>Funcionamiento interno</w:delText>
        </w:r>
      </w:del>
      <w:r w:rsidR="00892957">
        <w:t>Esquema de funcionamiento</w:t>
      </w:r>
      <w:r w:rsidR="009F6F41">
        <w:t>.</w:t>
      </w:r>
      <w:bookmarkEnd w:id="1044"/>
    </w:p>
    <w:p w14:paraId="3B17FB2F" w14:textId="77777777" w:rsidR="009F6F41" w:rsidRDefault="009F6F41" w:rsidP="009F6F41"/>
    <w:p w14:paraId="220C0A53" w14:textId="227F6550" w:rsidR="009F6F41" w:rsidRDefault="00892957" w:rsidP="009F6F41">
      <w:r>
        <w:t>El funcionamiento del reconocedor se puede subdividir en los siguientes pasos:</w:t>
      </w:r>
    </w:p>
    <w:p w14:paraId="42F4E5B3" w14:textId="77777777" w:rsidR="009F6F41" w:rsidRDefault="009F6F41" w:rsidP="009F6F41"/>
    <w:p w14:paraId="481CCBCF" w14:textId="77777777" w:rsidR="009F6F41" w:rsidRDefault="009F6F41" w:rsidP="009F6F41">
      <w:pPr>
        <w:pStyle w:val="Prrafodelista"/>
        <w:numPr>
          <w:ilvl w:val="0"/>
          <w:numId w:val="5"/>
        </w:numPr>
      </w:pPr>
      <w:bookmarkStart w:id="1046" w:name="_Ref32388720"/>
      <w:r>
        <w:t>Inicialización y carga:</w:t>
      </w:r>
      <w:bookmarkEnd w:id="1046"/>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w:t>
      </w:r>
      <w:proofErr w:type="spellStart"/>
      <w:r>
        <w:t>ssd</w:t>
      </w:r>
      <w:proofErr w:type="spellEnd"/>
      <w:r>
        <w:t>.</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07E86DB6" w:rsidR="00756334" w:rsidRDefault="00756334" w:rsidP="00756334">
      <w:pPr>
        <w:pStyle w:val="Prrafodelista"/>
        <w:numPr>
          <w:ilvl w:val="2"/>
          <w:numId w:val="5"/>
        </w:numPr>
      </w:pPr>
      <w:r>
        <w:t>Requisitos de umbra</w:t>
      </w:r>
      <w:ins w:id="1047" w:author="Juan Carlos de Alfonso Juliá" w:date="2020-04-08T14:41:00Z">
        <w:r w:rsidR="00892957">
          <w:t>l</w:t>
        </w:r>
      </w:ins>
      <w:r>
        <w:t>.</w:t>
      </w:r>
    </w:p>
    <w:p w14:paraId="5C90EBEE" w14:textId="77777777" w:rsidR="00756334" w:rsidRDefault="00756334" w:rsidP="00756334">
      <w:pPr>
        <w:pStyle w:val="Prrafodelista"/>
        <w:numPr>
          <w:ilvl w:val="1"/>
          <w:numId w:val="5"/>
        </w:numPr>
      </w:pPr>
      <w:r>
        <w:t xml:space="preserve">Guardado del fotograma: en el caso de que los requisitos anteriores se cumplan la imagen es considerada válida y un posible resultado positivo  </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77777777"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“reconocedor.py” modificando la variable </w:t>
      </w:r>
      <w:proofErr w:type="spellStart"/>
      <w:r>
        <w:t>umbralCaptura</w:t>
      </w:r>
      <w:proofErr w:type="spellEnd"/>
      <w:r>
        <w:t>.</w:t>
      </w:r>
    </w:p>
    <w:p w14:paraId="077C817E" w14:textId="77777777" w:rsidR="00867291" w:rsidRDefault="00867291" w:rsidP="009F6F41"/>
    <w:p w14:paraId="4E8061EA" w14:textId="77777777" w:rsidR="00867291" w:rsidRDefault="00867291" w:rsidP="009F6F41">
      <w:r>
        <w:t>Por último</w:t>
      </w:r>
      <w:r w:rsidR="00D93B14">
        <w:t>,</w:t>
      </w:r>
      <w:r>
        <w:t xml:space="preserve"> es importante destacar </w:t>
      </w:r>
      <w:proofErr w:type="gramStart"/>
      <w:r>
        <w:t>que</w:t>
      </w:r>
      <w:proofErr w:type="gramEnd"/>
      <w:r>
        <w:t xml:space="preserve"> pese a que el bucle es infinito, el algoritmo no se ejecutará siempre, dado que intentamos el mayor paralelismo posible, esta fase se </w:t>
      </w:r>
      <w:r w:rsidR="00D93B14">
        <w:t>realizará</w:t>
      </w:r>
      <w:r>
        <w:t xml:space="preserve"> en un </w:t>
      </w:r>
      <w:proofErr w:type="spellStart"/>
      <w:r>
        <w:t>thread</w:t>
      </w:r>
      <w:proofErr w:type="spellEnd"/>
      <w:r>
        <w:t xml:space="preserve"> separado del resto de la ejecución por lo que cuando no se necesite usar el reconocedor (finalización del recorrido) el coordinador que se explicará en la siguiente fase parará el hilo finalizando de esta manera la ejecución del algoritmo.</w:t>
      </w:r>
    </w:p>
    <w:p w14:paraId="2E392F1E" w14:textId="77777777" w:rsidR="005B473F" w:rsidRDefault="005B473F" w:rsidP="005B473F"/>
    <w:p w14:paraId="62D154F5" w14:textId="77777777" w:rsidR="00EF7AE5" w:rsidRDefault="00EF7AE5" w:rsidP="005B473F"/>
    <w:p w14:paraId="13B52AA6" w14:textId="77777777" w:rsidR="00EF7AE5" w:rsidRDefault="00EF7AE5" w:rsidP="005B473F"/>
    <w:p w14:paraId="2831EE82"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w:lastRenderedPageBreak/>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6F75D9" w:rsidRDefault="006F75D9"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69"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" stroked="f">
                <v:textbox style="mso-fit-shape-to-text:t" inset="0,0,0,0">
                  <w:txbxContent>
                    <w:p w14:paraId="3679F3FD" w14:textId="77777777" w:rsidR="006F75D9" w:rsidRDefault="006F75D9"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13A3428E" w:rsidR="00EF7AE5" w:rsidRDefault="00C93EC0" w:rsidP="00B17F47">
      <w:pPr>
        <w:pStyle w:val="Ttulo1"/>
        <w:rPr>
          <w:ins w:id="1048" w:author="Juan Carlos de Alfonso Juliá" w:date="2020-04-08T14:45:00Z"/>
        </w:rPr>
      </w:pPr>
      <w:bookmarkStart w:id="1049" w:name="_Toc37271308"/>
      <w:ins w:id="1050" w:author="Juan Carlos de Alfonso Juliá" w:date="2020-04-08T20:28:00Z">
        <w:r>
          <w:t xml:space="preserve">5.6 </w:t>
        </w:r>
      </w:ins>
      <w:ins w:id="1051" w:author="Juan Carlos de Alfonso Juliá" w:date="2020-04-08T14:45:00Z">
        <w:r w:rsidR="00B17F47">
          <w:t>Funcionamiento interno</w:t>
        </w:r>
        <w:bookmarkEnd w:id="1049"/>
      </w:ins>
    </w:p>
    <w:p w14:paraId="73629CA0" w14:textId="291F8BE1" w:rsidR="008C6BF1" w:rsidRDefault="008C6BF1" w:rsidP="008C6BF1">
      <w:pPr>
        <w:rPr>
          <w:ins w:id="1052" w:author="Juan Carlos de Alfonso Juliá" w:date="2020-04-08T14:45:00Z"/>
        </w:rPr>
      </w:pPr>
    </w:p>
    <w:p w14:paraId="3EA2264E" w14:textId="7BC2FE83" w:rsidR="008277ED" w:rsidRDefault="008C6BF1" w:rsidP="008C6BF1">
      <w:pPr>
        <w:rPr>
          <w:ins w:id="1053" w:author="Juan Carlos de Alfonso Juliá" w:date="2020-04-08T14:51:00Z"/>
        </w:rPr>
      </w:pPr>
      <w:ins w:id="1054" w:author="Juan Carlos de Alfonso Juliá" w:date="2020-04-08T14:45:00Z">
        <w:r>
          <w:t>En lo referente a la impl</w:t>
        </w:r>
      </w:ins>
      <w:ins w:id="1055" w:author="Juan Carlos de Alfonso Juliá" w:date="2020-04-08T14:46:00Z">
        <w:r>
          <w:t>ementación de</w:t>
        </w:r>
        <w:r w:rsidR="008277ED">
          <w:t xml:space="preserve">l mencionado reconocedor se ha intentado simplificar la estructura del código </w:t>
        </w:r>
      </w:ins>
      <w:ins w:id="1056" w:author="Juan Carlos de Alfonso Juliá" w:date="2020-04-08T14:47:00Z">
        <w:r w:rsidR="008277ED">
          <w:t>dividiéndolo en diferentes partes</w:t>
        </w:r>
      </w:ins>
      <w:ins w:id="1057" w:author="Juan Carlos de Alfonso Juliá" w:date="2020-04-08T14:51:00Z">
        <w:r w:rsidR="00852CB5">
          <w:t xml:space="preserve"> todas dentro del archivo “”</w:t>
        </w:r>
      </w:ins>
      <w:ins w:id="1058" w:author="Juan Carlos de Alfonso Juliá" w:date="2020-04-08T14:47:00Z">
        <w:r w:rsidR="008277ED">
          <w:t>:</w:t>
        </w:r>
      </w:ins>
    </w:p>
    <w:p w14:paraId="02AAD91C" w14:textId="6F57C1D7" w:rsidR="00852CB5" w:rsidRDefault="00852CB5" w:rsidP="008C6BF1">
      <w:pPr>
        <w:rPr>
          <w:ins w:id="1059" w:author="Juan Carlos de Alfonso Juliá" w:date="2020-04-08T14:51:00Z"/>
        </w:rPr>
      </w:pPr>
    </w:p>
    <w:p w14:paraId="14B43791" w14:textId="77777777" w:rsidR="00852CB5" w:rsidRDefault="00852CB5" w:rsidP="008C6BF1">
      <w:pPr>
        <w:rPr>
          <w:ins w:id="1060" w:author="Juan Carlos de Alfonso Juliá" w:date="2020-04-08T14:47:00Z"/>
        </w:rPr>
      </w:pPr>
    </w:p>
    <w:p w14:paraId="41AD186C" w14:textId="288ECBF1" w:rsidR="008277ED" w:rsidRDefault="008277ED" w:rsidP="008C6BF1">
      <w:pPr>
        <w:rPr>
          <w:ins w:id="1061" w:author="Juan Carlos de Alfonso Juliá" w:date="2020-04-08T14:47:00Z"/>
        </w:rPr>
      </w:pPr>
    </w:p>
    <w:p w14:paraId="4DF5C85E" w14:textId="77777777" w:rsidR="008277ED" w:rsidRPr="008C6BF1" w:rsidRDefault="008277ED" w:rsidP="008C6BF1"/>
    <w:p w14:paraId="22349BAB" w14:textId="77777777" w:rsidR="00DB35A0" w:rsidRPr="00DB35A0" w:rsidRDefault="00DB35A0" w:rsidP="00DB35A0"/>
    <w:p w14:paraId="009A0830" w14:textId="77777777" w:rsidR="00544F48" w:rsidRPr="00544F48" w:rsidRDefault="00544F48" w:rsidP="00544F48">
      <w:pPr>
        <w:pStyle w:val="TtuloTDC"/>
      </w:pPr>
      <w:bookmarkStart w:id="1062" w:name="_Toc37271309"/>
      <w:r>
        <w:t>Conclusiones.</w:t>
      </w:r>
      <w:bookmarkEnd w:id="1062"/>
    </w:p>
    <w:p w14:paraId="3038C592" w14:textId="77777777" w:rsidR="00890A7E" w:rsidRDefault="00544F48" w:rsidP="00544F48">
      <w:pPr>
        <w:pStyle w:val="TtuloTDC"/>
      </w:pPr>
      <w:bookmarkStart w:id="1063" w:name="_Toc37271310"/>
      <w:r>
        <w:t>Bibliografía.</w:t>
      </w:r>
      <w:bookmarkEnd w:id="1063"/>
    </w:p>
    <w:sdt>
      <w:sdtPr>
        <w:id w:val="2103677614"/>
        <w:docPartObj>
          <w:docPartGallery w:val="Bibliographies"/>
          <w:docPartUnique/>
        </w:docPartObj>
      </w:sdtPr>
      <w:sdtEndPr>
        <w:rPr>
          <w:rFonts w:ascii="Times New Roman" w:eastAsia="Times New Roman" w:hAnsi="Times New Roman" w:cs="Times New Roman"/>
        </w:rPr>
      </w:sdtEndPr>
      <w:sdtContent>
        <w:p w14:paraId="0D004B5C" w14:textId="77777777" w:rsidR="00245AFB" w:rsidRDefault="00F77496" w:rsidP="00482E23">
          <w:pPr>
            <w:pStyle w:val="Prrafodelista"/>
            <w:numPr>
              <w:ilvl w:val="0"/>
              <w:numId w:val="6"/>
            </w:numPr>
          </w:pPr>
          <w:hyperlink r:id="rId37" w:history="1">
            <w:bookmarkStart w:id="1064" w:name="_Ref33428779"/>
            <w:r w:rsidR="00245AFB" w:rsidRPr="00336408">
              <w:rPr>
                <w:rStyle w:val="Hipervnculo"/>
              </w:rPr>
              <w:t>https://github.com/juancalf/TFG</w:t>
            </w:r>
            <w:bookmarkEnd w:id="1064"/>
          </w:hyperlink>
        </w:p>
        <w:p w14:paraId="5F57B4D1" w14:textId="77777777" w:rsidR="00245AFB" w:rsidRDefault="00245AFB" w:rsidP="00245AFB"/>
        <w:p w14:paraId="42C09473" w14:textId="718DF2CC" w:rsidR="0003617F" w:rsidRPr="00875DEB" w:rsidRDefault="00F77496" w:rsidP="00482E23">
          <w:pPr>
            <w:pStyle w:val="Prrafodelista"/>
            <w:numPr>
              <w:ilvl w:val="0"/>
              <w:numId w:val="6"/>
            </w:numPr>
            <w:rPr>
              <w:rStyle w:val="Hipervnculo"/>
              <w:color w:val="auto"/>
              <w:u w:val="none"/>
            </w:rPr>
          </w:pPr>
          <w:hyperlink r:id="rId38" w:history="1">
            <w:bookmarkStart w:id="1065" w:name="_Ref32388321"/>
            <w:r w:rsidR="00482E23" w:rsidRPr="008B2CAC">
              <w:rPr>
                <w:rStyle w:val="Hipervnculo"/>
              </w:rPr>
              <w:t>https://github.com/emlid/emlid-docs/blob/master/docs/autopilots/navio2/img/Navio2WithPaspberryPi.png?raw=true</w:t>
            </w:r>
            <w:bookmarkEnd w:id="1065"/>
          </w:hyperlink>
        </w:p>
        <w:p w14:paraId="7060214B" w14:textId="77777777" w:rsidR="00875DEB" w:rsidRPr="00875DEB" w:rsidRDefault="00875DEB" w:rsidP="00875DEB">
          <w:pPr>
            <w:pStyle w:val="Prrafodelista"/>
            <w:rPr>
              <w:rStyle w:val="Hipervnculo"/>
              <w:color w:val="auto"/>
              <w:u w:val="none"/>
            </w:rPr>
          </w:pPr>
        </w:p>
        <w:p w14:paraId="710BCBC1" w14:textId="7BC8E262" w:rsidR="004C6576" w:rsidRPr="00875DEB" w:rsidRDefault="00F77496" w:rsidP="00875DEB">
          <w:pPr>
            <w:pStyle w:val="Prrafodelista"/>
            <w:numPr>
              <w:ilvl w:val="0"/>
              <w:numId w:val="6"/>
            </w:numPr>
            <w:rPr>
              <w:rStyle w:val="Hipervnculo"/>
              <w:color w:val="auto"/>
              <w:u w:val="none"/>
            </w:rPr>
          </w:pPr>
          <w:hyperlink r:id="rId39" w:anchor="navio-specs" w:history="1">
            <w:bookmarkStart w:id="1066" w:name="_Ref33512684"/>
            <w:r w:rsidR="00875DEB" w:rsidRPr="00946E3D">
              <w:rPr>
                <w:rStyle w:val="Hipervnculo"/>
              </w:rPr>
              <w:t>https://emlid.com/navio/#navio-specs</w:t>
            </w:r>
            <w:bookmarkEnd w:id="1066"/>
          </w:hyperlink>
        </w:p>
        <w:p w14:paraId="248C05FB" w14:textId="77777777" w:rsidR="00875DEB" w:rsidRPr="00AC09A3" w:rsidRDefault="00875DEB" w:rsidP="004C6576">
          <w:pPr>
            <w:pStyle w:val="Prrafodelista"/>
            <w:rPr>
              <w:rStyle w:val="Hipervnculo"/>
              <w:color w:val="auto"/>
              <w:u w:val="none"/>
            </w:rPr>
          </w:pPr>
        </w:p>
        <w:p w14:paraId="6C948BFE" w14:textId="77777777" w:rsidR="00AC09A3" w:rsidRDefault="00F77496" w:rsidP="00482E23">
          <w:pPr>
            <w:pStyle w:val="Prrafodelista"/>
            <w:numPr>
              <w:ilvl w:val="0"/>
              <w:numId w:val="6"/>
            </w:numPr>
            <w:rPr>
              <w:rStyle w:val="Hipervnculo"/>
              <w:color w:val="auto"/>
              <w:u w:val="none"/>
            </w:rPr>
          </w:pPr>
          <w:hyperlink r:id="rId40" w:history="1">
            <w:bookmarkStart w:id="1067" w:name="_Ref33425177"/>
            <w:r w:rsidR="00AC09A3" w:rsidRPr="00336408">
              <w:rPr>
                <w:rStyle w:val="Hipervnculo"/>
              </w:rPr>
              <w:t>https://www.prusa3d.es/original-prusa-i3-mk3-spa/</w:t>
            </w:r>
            <w:bookmarkEnd w:id="1067"/>
          </w:hyperlink>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F77496" w:rsidP="00E91B3A">
          <w:pPr>
            <w:pStyle w:val="Prrafodelista"/>
            <w:numPr>
              <w:ilvl w:val="0"/>
              <w:numId w:val="6"/>
            </w:numPr>
            <w:rPr>
              <w:rStyle w:val="Hipervnculo"/>
              <w:color w:val="auto"/>
              <w:u w:val="none"/>
            </w:rPr>
          </w:pPr>
          <w:hyperlink r:id="rId41" w:history="1">
            <w:bookmarkStart w:id="1068" w:name="_Ref33427654"/>
            <w:r w:rsidR="00E91B3A" w:rsidRPr="00336408">
              <w:rPr>
                <w:rStyle w:val="Hipervnculo"/>
              </w:rPr>
              <w:t>https://github.com/juancalf/TFG/tree/master/archivos%203d</w:t>
            </w:r>
            <w:bookmarkEnd w:id="1068"/>
          </w:hyperlink>
        </w:p>
        <w:p w14:paraId="265D3130" w14:textId="77777777" w:rsidR="004C6576" w:rsidRPr="00E91B3A" w:rsidRDefault="004C6576" w:rsidP="00E91B3A">
          <w:pPr>
            <w:rPr>
              <w:rStyle w:val="Hipervnculo"/>
              <w:color w:val="auto"/>
              <w:u w:val="none"/>
            </w:rPr>
          </w:pPr>
        </w:p>
        <w:p w14:paraId="6034D4AE" w14:textId="77777777" w:rsidR="004C6576" w:rsidRDefault="00F77496" w:rsidP="00482E23">
          <w:pPr>
            <w:pStyle w:val="Prrafodelista"/>
            <w:numPr>
              <w:ilvl w:val="0"/>
              <w:numId w:val="6"/>
            </w:numPr>
          </w:pPr>
          <w:hyperlink r:id="rId42" w:history="1">
            <w:bookmarkStart w:id="1069" w:name="_Ref33425284"/>
            <w:r w:rsidR="004C6576" w:rsidRPr="00336408">
              <w:rPr>
                <w:rStyle w:val="Hipervnculo"/>
              </w:rPr>
              <w:t>https://www.thingiverse.com/thing:3723178</w:t>
            </w:r>
            <w:bookmarkEnd w:id="1069"/>
          </w:hyperlink>
        </w:p>
        <w:p w14:paraId="65CFF3AC" w14:textId="77777777" w:rsidR="004C6576" w:rsidRDefault="004C6576" w:rsidP="004C6576">
          <w:pPr>
            <w:pStyle w:val="Prrafodelista"/>
          </w:pPr>
        </w:p>
        <w:p w14:paraId="75C3ECDD" w14:textId="2A99C3A8" w:rsidR="004C6576" w:rsidRPr="00C456DB" w:rsidRDefault="00F77496" w:rsidP="00482E23">
          <w:pPr>
            <w:pStyle w:val="Prrafodelista"/>
            <w:numPr>
              <w:ilvl w:val="0"/>
              <w:numId w:val="6"/>
            </w:numPr>
            <w:rPr>
              <w:rStyle w:val="Hipervnculo"/>
              <w:color w:val="auto"/>
              <w:u w:val="none"/>
            </w:rPr>
          </w:pPr>
          <w:hyperlink r:id="rId43" w:history="1">
            <w:bookmarkStart w:id="1070" w:name="_Ref33425379"/>
            <w:r w:rsidR="004C6576" w:rsidRPr="00336408">
              <w:rPr>
                <w:rStyle w:val="Hipervnculo"/>
              </w:rPr>
              <w:t>https://www.thingiverse.com/thing:92208</w:t>
            </w:r>
            <w:bookmarkEnd w:id="1070"/>
          </w:hyperlink>
        </w:p>
        <w:p w14:paraId="10125704" w14:textId="77777777" w:rsidR="00C456DB" w:rsidRPr="00C456DB" w:rsidRDefault="00C456DB" w:rsidP="00C456DB">
          <w:pPr>
            <w:pStyle w:val="Prrafodelista"/>
            <w:rPr>
              <w:rStyle w:val="Hipervnculo"/>
              <w:color w:val="auto"/>
              <w:u w:val="none"/>
            </w:rPr>
          </w:pPr>
        </w:p>
        <w:p w14:paraId="6CFB17E4" w14:textId="2D342811" w:rsidR="00C456DB" w:rsidRDefault="00F77496" w:rsidP="00C456DB">
          <w:pPr>
            <w:pStyle w:val="Prrafodelista"/>
            <w:numPr>
              <w:ilvl w:val="0"/>
              <w:numId w:val="6"/>
            </w:numPr>
          </w:pPr>
          <w:hyperlink r:id="rId44" w:history="1">
            <w:bookmarkStart w:id="1071" w:name="_Ref34068711"/>
            <w:r w:rsidR="00C456DB" w:rsidRPr="004E73D3">
              <w:rPr>
                <w:rStyle w:val="Hipervnculo"/>
              </w:rPr>
              <w:t>https://www.fierceelectronics.com/components/compensating-for-tilt-hard-iron-and-soft-iron-effects</w:t>
            </w:r>
            <w:bookmarkEnd w:id="1071"/>
          </w:hyperlink>
        </w:p>
        <w:p w14:paraId="0CFD86E4" w14:textId="77777777" w:rsidR="0002230F" w:rsidRDefault="0002230F" w:rsidP="0002230F">
          <w:pPr>
            <w:pStyle w:val="Prrafodelista"/>
          </w:pPr>
        </w:p>
        <w:p w14:paraId="325AB230" w14:textId="234672DD" w:rsidR="0002230F" w:rsidRPr="00FC20D3" w:rsidRDefault="00F77496" w:rsidP="0002230F">
          <w:pPr>
            <w:pStyle w:val="Prrafodelista"/>
            <w:numPr>
              <w:ilvl w:val="0"/>
              <w:numId w:val="6"/>
            </w:numPr>
            <w:rPr>
              <w:rStyle w:val="Hipervnculo"/>
              <w:color w:val="auto"/>
              <w:u w:val="none"/>
            </w:rPr>
          </w:pPr>
          <w:hyperlink r:id="rId45" w:history="1">
            <w:bookmarkStart w:id="1072" w:name="_Ref34068816"/>
            <w:r w:rsidR="0002230F" w:rsidRPr="004E73D3">
              <w:rPr>
                <w:rStyle w:val="Hipervnculo"/>
              </w:rPr>
              <w:t>https://www.meteorologiaenred.com/barometro.html</w:t>
            </w:r>
            <w:bookmarkEnd w:id="1072"/>
          </w:hyperlink>
        </w:p>
        <w:p w14:paraId="0CCC9CCE" w14:textId="77777777" w:rsidR="00FC20D3" w:rsidRDefault="00FC20D3" w:rsidP="00FC20D3">
          <w:pPr>
            <w:pStyle w:val="Prrafodelista"/>
          </w:pPr>
        </w:p>
        <w:p w14:paraId="1C49A039" w14:textId="77777777" w:rsidR="00FC20D3" w:rsidRDefault="00F77496" w:rsidP="00FC20D3">
          <w:pPr>
            <w:pStyle w:val="Prrafodelista"/>
            <w:numPr>
              <w:ilvl w:val="0"/>
              <w:numId w:val="6"/>
            </w:numPr>
          </w:pPr>
          <w:hyperlink r:id="rId46" w:history="1">
            <w:bookmarkStart w:id="1073" w:name="_Ref34068864"/>
            <w:r w:rsidR="00FC20D3" w:rsidRPr="004E73D3">
              <w:rPr>
                <w:rStyle w:val="Hipervnculo"/>
              </w:rPr>
              <w:t>https://www.ugr.es/~andyk/Docencia/Metclim/Constantes.pdf</w:t>
            </w:r>
            <w:bookmarkEnd w:id="1073"/>
          </w:hyperlink>
        </w:p>
        <w:p w14:paraId="594EA3F2" w14:textId="77777777" w:rsidR="002C3BDD" w:rsidRPr="00C456DB" w:rsidRDefault="002C3BDD" w:rsidP="00C456DB">
          <w:pPr>
            <w:rPr>
              <w:rStyle w:val="Hipervnculo"/>
              <w:color w:val="auto"/>
              <w:u w:val="none"/>
            </w:rPr>
          </w:pPr>
        </w:p>
        <w:p w14:paraId="1E8E6F40" w14:textId="32251E2A" w:rsidR="002C3BDD" w:rsidRDefault="00F77496" w:rsidP="00482E23">
          <w:pPr>
            <w:pStyle w:val="Prrafodelista"/>
            <w:numPr>
              <w:ilvl w:val="0"/>
              <w:numId w:val="6"/>
            </w:numPr>
            <w:rPr>
              <w:rStyle w:val="Hipervnculo"/>
              <w:color w:val="auto"/>
              <w:u w:val="none"/>
            </w:rPr>
          </w:pPr>
          <w:hyperlink r:id="rId47" w:history="1">
            <w:bookmarkStart w:id="1074" w:name="_Ref33688866"/>
            <w:r w:rsidR="002C3BDD" w:rsidRPr="00D8477B">
              <w:rPr>
                <w:rStyle w:val="Hipervnculo"/>
              </w:rPr>
              <w:t>http://dl.djicdn.com/downloads/flamewheel/en/F450_User_Manual_v2.2_en.pdf</w:t>
            </w:r>
            <w:bookmarkEnd w:id="1074"/>
          </w:hyperlink>
        </w:p>
        <w:p w14:paraId="515346F7" w14:textId="77777777" w:rsidR="00853391" w:rsidRPr="002C3BDD" w:rsidRDefault="00853391" w:rsidP="002C3BDD">
          <w:pPr>
            <w:rPr>
              <w:rStyle w:val="Hipervnculo"/>
              <w:color w:val="auto"/>
              <w:u w:val="none"/>
            </w:rPr>
          </w:pPr>
        </w:p>
        <w:p w14:paraId="772E9692" w14:textId="7E23C298" w:rsidR="00853391" w:rsidRPr="00793CCF" w:rsidRDefault="00F77496" w:rsidP="00482E23">
          <w:pPr>
            <w:pStyle w:val="Prrafodelista"/>
            <w:numPr>
              <w:ilvl w:val="0"/>
              <w:numId w:val="6"/>
            </w:numPr>
            <w:rPr>
              <w:rStyle w:val="Hipervnculo"/>
              <w:color w:val="auto"/>
              <w:u w:val="none"/>
            </w:rPr>
          </w:pPr>
          <w:hyperlink r:id="rId48" w:history="1">
            <w:bookmarkStart w:id="1075" w:name="_Ref33652366"/>
            <w:r w:rsidR="00853391" w:rsidRPr="00055B4B">
              <w:rPr>
                <w:rStyle w:val="Hipervnculo"/>
              </w:rPr>
              <w:t>https://www.comprardrones.online/como-funcionan-las-helices-de-un-drone/</w:t>
            </w:r>
            <w:bookmarkEnd w:id="1075"/>
          </w:hyperlink>
        </w:p>
        <w:p w14:paraId="1948B01C" w14:textId="77777777" w:rsidR="00793CCF" w:rsidRDefault="00793CCF" w:rsidP="00793CCF">
          <w:pPr>
            <w:pStyle w:val="Prrafodelista"/>
          </w:pPr>
        </w:p>
        <w:p w14:paraId="7A9AA213" w14:textId="4250DC86" w:rsidR="00793CCF" w:rsidRPr="00BA3321" w:rsidRDefault="00F77496" w:rsidP="00482E23">
          <w:pPr>
            <w:pStyle w:val="Prrafodelista"/>
            <w:numPr>
              <w:ilvl w:val="0"/>
              <w:numId w:val="6"/>
            </w:numPr>
            <w:rPr>
              <w:rStyle w:val="Hipervnculo"/>
              <w:color w:val="auto"/>
              <w:u w:val="none"/>
            </w:rPr>
          </w:pPr>
          <w:hyperlink r:id="rId49" w:history="1">
            <w:bookmarkStart w:id="1076" w:name="_Ref33552975"/>
            <w:r w:rsidR="00793CCF" w:rsidRPr="00946E3D">
              <w:rPr>
                <w:rStyle w:val="Hipervnculo"/>
              </w:rPr>
              <w:t>http://blascarr.com/lessons/introduccion-al-imu-sistemas-de-navegacion-inercial/</w:t>
            </w:r>
            <w:bookmarkEnd w:id="1076"/>
          </w:hyperlink>
        </w:p>
        <w:p w14:paraId="43C0D60E" w14:textId="77777777" w:rsidR="00BA3321" w:rsidRPr="00BA3321" w:rsidRDefault="00BA3321" w:rsidP="00BA3321">
          <w:pPr>
            <w:pStyle w:val="Prrafodelista"/>
            <w:rPr>
              <w:rStyle w:val="Hipervnculo"/>
              <w:color w:val="auto"/>
              <w:u w:val="none"/>
            </w:rPr>
          </w:pPr>
        </w:p>
        <w:p w14:paraId="3328EAB4" w14:textId="37B9F46E" w:rsidR="00BA3321" w:rsidRDefault="00F77496" w:rsidP="00482E23">
          <w:pPr>
            <w:pStyle w:val="Prrafodelista"/>
            <w:numPr>
              <w:ilvl w:val="0"/>
              <w:numId w:val="6"/>
            </w:numPr>
            <w:rPr>
              <w:rStyle w:val="Hipervnculo"/>
              <w:color w:val="auto"/>
              <w:u w:val="none"/>
            </w:rPr>
          </w:pPr>
          <w:hyperlink r:id="rId50" w:history="1">
            <w:bookmarkStart w:id="1077" w:name="_Ref33597480"/>
            <w:r w:rsidR="00BA3321" w:rsidRPr="00055B4B">
              <w:rPr>
                <w:rStyle w:val="Hipervnculo"/>
              </w:rPr>
              <w:t>http://xybernetics.com/2016/04/08/tech-talk-quadcopter-basics/</w:t>
            </w:r>
            <w:bookmarkEnd w:id="1077"/>
          </w:hyperlink>
        </w:p>
        <w:p w14:paraId="13C3D6B2" w14:textId="77777777" w:rsidR="0025226C" w:rsidRDefault="0025226C" w:rsidP="00BA3321"/>
        <w:p w14:paraId="630A0DE4" w14:textId="308A2C06" w:rsidR="0025226C" w:rsidRDefault="00F77496" w:rsidP="00482E23">
          <w:pPr>
            <w:pStyle w:val="Prrafodelista"/>
            <w:numPr>
              <w:ilvl w:val="0"/>
              <w:numId w:val="6"/>
            </w:numPr>
          </w:pPr>
          <w:hyperlink r:id="rId51" w:history="1">
            <w:bookmarkStart w:id="1078" w:name="_Ref33561973"/>
            <w:r w:rsidR="0025226C" w:rsidRPr="00946E3D">
              <w:rPr>
                <w:rStyle w:val="Hipervnculo"/>
              </w:rPr>
              <w:t>http://www.gnuplot.info</w:t>
            </w:r>
            <w:bookmarkEnd w:id="1078"/>
          </w:hyperlink>
        </w:p>
        <w:p w14:paraId="57C4170F" w14:textId="77777777" w:rsidR="00793CCF" w:rsidRDefault="00793CCF" w:rsidP="0025226C"/>
        <w:p w14:paraId="78DECC80" w14:textId="06862467" w:rsidR="00697918" w:rsidRDefault="00F77496" w:rsidP="00697918">
          <w:pPr>
            <w:pStyle w:val="Prrafodelista"/>
            <w:numPr>
              <w:ilvl w:val="0"/>
              <w:numId w:val="6"/>
            </w:numPr>
          </w:pPr>
          <w:hyperlink r:id="rId52" w:history="1">
            <w:bookmarkStart w:id="1079" w:name="_Ref33429135"/>
            <w:r w:rsidR="00697918" w:rsidRPr="00336408">
              <w:rPr>
                <w:rStyle w:val="Hipervnculo"/>
              </w:rPr>
              <w:t>https://docs.emlid.com/navio2/common/ardupilot/configuring-raspberry-pi/</w:t>
            </w:r>
            <w:bookmarkEnd w:id="1079"/>
          </w:hyperlink>
        </w:p>
        <w:p w14:paraId="7862E340" w14:textId="1D6495FA" w:rsidR="00AC09A3" w:rsidRPr="004C6576" w:rsidRDefault="00AC09A3" w:rsidP="004C6576">
          <w:pPr>
            <w:rPr>
              <w:rStyle w:val="Hipervnculo"/>
              <w:color w:val="auto"/>
              <w:u w:val="none"/>
            </w:rPr>
          </w:pPr>
        </w:p>
        <w:p w14:paraId="04B50FF4" w14:textId="020E0DCA" w:rsidR="006D748A" w:rsidRPr="00C849D5" w:rsidRDefault="00F77496" w:rsidP="00482E23">
          <w:pPr>
            <w:pStyle w:val="Prrafodelista"/>
            <w:numPr>
              <w:ilvl w:val="0"/>
              <w:numId w:val="6"/>
            </w:numPr>
            <w:rPr>
              <w:rStyle w:val="Hipervnculo"/>
              <w:color w:val="auto"/>
              <w:u w:val="none"/>
            </w:rPr>
          </w:pPr>
          <w:hyperlink r:id="rId53" w:history="1">
            <w:bookmarkStart w:id="1080" w:name="_Ref33083638"/>
            <w:r w:rsidR="006D748A" w:rsidRPr="00691C9F">
              <w:rPr>
                <w:rStyle w:val="Hipervnculo"/>
              </w:rPr>
              <w:t>https://es.freelogodesign.org/terms-of-use</w:t>
            </w:r>
            <w:bookmarkEnd w:id="1080"/>
          </w:hyperlink>
        </w:p>
        <w:p w14:paraId="08862A42" w14:textId="77777777" w:rsidR="00C849D5" w:rsidRDefault="00C849D5" w:rsidP="00C849D5">
          <w:pPr>
            <w:pStyle w:val="Prrafodelista"/>
          </w:pPr>
        </w:p>
        <w:p w14:paraId="35CA7B67" w14:textId="77777777" w:rsidR="00C849D5" w:rsidRDefault="00F77496" w:rsidP="00C849D5">
          <w:pPr>
            <w:pStyle w:val="Prrafodelista"/>
            <w:numPr>
              <w:ilvl w:val="0"/>
              <w:numId w:val="6"/>
            </w:numPr>
          </w:pPr>
          <w:hyperlink r:id="rId54" w:history="1">
            <w:bookmarkStart w:id="1081" w:name="_Ref33513975"/>
            <w:r w:rsidR="00C849D5" w:rsidRPr="00434624">
              <w:rPr>
                <w:rStyle w:val="Hipervnculo"/>
              </w:rPr>
              <w:t>https://developer.android.com/guide/topics/manifest/manifest-intro?hl=es</w:t>
            </w:r>
            <w:bookmarkEnd w:id="1081"/>
          </w:hyperlink>
        </w:p>
        <w:p w14:paraId="7033A678" w14:textId="6E44BAD3" w:rsidR="00C849D5" w:rsidRDefault="00C849D5" w:rsidP="00C849D5"/>
        <w:p w14:paraId="5DC01C66" w14:textId="77777777" w:rsidR="00C849D5" w:rsidRDefault="00C849D5" w:rsidP="00C849D5"/>
        <w:p w14:paraId="3131C74D" w14:textId="77777777" w:rsidR="00482E23" w:rsidRDefault="00482E23" w:rsidP="0003617F"/>
        <w:p w14:paraId="5DB7AFA2" w14:textId="77777777" w:rsidR="00482E23" w:rsidRDefault="00482E23" w:rsidP="0003617F"/>
        <w:sdt>
          <w:sdtPr>
            <w:id w:val="111145805"/>
            <w:showingPlcHdr/>
            <w:bibliography/>
          </w:sdt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7777777" w:rsidR="00890A7E" w:rsidRDefault="006641C7">
      <w:r>
        <w:t>*para añadir a la bibliografía usar referencias cruzadas.</w:t>
      </w:r>
    </w:p>
    <w:p w14:paraId="2AA022A0" w14:textId="77777777" w:rsidR="00890A7E" w:rsidRDefault="00890A7E"/>
    <w:p w14:paraId="5C5D1516" w14:textId="77777777" w:rsidR="00890A7E" w:rsidRDefault="00890A7E"/>
    <w:p w14:paraId="79FED956" w14:textId="77777777" w:rsidR="00890A7E" w:rsidRDefault="00890A7E"/>
    <w:p w14:paraId="40E4AB1C" w14:textId="77777777" w:rsidR="00890A7E" w:rsidRDefault="00890A7E"/>
    <w:p w14:paraId="1F85162F" w14:textId="77777777" w:rsidR="00890A7E" w:rsidRDefault="00890A7E"/>
    <w:p w14:paraId="4FB0C7B7" w14:textId="77777777" w:rsidR="00890A7E" w:rsidRDefault="00890A7E"/>
    <w:p w14:paraId="4BEA8BA0" w14:textId="77777777" w:rsidR="00890A7E" w:rsidRDefault="00890A7E"/>
    <w:p w14:paraId="7FFB5249" w14:textId="77777777" w:rsidR="00890A7E" w:rsidRDefault="00890A7E"/>
    <w:p w14:paraId="6790C090" w14:textId="77777777" w:rsidR="001D20CF" w:rsidRDefault="001D20CF" w:rsidP="001D20CF"/>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6" w:author="Juan Carlos de Alfonso Juliá" w:date="2020-02-27T11:42:00Z" w:initials="JCdAJ">
    <w:p w14:paraId="2F4A54A4" w14:textId="6679A883" w:rsidR="006F75D9" w:rsidRDefault="006F75D9">
      <w:pPr>
        <w:pStyle w:val="Textocomentario"/>
      </w:pPr>
      <w:r>
        <w:rPr>
          <w:rStyle w:val="Refdecomentario"/>
        </w:rPr>
        <w:annotationRef/>
      </w:r>
      <w:r>
        <w:t>Incluir foto del dron terminado debajo del párrafo.</w:t>
      </w:r>
    </w:p>
  </w:comment>
  <w:comment w:id="564" w:author="Juan Carlos de Alfonso Juliá" w:date="2020-04-08T13:06:00Z" w:initials="JCdAJ">
    <w:p w14:paraId="33A8CE61" w14:textId="650714F0" w:rsidR="006F75D9" w:rsidRDefault="006F75D9">
      <w:pPr>
        <w:pStyle w:val="Textocomentario"/>
      </w:pPr>
      <w:r>
        <w:rPr>
          <w:rStyle w:val="Refdecomentario"/>
        </w:rPr>
        <w:annotationRef/>
      </w:r>
      <w:proofErr w:type="spellStart"/>
      <w:r>
        <w:t>Biblio</w:t>
      </w:r>
      <w:proofErr w:type="spellEnd"/>
    </w:p>
    <w:p w14:paraId="7CAE32EC" w14:textId="64809389" w:rsidR="006F75D9" w:rsidRDefault="006F75D9">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4A54A4" w15:done="0"/>
  <w15:commentEx w15:paraId="7CAE32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4A54A4" w16cid:durableId="220229BE"/>
  <w16cid:commentId w16cid:paraId="7CAE32EC" w16cid:durableId="22384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3ED7D" w14:textId="77777777" w:rsidR="001E61EE" w:rsidRDefault="001E61EE" w:rsidP="0027462E">
      <w:r>
        <w:separator/>
      </w:r>
    </w:p>
  </w:endnote>
  <w:endnote w:type="continuationSeparator" w:id="0">
    <w:p w14:paraId="6DFC6E11" w14:textId="77777777" w:rsidR="001E61EE" w:rsidRDefault="001E61EE"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00722" w14:textId="77777777" w:rsidR="001E61EE" w:rsidRDefault="001E61EE" w:rsidP="0027462E">
      <w:r>
        <w:separator/>
      </w:r>
    </w:p>
  </w:footnote>
  <w:footnote w:type="continuationSeparator" w:id="0">
    <w:p w14:paraId="0708C337" w14:textId="77777777" w:rsidR="001E61EE" w:rsidRDefault="001E61EE" w:rsidP="0027462E">
      <w:r>
        <w:continuationSeparator/>
      </w:r>
    </w:p>
  </w:footnote>
  <w:footnote w:id="1">
    <w:p w14:paraId="525322FF" w14:textId="254693A1" w:rsidR="006F75D9" w:rsidRDefault="006F75D9">
      <w:pPr>
        <w:pStyle w:val="Textonotapie"/>
      </w:pPr>
      <w:r>
        <w:rPr>
          <w:rStyle w:val="Refdenotaalpie"/>
        </w:rPr>
        <w:footnoteRef/>
      </w:r>
      <w:r>
        <w:t xml:space="preserve"> Standard </w:t>
      </w:r>
      <w:proofErr w:type="spellStart"/>
      <w:r>
        <w:t>triangle</w:t>
      </w:r>
      <w:proofErr w:type="spellEnd"/>
      <w:r>
        <w:t xml:space="preserve"> </w:t>
      </w:r>
      <w:proofErr w:type="spellStart"/>
      <w:r>
        <w:t>language</w:t>
      </w:r>
      <w:proofErr w:type="spellEnd"/>
    </w:p>
  </w:footnote>
  <w:footnote w:id="2">
    <w:p w14:paraId="33BD3B78" w14:textId="3E45F2A8" w:rsidR="006F75D9" w:rsidRDefault="006F75D9">
      <w:pPr>
        <w:pStyle w:val="Textonotapie"/>
      </w:pPr>
      <w:r>
        <w:rPr>
          <w:rStyle w:val="Refdenotaalpie"/>
        </w:rPr>
        <w:footnoteRef/>
      </w:r>
      <w:r>
        <w:t xml:space="preserve"> Electronic </w:t>
      </w:r>
      <w:proofErr w:type="spellStart"/>
      <w:r>
        <w:t>Speed</w:t>
      </w:r>
      <w:proofErr w:type="spellEnd"/>
      <w:r>
        <w:t xml:space="preserve"> Control</w:t>
      </w:r>
    </w:p>
  </w:footnote>
  <w:footnote w:id="3">
    <w:p w14:paraId="362E8831" w14:textId="77777777" w:rsidR="006F75D9" w:rsidRDefault="006F75D9">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4">
    <w:p w14:paraId="322B8723" w14:textId="77777777" w:rsidR="006F75D9" w:rsidRDefault="006F75D9">
      <w:pPr>
        <w:pStyle w:val="Textonotapie"/>
      </w:pPr>
      <w:r>
        <w:rPr>
          <w:rStyle w:val="Refdenotaalpie"/>
        </w:rPr>
        <w:footnoteRef/>
      </w:r>
      <w:r>
        <w:t xml:space="preserve"> </w:t>
      </w:r>
      <w:proofErr w:type="spellStart"/>
      <w:r>
        <w:t>Secure</w:t>
      </w:r>
      <w:proofErr w:type="spellEnd"/>
      <w:r>
        <w:t xml:space="preserve"> Shell.</w:t>
      </w:r>
    </w:p>
  </w:footnote>
  <w:footnote w:id="5">
    <w:p w14:paraId="571C1675" w14:textId="50F55833" w:rsidR="006F75D9" w:rsidRDefault="006F75D9">
      <w:pPr>
        <w:pStyle w:val="Textonotapie"/>
      </w:pPr>
      <w:r>
        <w:rPr>
          <w:rStyle w:val="Refdenotaalpie"/>
        </w:rPr>
        <w:footnoteRef/>
      </w:r>
      <w:r>
        <w:t xml:space="preserve"> </w:t>
      </w:r>
      <w:proofErr w:type="spellStart"/>
      <w:r>
        <w:t>Inertial</w:t>
      </w:r>
      <w:proofErr w:type="spellEnd"/>
      <w:r>
        <w:t xml:space="preserve"> </w:t>
      </w:r>
      <w:proofErr w:type="spellStart"/>
      <w:r>
        <w:t>measurement</w:t>
      </w:r>
      <w:proofErr w:type="spellEnd"/>
      <w:r>
        <w:t xml:space="preserve"> </w:t>
      </w:r>
      <w:proofErr w:type="spellStart"/>
      <w:r>
        <w:t>unit</w:t>
      </w:r>
      <w:proofErr w:type="spellEnd"/>
      <w:r>
        <w:t>.</w:t>
      </w:r>
    </w:p>
  </w:footnote>
  <w:footnote w:id="6">
    <w:p w14:paraId="34C8CBD1" w14:textId="20E96FF1" w:rsidR="006F75D9" w:rsidRDefault="006F75D9">
      <w:pPr>
        <w:pStyle w:val="Textonotapie"/>
      </w:pPr>
      <w:r>
        <w:rPr>
          <w:rStyle w:val="Refdenotaalpie"/>
        </w:rPr>
        <w:footnoteRef/>
      </w:r>
      <w:r>
        <w:t xml:space="preserve"> Pulse </w:t>
      </w:r>
      <w:proofErr w:type="spellStart"/>
      <w:r>
        <w:t>width</w:t>
      </w:r>
      <w:proofErr w:type="spellEnd"/>
      <w:r>
        <w:t xml:space="preserve"> </w:t>
      </w:r>
      <w:proofErr w:type="spellStart"/>
      <w:r>
        <w:t>modulation</w:t>
      </w:r>
      <w:proofErr w:type="spellEnd"/>
    </w:p>
  </w:footnote>
  <w:footnote w:id="7">
    <w:p w14:paraId="4AEC05A8" w14:textId="77777777" w:rsidR="006F75D9" w:rsidRDefault="006F75D9">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9813E60"/>
    <w:multiLevelType w:val="hybridMultilevel"/>
    <w:tmpl w:val="54268D30"/>
    <w:lvl w:ilvl="0" w:tplc="040A000F">
      <w:start w:val="5"/>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6"/>
  </w:num>
  <w:num w:numId="6">
    <w:abstractNumId w:val="1"/>
  </w:num>
  <w:num w:numId="7">
    <w:abstractNumId w:val="7"/>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Carlos de Alfonso Juliá">
    <w15:presenceInfo w15:providerId="AD" w15:userId="S::juancalf@ucm.es::a4ae4714-042b-4087-8113-ada53f2059a8"/>
  </w15:person>
  <w15:person w15:author="JUAN FRANCISCO JIMENEZ CASTELLANOS">
    <w15:presenceInfo w15:providerId="None" w15:userId="JUAN FRANCISCO JIMENEZ CASTELLAN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0873"/>
    <w:rsid w:val="00005698"/>
    <w:rsid w:val="000125D1"/>
    <w:rsid w:val="00013FB1"/>
    <w:rsid w:val="00021256"/>
    <w:rsid w:val="0002230F"/>
    <w:rsid w:val="00031B4C"/>
    <w:rsid w:val="000326F7"/>
    <w:rsid w:val="0003545C"/>
    <w:rsid w:val="0003617F"/>
    <w:rsid w:val="00036B3B"/>
    <w:rsid w:val="00042C8F"/>
    <w:rsid w:val="00045530"/>
    <w:rsid w:val="0004770F"/>
    <w:rsid w:val="000516F0"/>
    <w:rsid w:val="00052A97"/>
    <w:rsid w:val="000562F3"/>
    <w:rsid w:val="00067BDA"/>
    <w:rsid w:val="00082AB2"/>
    <w:rsid w:val="00094FC3"/>
    <w:rsid w:val="00097410"/>
    <w:rsid w:val="000976E6"/>
    <w:rsid w:val="000A2CA8"/>
    <w:rsid w:val="000A4680"/>
    <w:rsid w:val="000B3CA8"/>
    <w:rsid w:val="000C73DB"/>
    <w:rsid w:val="000D5AF9"/>
    <w:rsid w:val="000E772D"/>
    <w:rsid w:val="001022C3"/>
    <w:rsid w:val="0010444D"/>
    <w:rsid w:val="00104836"/>
    <w:rsid w:val="00117CA8"/>
    <w:rsid w:val="00117E62"/>
    <w:rsid w:val="00130978"/>
    <w:rsid w:val="00141366"/>
    <w:rsid w:val="001426F1"/>
    <w:rsid w:val="00151340"/>
    <w:rsid w:val="001513A2"/>
    <w:rsid w:val="00151F70"/>
    <w:rsid w:val="00154DDF"/>
    <w:rsid w:val="001710F4"/>
    <w:rsid w:val="00194887"/>
    <w:rsid w:val="001949EC"/>
    <w:rsid w:val="0019539D"/>
    <w:rsid w:val="001A0DF6"/>
    <w:rsid w:val="001A7724"/>
    <w:rsid w:val="001B028D"/>
    <w:rsid w:val="001B3D28"/>
    <w:rsid w:val="001C2F04"/>
    <w:rsid w:val="001C6523"/>
    <w:rsid w:val="001D009D"/>
    <w:rsid w:val="001D20CF"/>
    <w:rsid w:val="001E1F58"/>
    <w:rsid w:val="001E61EE"/>
    <w:rsid w:val="001F0EC6"/>
    <w:rsid w:val="00200F1F"/>
    <w:rsid w:val="0020313B"/>
    <w:rsid w:val="002068C8"/>
    <w:rsid w:val="002075BD"/>
    <w:rsid w:val="00210AA9"/>
    <w:rsid w:val="002157A1"/>
    <w:rsid w:val="00216CEA"/>
    <w:rsid w:val="00227C67"/>
    <w:rsid w:val="00227E69"/>
    <w:rsid w:val="002317CF"/>
    <w:rsid w:val="00244F74"/>
    <w:rsid w:val="00245AFB"/>
    <w:rsid w:val="002471A2"/>
    <w:rsid w:val="0025226C"/>
    <w:rsid w:val="002543F4"/>
    <w:rsid w:val="00264503"/>
    <w:rsid w:val="00267435"/>
    <w:rsid w:val="002675C7"/>
    <w:rsid w:val="002700B8"/>
    <w:rsid w:val="0027417A"/>
    <w:rsid w:val="0027462E"/>
    <w:rsid w:val="0027471E"/>
    <w:rsid w:val="00277F64"/>
    <w:rsid w:val="002964EC"/>
    <w:rsid w:val="002A753F"/>
    <w:rsid w:val="002A766A"/>
    <w:rsid w:val="002B62F4"/>
    <w:rsid w:val="002C0076"/>
    <w:rsid w:val="002C0615"/>
    <w:rsid w:val="002C3BDD"/>
    <w:rsid w:val="002C7F96"/>
    <w:rsid w:val="002D56FF"/>
    <w:rsid w:val="002E5974"/>
    <w:rsid w:val="003046DF"/>
    <w:rsid w:val="00312D95"/>
    <w:rsid w:val="00316B50"/>
    <w:rsid w:val="00322B60"/>
    <w:rsid w:val="0033126E"/>
    <w:rsid w:val="003364A1"/>
    <w:rsid w:val="0034560E"/>
    <w:rsid w:val="003539E2"/>
    <w:rsid w:val="00355D4D"/>
    <w:rsid w:val="003636BC"/>
    <w:rsid w:val="003740AE"/>
    <w:rsid w:val="00382F89"/>
    <w:rsid w:val="003833D5"/>
    <w:rsid w:val="003874AE"/>
    <w:rsid w:val="003C1111"/>
    <w:rsid w:val="003C363F"/>
    <w:rsid w:val="003D60C2"/>
    <w:rsid w:val="003E6343"/>
    <w:rsid w:val="00410DE3"/>
    <w:rsid w:val="00410E42"/>
    <w:rsid w:val="0041222E"/>
    <w:rsid w:val="00420E79"/>
    <w:rsid w:val="00422CEE"/>
    <w:rsid w:val="0043076D"/>
    <w:rsid w:val="00441A9A"/>
    <w:rsid w:val="00445B5D"/>
    <w:rsid w:val="004515EA"/>
    <w:rsid w:val="00456515"/>
    <w:rsid w:val="00457C23"/>
    <w:rsid w:val="004641C7"/>
    <w:rsid w:val="004724B9"/>
    <w:rsid w:val="00476974"/>
    <w:rsid w:val="004810D1"/>
    <w:rsid w:val="00482E23"/>
    <w:rsid w:val="004933FA"/>
    <w:rsid w:val="00494294"/>
    <w:rsid w:val="00496715"/>
    <w:rsid w:val="00497E78"/>
    <w:rsid w:val="004A0867"/>
    <w:rsid w:val="004A3DAF"/>
    <w:rsid w:val="004A3E77"/>
    <w:rsid w:val="004A5D09"/>
    <w:rsid w:val="004C6576"/>
    <w:rsid w:val="004E3068"/>
    <w:rsid w:val="004F52B9"/>
    <w:rsid w:val="00502175"/>
    <w:rsid w:val="0050680A"/>
    <w:rsid w:val="005072A1"/>
    <w:rsid w:val="00521802"/>
    <w:rsid w:val="00523820"/>
    <w:rsid w:val="005348A0"/>
    <w:rsid w:val="0053614B"/>
    <w:rsid w:val="00537448"/>
    <w:rsid w:val="00540864"/>
    <w:rsid w:val="00544F48"/>
    <w:rsid w:val="00545AE3"/>
    <w:rsid w:val="00547A5E"/>
    <w:rsid w:val="005610A9"/>
    <w:rsid w:val="00571E60"/>
    <w:rsid w:val="00597AAF"/>
    <w:rsid w:val="005A5E1F"/>
    <w:rsid w:val="005B042E"/>
    <w:rsid w:val="005B473F"/>
    <w:rsid w:val="005C3D78"/>
    <w:rsid w:val="005D4E46"/>
    <w:rsid w:val="005D735C"/>
    <w:rsid w:val="005D7E55"/>
    <w:rsid w:val="005E028F"/>
    <w:rsid w:val="005E627A"/>
    <w:rsid w:val="005F546F"/>
    <w:rsid w:val="005F6567"/>
    <w:rsid w:val="00601A7F"/>
    <w:rsid w:val="0061306F"/>
    <w:rsid w:val="006358A1"/>
    <w:rsid w:val="00641C6B"/>
    <w:rsid w:val="00646B24"/>
    <w:rsid w:val="00646D87"/>
    <w:rsid w:val="006507AB"/>
    <w:rsid w:val="006641C7"/>
    <w:rsid w:val="006647BA"/>
    <w:rsid w:val="00676158"/>
    <w:rsid w:val="006814B7"/>
    <w:rsid w:val="00697918"/>
    <w:rsid w:val="006A0D35"/>
    <w:rsid w:val="006B6377"/>
    <w:rsid w:val="006C449F"/>
    <w:rsid w:val="006D748A"/>
    <w:rsid w:val="006E4786"/>
    <w:rsid w:val="006E5793"/>
    <w:rsid w:val="006E7AA2"/>
    <w:rsid w:val="006F658B"/>
    <w:rsid w:val="006F75D9"/>
    <w:rsid w:val="006F76B2"/>
    <w:rsid w:val="0071231E"/>
    <w:rsid w:val="00714712"/>
    <w:rsid w:val="00721DB0"/>
    <w:rsid w:val="00724DCB"/>
    <w:rsid w:val="00730E18"/>
    <w:rsid w:val="00733C98"/>
    <w:rsid w:val="00743206"/>
    <w:rsid w:val="007440AD"/>
    <w:rsid w:val="00756334"/>
    <w:rsid w:val="00762289"/>
    <w:rsid w:val="0077067B"/>
    <w:rsid w:val="00774D70"/>
    <w:rsid w:val="0077769D"/>
    <w:rsid w:val="00781137"/>
    <w:rsid w:val="007830C0"/>
    <w:rsid w:val="007878A6"/>
    <w:rsid w:val="0079031C"/>
    <w:rsid w:val="00793CCF"/>
    <w:rsid w:val="007949CF"/>
    <w:rsid w:val="00796977"/>
    <w:rsid w:val="007A28FA"/>
    <w:rsid w:val="007A4459"/>
    <w:rsid w:val="007A5A2F"/>
    <w:rsid w:val="007A5C3B"/>
    <w:rsid w:val="007B19B2"/>
    <w:rsid w:val="007B44F6"/>
    <w:rsid w:val="007B5FD5"/>
    <w:rsid w:val="007B7B4F"/>
    <w:rsid w:val="007C1FB2"/>
    <w:rsid w:val="007C2076"/>
    <w:rsid w:val="007C25EE"/>
    <w:rsid w:val="007E0342"/>
    <w:rsid w:val="007E33D3"/>
    <w:rsid w:val="007E56E9"/>
    <w:rsid w:val="007F12F4"/>
    <w:rsid w:val="007F14CD"/>
    <w:rsid w:val="007F3018"/>
    <w:rsid w:val="007F5FCE"/>
    <w:rsid w:val="0081214B"/>
    <w:rsid w:val="00815798"/>
    <w:rsid w:val="0081612C"/>
    <w:rsid w:val="008171EA"/>
    <w:rsid w:val="008173DD"/>
    <w:rsid w:val="00824202"/>
    <w:rsid w:val="008256EE"/>
    <w:rsid w:val="008266FB"/>
    <w:rsid w:val="008277ED"/>
    <w:rsid w:val="00843C60"/>
    <w:rsid w:val="00851FAA"/>
    <w:rsid w:val="00852CB5"/>
    <w:rsid w:val="00853391"/>
    <w:rsid w:val="00855042"/>
    <w:rsid w:val="00860826"/>
    <w:rsid w:val="0086113D"/>
    <w:rsid w:val="0086403F"/>
    <w:rsid w:val="00867291"/>
    <w:rsid w:val="00875DEB"/>
    <w:rsid w:val="00876EFE"/>
    <w:rsid w:val="0088076E"/>
    <w:rsid w:val="00883262"/>
    <w:rsid w:val="00890A7E"/>
    <w:rsid w:val="00892957"/>
    <w:rsid w:val="008A7D0A"/>
    <w:rsid w:val="008A7D94"/>
    <w:rsid w:val="008A7EB0"/>
    <w:rsid w:val="008B38E6"/>
    <w:rsid w:val="008B7EA6"/>
    <w:rsid w:val="008C3B98"/>
    <w:rsid w:val="008C3BDA"/>
    <w:rsid w:val="008C6BF1"/>
    <w:rsid w:val="008C7933"/>
    <w:rsid w:val="008D3559"/>
    <w:rsid w:val="008D6625"/>
    <w:rsid w:val="008E1C4C"/>
    <w:rsid w:val="008E2B05"/>
    <w:rsid w:val="008E76EC"/>
    <w:rsid w:val="008F1F73"/>
    <w:rsid w:val="008F5620"/>
    <w:rsid w:val="008F5FBA"/>
    <w:rsid w:val="008F6737"/>
    <w:rsid w:val="008F7F39"/>
    <w:rsid w:val="009058BA"/>
    <w:rsid w:val="0091160A"/>
    <w:rsid w:val="0091575F"/>
    <w:rsid w:val="0091685A"/>
    <w:rsid w:val="00917AF8"/>
    <w:rsid w:val="0092036C"/>
    <w:rsid w:val="009307AA"/>
    <w:rsid w:val="00930E80"/>
    <w:rsid w:val="00932C25"/>
    <w:rsid w:val="009345EB"/>
    <w:rsid w:val="00940BDE"/>
    <w:rsid w:val="00946E18"/>
    <w:rsid w:val="0094761C"/>
    <w:rsid w:val="00952425"/>
    <w:rsid w:val="00964C48"/>
    <w:rsid w:val="00980A72"/>
    <w:rsid w:val="0098314E"/>
    <w:rsid w:val="00995381"/>
    <w:rsid w:val="009A737A"/>
    <w:rsid w:val="009A793D"/>
    <w:rsid w:val="009B2F93"/>
    <w:rsid w:val="009B3335"/>
    <w:rsid w:val="009D032D"/>
    <w:rsid w:val="009D6253"/>
    <w:rsid w:val="009D7EAC"/>
    <w:rsid w:val="009E7E54"/>
    <w:rsid w:val="009F14B1"/>
    <w:rsid w:val="009F1C42"/>
    <w:rsid w:val="009F6F41"/>
    <w:rsid w:val="00A12F0A"/>
    <w:rsid w:val="00A13AC7"/>
    <w:rsid w:val="00A16035"/>
    <w:rsid w:val="00A1667A"/>
    <w:rsid w:val="00A34BF1"/>
    <w:rsid w:val="00A3696D"/>
    <w:rsid w:val="00A4091E"/>
    <w:rsid w:val="00A50E68"/>
    <w:rsid w:val="00A661C2"/>
    <w:rsid w:val="00A676CC"/>
    <w:rsid w:val="00A737FF"/>
    <w:rsid w:val="00A81E6B"/>
    <w:rsid w:val="00A842E7"/>
    <w:rsid w:val="00A91CF1"/>
    <w:rsid w:val="00AA60F5"/>
    <w:rsid w:val="00AB217E"/>
    <w:rsid w:val="00AB2375"/>
    <w:rsid w:val="00AB3CA4"/>
    <w:rsid w:val="00AB5EC5"/>
    <w:rsid w:val="00AB7921"/>
    <w:rsid w:val="00AC077F"/>
    <w:rsid w:val="00AC09A3"/>
    <w:rsid w:val="00AC1435"/>
    <w:rsid w:val="00AC35E5"/>
    <w:rsid w:val="00AD03DC"/>
    <w:rsid w:val="00AD2AA4"/>
    <w:rsid w:val="00AD452B"/>
    <w:rsid w:val="00AE0B79"/>
    <w:rsid w:val="00AE2F4E"/>
    <w:rsid w:val="00AE79E5"/>
    <w:rsid w:val="00AF3200"/>
    <w:rsid w:val="00AF36D3"/>
    <w:rsid w:val="00B04DF7"/>
    <w:rsid w:val="00B0707E"/>
    <w:rsid w:val="00B108B1"/>
    <w:rsid w:val="00B10F85"/>
    <w:rsid w:val="00B12C0B"/>
    <w:rsid w:val="00B17F47"/>
    <w:rsid w:val="00B307F8"/>
    <w:rsid w:val="00B32FC3"/>
    <w:rsid w:val="00B457EA"/>
    <w:rsid w:val="00B577ED"/>
    <w:rsid w:val="00B67008"/>
    <w:rsid w:val="00B6725E"/>
    <w:rsid w:val="00B746CC"/>
    <w:rsid w:val="00B80323"/>
    <w:rsid w:val="00B817C3"/>
    <w:rsid w:val="00B90F38"/>
    <w:rsid w:val="00B91A8E"/>
    <w:rsid w:val="00B97BA6"/>
    <w:rsid w:val="00BA07B4"/>
    <w:rsid w:val="00BA2A4B"/>
    <w:rsid w:val="00BA3321"/>
    <w:rsid w:val="00BA5A39"/>
    <w:rsid w:val="00BB5AF6"/>
    <w:rsid w:val="00BB658E"/>
    <w:rsid w:val="00BC1E65"/>
    <w:rsid w:val="00BC5C4A"/>
    <w:rsid w:val="00BC600E"/>
    <w:rsid w:val="00BD65D3"/>
    <w:rsid w:val="00BD6EA3"/>
    <w:rsid w:val="00BD7BD7"/>
    <w:rsid w:val="00BE78F1"/>
    <w:rsid w:val="00BF13A1"/>
    <w:rsid w:val="00BF3B12"/>
    <w:rsid w:val="00BF4399"/>
    <w:rsid w:val="00C01432"/>
    <w:rsid w:val="00C05470"/>
    <w:rsid w:val="00C14D8C"/>
    <w:rsid w:val="00C22ED9"/>
    <w:rsid w:val="00C24D3B"/>
    <w:rsid w:val="00C41CE0"/>
    <w:rsid w:val="00C42882"/>
    <w:rsid w:val="00C43434"/>
    <w:rsid w:val="00C456DB"/>
    <w:rsid w:val="00C46CE6"/>
    <w:rsid w:val="00C613EA"/>
    <w:rsid w:val="00C614F4"/>
    <w:rsid w:val="00C63CDF"/>
    <w:rsid w:val="00C71B12"/>
    <w:rsid w:val="00C8027B"/>
    <w:rsid w:val="00C81E73"/>
    <w:rsid w:val="00C8355B"/>
    <w:rsid w:val="00C84887"/>
    <w:rsid w:val="00C849D5"/>
    <w:rsid w:val="00C871B4"/>
    <w:rsid w:val="00C93EC0"/>
    <w:rsid w:val="00CA1195"/>
    <w:rsid w:val="00CB482C"/>
    <w:rsid w:val="00CC3BFB"/>
    <w:rsid w:val="00CC4D3D"/>
    <w:rsid w:val="00CC79C0"/>
    <w:rsid w:val="00CD0658"/>
    <w:rsid w:val="00CD08B1"/>
    <w:rsid w:val="00CD5219"/>
    <w:rsid w:val="00CE18EA"/>
    <w:rsid w:val="00CE36A3"/>
    <w:rsid w:val="00CE6DD9"/>
    <w:rsid w:val="00CE72AF"/>
    <w:rsid w:val="00CE786D"/>
    <w:rsid w:val="00CF0C2E"/>
    <w:rsid w:val="00CF5457"/>
    <w:rsid w:val="00CF6286"/>
    <w:rsid w:val="00CF6E94"/>
    <w:rsid w:val="00D02032"/>
    <w:rsid w:val="00D0516D"/>
    <w:rsid w:val="00D211AE"/>
    <w:rsid w:val="00D2267A"/>
    <w:rsid w:val="00D256AD"/>
    <w:rsid w:val="00D3256C"/>
    <w:rsid w:val="00D34FC7"/>
    <w:rsid w:val="00D35A69"/>
    <w:rsid w:val="00D37374"/>
    <w:rsid w:val="00D432F8"/>
    <w:rsid w:val="00D65A3B"/>
    <w:rsid w:val="00D6671E"/>
    <w:rsid w:val="00D7368F"/>
    <w:rsid w:val="00D74C77"/>
    <w:rsid w:val="00D82430"/>
    <w:rsid w:val="00D91E41"/>
    <w:rsid w:val="00D937E9"/>
    <w:rsid w:val="00D93B14"/>
    <w:rsid w:val="00D93C07"/>
    <w:rsid w:val="00DA4447"/>
    <w:rsid w:val="00DB35A0"/>
    <w:rsid w:val="00DB738C"/>
    <w:rsid w:val="00DC056E"/>
    <w:rsid w:val="00DC23A6"/>
    <w:rsid w:val="00DC7703"/>
    <w:rsid w:val="00DE02F4"/>
    <w:rsid w:val="00DF0F4A"/>
    <w:rsid w:val="00DF5A7C"/>
    <w:rsid w:val="00DF7293"/>
    <w:rsid w:val="00E0419F"/>
    <w:rsid w:val="00E05748"/>
    <w:rsid w:val="00E11705"/>
    <w:rsid w:val="00E15296"/>
    <w:rsid w:val="00E20243"/>
    <w:rsid w:val="00E23013"/>
    <w:rsid w:val="00E27C9F"/>
    <w:rsid w:val="00E40D6B"/>
    <w:rsid w:val="00E414E2"/>
    <w:rsid w:val="00E43AB0"/>
    <w:rsid w:val="00E63A5A"/>
    <w:rsid w:val="00E70A07"/>
    <w:rsid w:val="00E813DA"/>
    <w:rsid w:val="00E817E4"/>
    <w:rsid w:val="00E85B31"/>
    <w:rsid w:val="00E91B3A"/>
    <w:rsid w:val="00E9793B"/>
    <w:rsid w:val="00EB2809"/>
    <w:rsid w:val="00EB7A7D"/>
    <w:rsid w:val="00EB7DB4"/>
    <w:rsid w:val="00EC4274"/>
    <w:rsid w:val="00EC697B"/>
    <w:rsid w:val="00ED67E4"/>
    <w:rsid w:val="00ED79F5"/>
    <w:rsid w:val="00EE1852"/>
    <w:rsid w:val="00EF0685"/>
    <w:rsid w:val="00EF43E8"/>
    <w:rsid w:val="00EF7AE5"/>
    <w:rsid w:val="00F03F33"/>
    <w:rsid w:val="00F10574"/>
    <w:rsid w:val="00F10BB2"/>
    <w:rsid w:val="00F11581"/>
    <w:rsid w:val="00F11B71"/>
    <w:rsid w:val="00F12C18"/>
    <w:rsid w:val="00F20896"/>
    <w:rsid w:val="00F25017"/>
    <w:rsid w:val="00F25C85"/>
    <w:rsid w:val="00F302F8"/>
    <w:rsid w:val="00F31E65"/>
    <w:rsid w:val="00F403B4"/>
    <w:rsid w:val="00F41EA4"/>
    <w:rsid w:val="00F427BF"/>
    <w:rsid w:val="00F43834"/>
    <w:rsid w:val="00F46BCE"/>
    <w:rsid w:val="00F566D5"/>
    <w:rsid w:val="00F60140"/>
    <w:rsid w:val="00F7316E"/>
    <w:rsid w:val="00F75264"/>
    <w:rsid w:val="00F77496"/>
    <w:rsid w:val="00F86137"/>
    <w:rsid w:val="00F93C03"/>
    <w:rsid w:val="00FA1520"/>
    <w:rsid w:val="00FA7B65"/>
    <w:rsid w:val="00FB0F7E"/>
    <w:rsid w:val="00FB7FDE"/>
    <w:rsid w:val="00FC20D3"/>
    <w:rsid w:val="00FC2890"/>
    <w:rsid w:val="00FC3AC4"/>
    <w:rsid w:val="00FE628A"/>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5368C650-63BA-4A5C-A990-2C6B08104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E46"/>
    <w:rPr>
      <w:rFonts w:ascii="Times New Roman" w:eastAsia="Times New Roman" w:hAnsi="Times New Roman" w:cs="Times New Roman"/>
    </w:rPr>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rPr>
      <w:rFonts w:asciiTheme="minorHAnsi" w:eastAsiaTheme="minorEastAsia" w:hAnsiTheme="minorHAnsi" w:cstheme="minorBidi"/>
    </w:r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E05748"/>
    <w:pPr>
      <w:tabs>
        <w:tab w:val="right" w:leader="dot" w:pos="8488"/>
      </w:tabs>
      <w:spacing w:before="120"/>
    </w:pPr>
    <w:rPr>
      <w:rFonts w:asciiTheme="minorHAnsi" w:eastAsiaTheme="minorEastAsia" w:hAnsiTheme="minorHAnsi" w:cstheme="minorHAnsi"/>
      <w:b/>
      <w:bCs/>
      <w:i/>
      <w:iCs/>
    </w:rPr>
  </w:style>
  <w:style w:type="paragraph" w:styleId="TDC2">
    <w:name w:val="toc 2"/>
    <w:basedOn w:val="Normal"/>
    <w:next w:val="Normal"/>
    <w:autoRedefine/>
    <w:uiPriority w:val="39"/>
    <w:unhideWhenUsed/>
    <w:rsid w:val="00E05748"/>
    <w:pPr>
      <w:tabs>
        <w:tab w:val="right" w:leader="dot" w:pos="8488"/>
      </w:tabs>
      <w:spacing w:before="120"/>
      <w:ind w:left="240"/>
    </w:pPr>
    <w:rPr>
      <w:rFonts w:asciiTheme="minorHAnsi" w:eastAsiaTheme="minorEastAsia" w:hAnsiTheme="minorHAnsi" w:cstheme="minorHAnsi"/>
      <w:b/>
      <w:bCs/>
      <w:sz w:val="22"/>
      <w:szCs w:val="22"/>
    </w:rPr>
  </w:style>
  <w:style w:type="paragraph" w:styleId="TDC3">
    <w:name w:val="toc 3"/>
    <w:basedOn w:val="Normal"/>
    <w:next w:val="Normal"/>
    <w:autoRedefine/>
    <w:uiPriority w:val="39"/>
    <w:unhideWhenUsed/>
    <w:rsid w:val="00DC23A6"/>
    <w:pPr>
      <w:tabs>
        <w:tab w:val="right" w:leader="dot" w:pos="8488"/>
      </w:tabs>
      <w:ind w:left="480"/>
    </w:pPr>
    <w:rPr>
      <w:rFonts w:asciiTheme="minorHAnsi" w:eastAsiaTheme="minorEastAsia" w:hAnsiTheme="minorHAnsi" w:cstheme="minorHAnsi"/>
      <w:sz w:val="20"/>
      <w:szCs w:val="20"/>
    </w:rPr>
  </w:style>
  <w:style w:type="paragraph" w:styleId="TDC4">
    <w:name w:val="toc 4"/>
    <w:basedOn w:val="Normal"/>
    <w:next w:val="Normal"/>
    <w:autoRedefine/>
    <w:uiPriority w:val="39"/>
    <w:semiHidden/>
    <w:unhideWhenUsed/>
    <w:rsid w:val="00890A7E"/>
    <w:pPr>
      <w:ind w:left="720"/>
    </w:pPr>
    <w:rPr>
      <w:rFonts w:asciiTheme="minorHAnsi" w:eastAsiaTheme="minorEastAsia" w:hAnsiTheme="minorHAnsi" w:cstheme="minorHAnsi"/>
      <w:sz w:val="20"/>
      <w:szCs w:val="20"/>
    </w:rPr>
  </w:style>
  <w:style w:type="paragraph" w:styleId="TDC5">
    <w:name w:val="toc 5"/>
    <w:basedOn w:val="Normal"/>
    <w:next w:val="Normal"/>
    <w:autoRedefine/>
    <w:uiPriority w:val="39"/>
    <w:semiHidden/>
    <w:unhideWhenUsed/>
    <w:rsid w:val="00890A7E"/>
    <w:pPr>
      <w:ind w:left="960"/>
    </w:pPr>
    <w:rPr>
      <w:rFonts w:asciiTheme="minorHAnsi" w:eastAsiaTheme="minorEastAsia" w:hAnsiTheme="minorHAnsi" w:cstheme="minorHAnsi"/>
      <w:sz w:val="20"/>
      <w:szCs w:val="20"/>
    </w:rPr>
  </w:style>
  <w:style w:type="paragraph" w:styleId="TDC6">
    <w:name w:val="toc 6"/>
    <w:basedOn w:val="Normal"/>
    <w:next w:val="Normal"/>
    <w:autoRedefine/>
    <w:uiPriority w:val="39"/>
    <w:semiHidden/>
    <w:unhideWhenUsed/>
    <w:rsid w:val="00890A7E"/>
    <w:pPr>
      <w:ind w:left="1200"/>
    </w:pPr>
    <w:rPr>
      <w:rFonts w:asciiTheme="minorHAnsi" w:eastAsiaTheme="minorEastAsia" w:hAnsiTheme="minorHAnsi" w:cstheme="minorHAnsi"/>
      <w:sz w:val="20"/>
      <w:szCs w:val="20"/>
    </w:rPr>
  </w:style>
  <w:style w:type="paragraph" w:styleId="TDC7">
    <w:name w:val="toc 7"/>
    <w:basedOn w:val="Normal"/>
    <w:next w:val="Normal"/>
    <w:autoRedefine/>
    <w:uiPriority w:val="39"/>
    <w:semiHidden/>
    <w:unhideWhenUsed/>
    <w:rsid w:val="00890A7E"/>
    <w:pPr>
      <w:ind w:left="1440"/>
    </w:pPr>
    <w:rPr>
      <w:rFonts w:asciiTheme="minorHAnsi" w:eastAsiaTheme="minorEastAsia" w:hAnsiTheme="minorHAnsi" w:cstheme="minorHAnsi"/>
      <w:sz w:val="20"/>
      <w:szCs w:val="20"/>
    </w:rPr>
  </w:style>
  <w:style w:type="paragraph" w:styleId="TDC8">
    <w:name w:val="toc 8"/>
    <w:basedOn w:val="Normal"/>
    <w:next w:val="Normal"/>
    <w:autoRedefine/>
    <w:uiPriority w:val="39"/>
    <w:semiHidden/>
    <w:unhideWhenUsed/>
    <w:rsid w:val="00890A7E"/>
    <w:pPr>
      <w:ind w:left="1680"/>
    </w:pPr>
    <w:rPr>
      <w:rFonts w:asciiTheme="minorHAnsi" w:eastAsiaTheme="minorEastAsia" w:hAnsiTheme="minorHAnsi" w:cstheme="minorHAnsi"/>
      <w:sz w:val="20"/>
      <w:szCs w:val="20"/>
    </w:rPr>
  </w:style>
  <w:style w:type="paragraph" w:styleId="TDC9">
    <w:name w:val="toc 9"/>
    <w:basedOn w:val="Normal"/>
    <w:next w:val="Normal"/>
    <w:autoRedefine/>
    <w:uiPriority w:val="39"/>
    <w:semiHidden/>
    <w:unhideWhenUsed/>
    <w:rsid w:val="00890A7E"/>
    <w:pPr>
      <w:ind w:left="1920"/>
    </w:pPr>
    <w:rPr>
      <w:rFonts w:asciiTheme="minorHAnsi" w:eastAsiaTheme="minorEastAsia" w:hAnsiTheme="minorHAnsi"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rFonts w:asciiTheme="minorHAnsi" w:eastAsiaTheme="minorEastAsia" w:hAnsiTheme="minorHAnsi" w:cstheme="minorBidi"/>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rFonts w:asciiTheme="minorHAnsi" w:eastAsiaTheme="minorEastAsia" w:hAnsiTheme="minorHAnsi" w:cstheme="minorBidi"/>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rFonts w:asciiTheme="minorHAnsi" w:eastAsiaTheme="minorEastAsia" w:hAnsiTheme="minorHAnsi" w:cstheme="minorBidi"/>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rFonts w:asciiTheme="minorHAnsi" w:eastAsiaTheme="minorEastAsia" w:hAnsiTheme="minorHAnsi" w:cstheme="minorBidi"/>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eastAsiaTheme="minorEastAsia"/>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rPr>
      <w:rFonts w:asciiTheme="minorHAnsi" w:eastAsiaTheme="minorEastAsia" w:hAnsiTheme="minorHAnsi" w:cstheme="minorBidi"/>
    </w:r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rPr>
      <w:rFonts w:asciiTheme="minorHAnsi" w:eastAsiaTheme="minorEastAsia" w:hAnsiTheme="minorHAnsi" w:cstheme="minorBidi"/>
    </w:rPr>
  </w:style>
  <w:style w:type="character" w:customStyle="1" w:styleId="PiedepginaCar">
    <w:name w:val="Pie de página Car"/>
    <w:basedOn w:val="Fuentedeprrafopredeter"/>
    <w:link w:val="Piedepgina"/>
    <w:uiPriority w:val="99"/>
    <w:rsid w:val="00860826"/>
  </w:style>
  <w:style w:type="character" w:customStyle="1" w:styleId="pl-s1">
    <w:name w:val="pl-s1"/>
    <w:basedOn w:val="Fuentedeprrafopredeter"/>
    <w:rsid w:val="003636BC"/>
  </w:style>
  <w:style w:type="character" w:customStyle="1" w:styleId="pl-c1">
    <w:name w:val="pl-c1"/>
    <w:basedOn w:val="Fuentedeprrafopredeter"/>
    <w:rsid w:val="003636BC"/>
  </w:style>
  <w:style w:type="character" w:customStyle="1" w:styleId="pl-en">
    <w:name w:val="pl-en"/>
    <w:basedOn w:val="Fuentedeprrafopredeter"/>
    <w:rsid w:val="003636BC"/>
  </w:style>
  <w:style w:type="character" w:customStyle="1" w:styleId="pl-v">
    <w:name w:val="pl-v"/>
    <w:basedOn w:val="Fuentedeprrafopredeter"/>
    <w:rsid w:val="003636BC"/>
  </w:style>
  <w:style w:type="character" w:customStyle="1" w:styleId="pl-c">
    <w:name w:val="pl-c"/>
    <w:basedOn w:val="Fuentedeprrafopredeter"/>
    <w:rsid w:val="003636BC"/>
  </w:style>
  <w:style w:type="paragraph" w:styleId="Revisin">
    <w:name w:val="Revision"/>
    <w:hidden/>
    <w:uiPriority w:val="99"/>
    <w:semiHidden/>
    <w:rsid w:val="00000873"/>
  </w:style>
  <w:style w:type="character" w:customStyle="1" w:styleId="pl-smi">
    <w:name w:val="pl-smi"/>
    <w:basedOn w:val="Fuentedeprrafopredeter"/>
    <w:rsid w:val="005D4E46"/>
  </w:style>
  <w:style w:type="character" w:customStyle="1" w:styleId="pl-k">
    <w:name w:val="pl-k"/>
    <w:basedOn w:val="Fuentedeprrafopredeter"/>
    <w:rsid w:val="005D4E46"/>
  </w:style>
  <w:style w:type="character" w:customStyle="1" w:styleId="pl-token">
    <w:name w:val="pl-token"/>
    <w:basedOn w:val="Fuentedeprrafopredeter"/>
    <w:rsid w:val="005D4E46"/>
  </w:style>
  <w:style w:type="paragraph" w:customStyle="1" w:styleId="code">
    <w:name w:val="code"/>
    <w:basedOn w:val="Normal"/>
    <w:qFormat/>
    <w:rsid w:val="00A661C2"/>
    <w:rPr>
      <w:rFonts w:ascii="Consolas" w:hAnsi="Consolas"/>
      <w:color w:val="24292E"/>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4861">
      <w:bodyDiv w:val="1"/>
      <w:marLeft w:val="0"/>
      <w:marRight w:val="0"/>
      <w:marTop w:val="0"/>
      <w:marBottom w:val="0"/>
      <w:divBdr>
        <w:top w:val="none" w:sz="0" w:space="0" w:color="auto"/>
        <w:left w:val="none" w:sz="0" w:space="0" w:color="auto"/>
        <w:bottom w:val="none" w:sz="0" w:space="0" w:color="auto"/>
        <w:right w:val="none" w:sz="0" w:space="0" w:color="auto"/>
      </w:divBdr>
    </w:div>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17976407">
      <w:bodyDiv w:val="1"/>
      <w:marLeft w:val="0"/>
      <w:marRight w:val="0"/>
      <w:marTop w:val="0"/>
      <w:marBottom w:val="0"/>
      <w:divBdr>
        <w:top w:val="none" w:sz="0" w:space="0" w:color="auto"/>
        <w:left w:val="none" w:sz="0" w:space="0" w:color="auto"/>
        <w:bottom w:val="none" w:sz="0" w:space="0" w:color="auto"/>
        <w:right w:val="none" w:sz="0" w:space="0" w:color="auto"/>
      </w:divBdr>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241647150">
      <w:bodyDiv w:val="1"/>
      <w:marLeft w:val="0"/>
      <w:marRight w:val="0"/>
      <w:marTop w:val="0"/>
      <w:marBottom w:val="0"/>
      <w:divBdr>
        <w:top w:val="none" w:sz="0" w:space="0" w:color="auto"/>
        <w:left w:val="none" w:sz="0" w:space="0" w:color="auto"/>
        <w:bottom w:val="none" w:sz="0" w:space="0" w:color="auto"/>
        <w:right w:val="none" w:sz="0" w:space="0" w:color="auto"/>
      </w:divBdr>
    </w:div>
    <w:div w:id="362021964">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464085707">
      <w:bodyDiv w:val="1"/>
      <w:marLeft w:val="0"/>
      <w:marRight w:val="0"/>
      <w:marTop w:val="0"/>
      <w:marBottom w:val="0"/>
      <w:divBdr>
        <w:top w:val="none" w:sz="0" w:space="0" w:color="auto"/>
        <w:left w:val="none" w:sz="0" w:space="0" w:color="auto"/>
        <w:bottom w:val="none" w:sz="0" w:space="0" w:color="auto"/>
        <w:right w:val="none" w:sz="0" w:space="0" w:color="auto"/>
      </w:divBdr>
    </w:div>
    <w:div w:id="615914579">
      <w:bodyDiv w:val="1"/>
      <w:marLeft w:val="0"/>
      <w:marRight w:val="0"/>
      <w:marTop w:val="0"/>
      <w:marBottom w:val="0"/>
      <w:divBdr>
        <w:top w:val="none" w:sz="0" w:space="0" w:color="auto"/>
        <w:left w:val="none" w:sz="0" w:space="0" w:color="auto"/>
        <w:bottom w:val="none" w:sz="0" w:space="0" w:color="auto"/>
        <w:right w:val="none" w:sz="0" w:space="0" w:color="auto"/>
      </w:divBdr>
    </w:div>
    <w:div w:id="669911027">
      <w:bodyDiv w:val="1"/>
      <w:marLeft w:val="0"/>
      <w:marRight w:val="0"/>
      <w:marTop w:val="0"/>
      <w:marBottom w:val="0"/>
      <w:divBdr>
        <w:top w:val="none" w:sz="0" w:space="0" w:color="auto"/>
        <w:left w:val="none" w:sz="0" w:space="0" w:color="auto"/>
        <w:bottom w:val="none" w:sz="0" w:space="0" w:color="auto"/>
        <w:right w:val="none" w:sz="0" w:space="0" w:color="auto"/>
      </w:divBdr>
    </w:div>
    <w:div w:id="682785189">
      <w:bodyDiv w:val="1"/>
      <w:marLeft w:val="0"/>
      <w:marRight w:val="0"/>
      <w:marTop w:val="0"/>
      <w:marBottom w:val="0"/>
      <w:divBdr>
        <w:top w:val="none" w:sz="0" w:space="0" w:color="auto"/>
        <w:left w:val="none" w:sz="0" w:space="0" w:color="auto"/>
        <w:bottom w:val="none" w:sz="0" w:space="0" w:color="auto"/>
        <w:right w:val="none" w:sz="0" w:space="0" w:color="auto"/>
      </w:divBdr>
    </w:div>
    <w:div w:id="690454301">
      <w:bodyDiv w:val="1"/>
      <w:marLeft w:val="0"/>
      <w:marRight w:val="0"/>
      <w:marTop w:val="0"/>
      <w:marBottom w:val="0"/>
      <w:divBdr>
        <w:top w:val="none" w:sz="0" w:space="0" w:color="auto"/>
        <w:left w:val="none" w:sz="0" w:space="0" w:color="auto"/>
        <w:bottom w:val="none" w:sz="0" w:space="0" w:color="auto"/>
        <w:right w:val="none" w:sz="0" w:space="0" w:color="auto"/>
      </w:divBdr>
    </w:div>
    <w:div w:id="795027060">
      <w:bodyDiv w:val="1"/>
      <w:marLeft w:val="0"/>
      <w:marRight w:val="0"/>
      <w:marTop w:val="0"/>
      <w:marBottom w:val="0"/>
      <w:divBdr>
        <w:top w:val="none" w:sz="0" w:space="0" w:color="auto"/>
        <w:left w:val="none" w:sz="0" w:space="0" w:color="auto"/>
        <w:bottom w:val="none" w:sz="0" w:space="0" w:color="auto"/>
        <w:right w:val="none" w:sz="0" w:space="0" w:color="auto"/>
      </w:divBdr>
    </w:div>
    <w:div w:id="899680725">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2592096">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37777002">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76337449">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24958327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705014910">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58593479">
      <w:bodyDiv w:val="1"/>
      <w:marLeft w:val="0"/>
      <w:marRight w:val="0"/>
      <w:marTop w:val="0"/>
      <w:marBottom w:val="0"/>
      <w:divBdr>
        <w:top w:val="none" w:sz="0" w:space="0" w:color="auto"/>
        <w:left w:val="none" w:sz="0" w:space="0" w:color="auto"/>
        <w:bottom w:val="none" w:sz="0" w:space="0" w:color="auto"/>
        <w:right w:val="none" w:sz="0" w:space="0" w:color="auto"/>
      </w:divBdr>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12553166">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278925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26956521">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02194353">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 w:id="2096397454">
      <w:bodyDiv w:val="1"/>
      <w:marLeft w:val="0"/>
      <w:marRight w:val="0"/>
      <w:marTop w:val="0"/>
      <w:marBottom w:val="0"/>
      <w:divBdr>
        <w:top w:val="none" w:sz="0" w:space="0" w:color="auto"/>
        <w:left w:val="none" w:sz="0" w:space="0" w:color="auto"/>
        <w:bottom w:val="none" w:sz="0" w:space="0" w:color="auto"/>
        <w:right w:val="none" w:sz="0" w:space="0" w:color="auto"/>
      </w:divBdr>
    </w:div>
    <w:div w:id="214492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5.tiff"/><Relationship Id="rId39" Type="http://schemas.openxmlformats.org/officeDocument/2006/relationships/hyperlink" Target="https://emlid.com/navio/" TargetMode="External"/><Relationship Id="rId21" Type="http://schemas.openxmlformats.org/officeDocument/2006/relationships/image" Target="media/image10.jpeg"/><Relationship Id="rId34" Type="http://schemas.openxmlformats.org/officeDocument/2006/relationships/hyperlink" Target="https://tech.amikelive.com/node-718/what-object-categories-labels-are-in-coco-dataset/" TargetMode="External"/><Relationship Id="rId42" Type="http://schemas.openxmlformats.org/officeDocument/2006/relationships/hyperlink" Target="https://www.thingiverse.com/thing:3723178" TargetMode="External"/><Relationship Id="rId47" Type="http://schemas.openxmlformats.org/officeDocument/2006/relationships/hyperlink" Target="http://dl.djicdn.com/downloads/flamewheel/en/F450_User_Manual_v2.2_en.pdf" TargetMode="External"/><Relationship Id="rId50" Type="http://schemas.openxmlformats.org/officeDocument/2006/relationships/hyperlink" Target="http://xybernetics.com/2016/04/08/tech-talk-quadcopter-basic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juancalf/TFG" TargetMode="External"/><Relationship Id="rId40" Type="http://schemas.openxmlformats.org/officeDocument/2006/relationships/hyperlink" Target="https://www.prusa3d.es/original-prusa-i3-mk3-spa/" TargetMode="External"/><Relationship Id="rId45" Type="http://schemas.openxmlformats.org/officeDocument/2006/relationships/hyperlink" Target="https://www.meteorologiaenred.com/barometro.html" TargetMode="External"/><Relationship Id="rId53" Type="http://schemas.openxmlformats.org/officeDocument/2006/relationships/hyperlink" Target="https://es.freelogodesign.org/terms-of-use" TargetMode="External"/><Relationship Id="rId5" Type="http://schemas.openxmlformats.org/officeDocument/2006/relationships/webSettings" Target="webSettings.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www.thingiverse.com/thing:92208" TargetMode="External"/><Relationship Id="rId48" Type="http://schemas.openxmlformats.org/officeDocument/2006/relationships/hyperlink" Target="https://www.comprardrones.online/como-funcionan-las-helices-de-un-drone/"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www.gnuplot.info"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comments" Target="comments.xml"/><Relationship Id="rId25" Type="http://schemas.openxmlformats.org/officeDocument/2006/relationships/image" Target="media/image14.tiff"/><Relationship Id="rId33"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 Id="rId38" Type="http://schemas.openxmlformats.org/officeDocument/2006/relationships/hyperlink" Target="https://github.com/emlid/emlid-docs/blob/master/docs/autopilots/navio2/img/Navio2WithPaspberryPi.png?raw=true" TargetMode="External"/><Relationship Id="rId46" Type="http://schemas.openxmlformats.org/officeDocument/2006/relationships/hyperlink" Target="https://www.ugr.es/~andyk/Docencia/Metclim/Constantes.pdf" TargetMode="External"/><Relationship Id="rId20" Type="http://schemas.openxmlformats.org/officeDocument/2006/relationships/image" Target="media/image9.jpeg"/><Relationship Id="rId41" Type="http://schemas.openxmlformats.org/officeDocument/2006/relationships/hyperlink" Target="https://github.com/juancalf/TFG/tree/master/archivos%203d" TargetMode="External"/><Relationship Id="rId54" Type="http://schemas.openxmlformats.org/officeDocument/2006/relationships/hyperlink" Target="https://developer.android.com/guide/topics/manifest/manifest-intro?h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blascarr.com/lessons/introduccion-al-imu-sistemas-de-navegacion-inercial/"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www.fierceelectronics.com/components/compensating-for-tilt-hard-iron-and-soft-iron-effects" TargetMode="External"/><Relationship Id="rId52" Type="http://schemas.openxmlformats.org/officeDocument/2006/relationships/hyperlink" Target="https://docs.emlid.com/navio2/common/ardupilot/configuring-raspberry-p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BBAD2-069C-7244-9BE1-4465F3B6E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8029</TotalTime>
  <Pages>32</Pages>
  <Words>8862</Words>
  <Characters>48744</Characters>
  <Application>Microsoft Office Word</Application>
  <DocSecurity>0</DocSecurity>
  <Lines>406</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Juan Carlos de Alfonso Juliá</cp:lastModifiedBy>
  <cp:revision>75</cp:revision>
  <dcterms:created xsi:type="dcterms:W3CDTF">2020-02-20T08:34:00Z</dcterms:created>
  <dcterms:modified xsi:type="dcterms:W3CDTF">2020-04-08T18:52:00Z</dcterms:modified>
</cp:coreProperties>
</file>