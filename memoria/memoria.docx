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F56E9B" w14:textId="77777777" w:rsidR="004A3E77" w:rsidRDefault="004A3E77" w:rsidP="004A3E77">
      <w:pPr>
        <w:pStyle w:val="Ttulo"/>
      </w:pPr>
      <w:r>
        <w:t>Dron de vuelo autónomo con reconocimiento basado en inteligencia artificial.</w:t>
      </w:r>
    </w:p>
    <w:p w14:paraId="6AA0E774" w14:textId="77777777" w:rsidR="004A3E77" w:rsidRDefault="004A3E77" w:rsidP="004A3E77"/>
    <w:p w14:paraId="39DC415B" w14:textId="77777777" w:rsidR="004A3E77" w:rsidRPr="004A3E77" w:rsidRDefault="004A3E77" w:rsidP="004A3E77">
      <w:pPr>
        <w:pStyle w:val="Ttulo"/>
      </w:pPr>
      <w:proofErr w:type="spellStart"/>
      <w:r>
        <w:t>Autonomous</w:t>
      </w:r>
      <w:proofErr w:type="spellEnd"/>
      <w:r>
        <w:t xml:space="preserve"> </w:t>
      </w:r>
      <w:proofErr w:type="spellStart"/>
      <w:r>
        <w:t>flight</w:t>
      </w:r>
      <w:proofErr w:type="spellEnd"/>
      <w:r>
        <w:t xml:space="preserve"> </w:t>
      </w:r>
      <w:proofErr w:type="spellStart"/>
      <w:r>
        <w:t>drone</w:t>
      </w:r>
      <w:proofErr w:type="spellEnd"/>
      <w:r>
        <w:t xml:space="preserve"> </w:t>
      </w:r>
      <w:proofErr w:type="spellStart"/>
      <w:r>
        <w:t>with</w:t>
      </w:r>
      <w:proofErr w:type="spellEnd"/>
      <w:r>
        <w:t xml:space="preserve"> </w:t>
      </w:r>
      <w:proofErr w:type="spellStart"/>
      <w:r>
        <w:t>recognition</w:t>
      </w:r>
      <w:proofErr w:type="spellEnd"/>
      <w:r>
        <w:t xml:space="preserve"> </w:t>
      </w:r>
      <w:proofErr w:type="spellStart"/>
      <w:r>
        <w:t>based</w:t>
      </w:r>
      <w:proofErr w:type="spellEnd"/>
      <w:r>
        <w:t xml:space="preserve"> </w:t>
      </w:r>
      <w:proofErr w:type="spellStart"/>
      <w:r>
        <w:t>on</w:t>
      </w:r>
      <w:proofErr w:type="spellEnd"/>
      <w:r>
        <w:t xml:space="preserve"> artificial </w:t>
      </w:r>
      <w:proofErr w:type="spellStart"/>
      <w:r>
        <w:t>intelligence</w:t>
      </w:r>
      <w:proofErr w:type="spellEnd"/>
      <w:r>
        <w:t>.</w:t>
      </w:r>
    </w:p>
    <w:p w14:paraId="51C40F55" w14:textId="77777777" w:rsidR="00890A7E" w:rsidRDefault="00890A7E"/>
    <w:p w14:paraId="698D1076" w14:textId="77777777" w:rsidR="00890A7E" w:rsidRDefault="00890A7E"/>
    <w:p w14:paraId="63BD5DE0" w14:textId="77777777" w:rsidR="00890A7E" w:rsidRDefault="004A3E77">
      <w:r w:rsidRPr="004A3E77">
        <w:rPr>
          <w:noProof/>
          <w:sz w:val="28"/>
          <w:szCs w:val="28"/>
        </w:rPr>
        <w:drawing>
          <wp:anchor distT="0" distB="0" distL="114300" distR="114300" simplePos="0" relativeHeight="251658240" behindDoc="0" locked="0" layoutInCell="1" allowOverlap="1" wp14:anchorId="06CFE079" wp14:editId="6FE342EB">
            <wp:simplePos x="0" y="0"/>
            <wp:positionH relativeFrom="column">
              <wp:posOffset>626110</wp:posOffset>
            </wp:positionH>
            <wp:positionV relativeFrom="paragraph">
              <wp:posOffset>49077</wp:posOffset>
            </wp:positionV>
            <wp:extent cx="4512310" cy="4155440"/>
            <wp:effectExtent l="0" t="0" r="0" b="0"/>
            <wp:wrapSquare wrapText="bothSides"/>
            <wp:docPr id="1" name="Imagen 1" descr="Resultado de imagen de uc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cm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12310" cy="4155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C74080" w14:textId="77777777" w:rsidR="00890A7E" w:rsidRDefault="00890A7E"/>
    <w:p w14:paraId="61025E71" w14:textId="446B2789" w:rsidR="00890A7E" w:rsidRDefault="004A3E77" w:rsidP="004A3E77">
      <w:pPr>
        <w:pStyle w:val="Ttulo"/>
      </w:pPr>
      <w:r w:rsidRPr="004A3E77">
        <w:fldChar w:fldCharType="begin"/>
      </w:r>
      <w:r w:rsidR="00216CEA">
        <w:instrText xml:space="preserve"> INCLUDEPICTURE "C:\\var\\folders\\f9\\g2h78njx30sdg7mmyn9f5cm80000gn\\T\\com.microsoft.Word\\WebArchiveCopyPasteTempFiles\\3-2016-07-21-Marca UCM logo negro.png" \* MERGEFORMAT </w:instrText>
      </w:r>
      <w:r w:rsidRPr="004A3E77">
        <w:fldChar w:fldCharType="end"/>
      </w:r>
    </w:p>
    <w:p w14:paraId="32EDFD47" w14:textId="77777777" w:rsidR="004A3E77" w:rsidRPr="004A3E77" w:rsidRDefault="004A3E77" w:rsidP="004A3E77"/>
    <w:p w14:paraId="6F1A59AB" w14:textId="77777777" w:rsidR="00890A7E" w:rsidRDefault="00890A7E"/>
    <w:p w14:paraId="60EEDCE5" w14:textId="77777777" w:rsidR="00890A7E" w:rsidRDefault="00890A7E"/>
    <w:p w14:paraId="469D2D0F" w14:textId="77777777" w:rsidR="00890A7E" w:rsidRDefault="00890A7E"/>
    <w:p w14:paraId="16D6798F" w14:textId="77777777" w:rsidR="004A3E77" w:rsidRDefault="004A3E77"/>
    <w:p w14:paraId="3D022603" w14:textId="77777777" w:rsidR="004A3E77" w:rsidRDefault="004A3E77"/>
    <w:p w14:paraId="16790A5F" w14:textId="77777777" w:rsidR="004A3E77" w:rsidRDefault="004A3E77"/>
    <w:p w14:paraId="3C8FAAB7" w14:textId="77777777" w:rsidR="004A3E77" w:rsidRDefault="004A3E77"/>
    <w:p w14:paraId="6E94FDE7" w14:textId="77777777" w:rsidR="004A3E77" w:rsidRDefault="004A3E77"/>
    <w:p w14:paraId="64DD756F" w14:textId="77777777" w:rsidR="004A3E77" w:rsidRDefault="004A3E77"/>
    <w:p w14:paraId="1EEF2088" w14:textId="77777777" w:rsidR="004A3E77" w:rsidRDefault="004A3E77"/>
    <w:p w14:paraId="56BFC8E3" w14:textId="77777777" w:rsidR="004A3E77" w:rsidRDefault="004A3E77"/>
    <w:p w14:paraId="168A913F" w14:textId="77777777" w:rsidR="004A3E77" w:rsidRDefault="004A3E77"/>
    <w:p w14:paraId="5CF2DD20" w14:textId="77777777" w:rsidR="004A3E77" w:rsidRDefault="004A3E77"/>
    <w:p w14:paraId="6C19FA27" w14:textId="77777777" w:rsidR="004A3E77" w:rsidRDefault="004A3E77"/>
    <w:p w14:paraId="3B9E88BA" w14:textId="77777777" w:rsidR="004A3E77" w:rsidRDefault="004A3E77"/>
    <w:p w14:paraId="4BF02A66" w14:textId="77777777" w:rsidR="004A3E77" w:rsidRDefault="004A3E77"/>
    <w:p w14:paraId="57977B4C" w14:textId="77777777" w:rsidR="004A3E77" w:rsidRDefault="004A3E77"/>
    <w:p w14:paraId="6961F031" w14:textId="77777777" w:rsidR="004A3E77" w:rsidRDefault="004A3E77"/>
    <w:p w14:paraId="6D4882FB" w14:textId="77777777" w:rsidR="004A3E77" w:rsidRDefault="004A3E77"/>
    <w:p w14:paraId="11D5C8B4" w14:textId="77777777" w:rsidR="004A3E77" w:rsidRDefault="004A3E77"/>
    <w:p w14:paraId="51815C0F" w14:textId="77777777" w:rsidR="004A3E77" w:rsidRDefault="004A3E77"/>
    <w:p w14:paraId="6AB58DE7" w14:textId="77777777" w:rsidR="004A3E77" w:rsidRDefault="004A3E77"/>
    <w:p w14:paraId="5211CAAE" w14:textId="77777777" w:rsidR="00890A7E" w:rsidRPr="004A3E77" w:rsidRDefault="004A3E77">
      <w:pPr>
        <w:rPr>
          <w:sz w:val="28"/>
          <w:szCs w:val="28"/>
        </w:rPr>
      </w:pPr>
      <w:r w:rsidRPr="004A3E77">
        <w:rPr>
          <w:sz w:val="28"/>
          <w:szCs w:val="28"/>
        </w:rPr>
        <w:t>Trabajo de fin de grado del grado en</w:t>
      </w:r>
      <w:r>
        <w:rPr>
          <w:sz w:val="28"/>
          <w:szCs w:val="28"/>
        </w:rPr>
        <w:t xml:space="preserve"> </w:t>
      </w:r>
      <w:r w:rsidRPr="004A3E77">
        <w:rPr>
          <w:sz w:val="28"/>
          <w:szCs w:val="28"/>
        </w:rPr>
        <w:t>ingeniería informática.</w:t>
      </w:r>
    </w:p>
    <w:p w14:paraId="0F996768" w14:textId="77777777" w:rsidR="00890A7E" w:rsidRPr="004A3E77" w:rsidRDefault="004A3E77">
      <w:pPr>
        <w:rPr>
          <w:sz w:val="28"/>
          <w:szCs w:val="28"/>
        </w:rPr>
      </w:pPr>
      <w:r w:rsidRPr="004A3E77">
        <w:rPr>
          <w:sz w:val="28"/>
          <w:szCs w:val="28"/>
        </w:rPr>
        <w:t>Curso académico 2019-2020.</w:t>
      </w:r>
    </w:p>
    <w:p w14:paraId="0B20AD5E" w14:textId="77777777" w:rsidR="00890A7E" w:rsidRPr="004A3E77" w:rsidRDefault="004A3E77">
      <w:pPr>
        <w:rPr>
          <w:sz w:val="28"/>
          <w:szCs w:val="28"/>
        </w:rPr>
      </w:pPr>
      <w:r w:rsidRPr="004A3E77">
        <w:rPr>
          <w:sz w:val="28"/>
          <w:szCs w:val="28"/>
        </w:rPr>
        <w:t>Realizado por Juan Carlos De Alfonso Juliá.</w:t>
      </w:r>
    </w:p>
    <w:p w14:paraId="7FA7A58B" w14:textId="77777777" w:rsidR="004A3E77" w:rsidRPr="004A3E77" w:rsidRDefault="004A3E77">
      <w:pPr>
        <w:rPr>
          <w:sz w:val="28"/>
          <w:szCs w:val="28"/>
        </w:rPr>
      </w:pPr>
      <w:r w:rsidRPr="004A3E77">
        <w:rPr>
          <w:sz w:val="28"/>
          <w:szCs w:val="28"/>
        </w:rPr>
        <w:t>Dirigido por Juan Jiménez Castellanos</w:t>
      </w:r>
      <w:r w:rsidR="008F6737">
        <w:rPr>
          <w:sz w:val="28"/>
          <w:szCs w:val="28"/>
        </w:rPr>
        <w:t>.</w:t>
      </w:r>
    </w:p>
    <w:p w14:paraId="5D86C0C0" w14:textId="77777777" w:rsidR="00890A7E" w:rsidRDefault="00890A7E"/>
    <w:p w14:paraId="159D7E50" w14:textId="77777777" w:rsidR="00890A7E" w:rsidRDefault="00890A7E"/>
    <w:p w14:paraId="56038081" w14:textId="77777777" w:rsidR="00890A7E" w:rsidRDefault="00890A7E"/>
    <w:p w14:paraId="5F65AC9A" w14:textId="77777777" w:rsidR="00890A7E" w:rsidRPr="004A3E77" w:rsidRDefault="004A3E77" w:rsidP="004A3E77">
      <w:pPr>
        <w:pStyle w:val="TtuloTDC"/>
      </w:pPr>
      <w:bookmarkStart w:id="0" w:name="_Toc37410391"/>
      <w:r>
        <w:t>Í</w:t>
      </w:r>
      <w:r w:rsidRPr="004A3E77">
        <w:t>ndice</w:t>
      </w:r>
      <w:bookmarkEnd w:id="0"/>
    </w:p>
    <w:sdt>
      <w:sdtPr>
        <w:rPr>
          <w:rFonts w:asciiTheme="minorHAnsi" w:eastAsiaTheme="minorEastAsia" w:hAnsiTheme="minorHAnsi" w:cstheme="minorBidi"/>
          <w:b w:val="0"/>
          <w:bCs w:val="0"/>
          <w:color w:val="auto"/>
          <w:sz w:val="24"/>
          <w:szCs w:val="24"/>
        </w:rPr>
        <w:id w:val="-353660058"/>
        <w:docPartObj>
          <w:docPartGallery w:val="Table of Contents"/>
          <w:docPartUnique/>
        </w:docPartObj>
      </w:sdtPr>
      <w:sdtEndPr>
        <w:rPr>
          <w:rFonts w:eastAsia="Times New Roman" w:cs="Times New Roman"/>
          <w:noProof/>
        </w:rPr>
      </w:sdtEndPr>
      <w:sdtContent>
        <w:p w14:paraId="5A9B84AF" w14:textId="77777777" w:rsidR="008F6737" w:rsidRDefault="008F6737">
          <w:pPr>
            <w:pStyle w:val="TtuloTDC"/>
          </w:pPr>
        </w:p>
        <w:p w14:paraId="060B2276" w14:textId="6A844F1C" w:rsidR="00014D39" w:rsidRDefault="00930E80">
          <w:pPr>
            <w:pStyle w:val="TDC1"/>
            <w:rPr>
              <w:rFonts w:cstheme="minorBidi"/>
              <w:b w:val="0"/>
              <w:bCs w:val="0"/>
              <w:i w:val="0"/>
              <w:iCs w:val="0"/>
              <w:noProof/>
            </w:rPr>
          </w:pPr>
          <w:r>
            <w:fldChar w:fldCharType="begin"/>
          </w:r>
          <w:r>
            <w:instrText xml:space="preserve"> TOC \h \z \t "Título 1;2;Título 2;3;Título TDC;1" </w:instrText>
          </w:r>
          <w:r>
            <w:fldChar w:fldCharType="separate"/>
          </w:r>
          <w:hyperlink w:anchor="_Toc37410391" w:history="1">
            <w:r w:rsidR="00014D39" w:rsidRPr="00230D53">
              <w:rPr>
                <w:rStyle w:val="Hipervnculo"/>
                <w:noProof/>
              </w:rPr>
              <w:t>Índice</w:t>
            </w:r>
            <w:r w:rsidR="00014D39">
              <w:rPr>
                <w:noProof/>
                <w:webHidden/>
              </w:rPr>
              <w:tab/>
            </w:r>
            <w:r w:rsidR="00014D39">
              <w:rPr>
                <w:noProof/>
                <w:webHidden/>
              </w:rPr>
              <w:fldChar w:fldCharType="begin"/>
            </w:r>
            <w:r w:rsidR="00014D39">
              <w:rPr>
                <w:noProof/>
                <w:webHidden/>
              </w:rPr>
              <w:instrText xml:space="preserve"> PAGEREF _Toc37410391 \h </w:instrText>
            </w:r>
            <w:r w:rsidR="00014D39">
              <w:rPr>
                <w:noProof/>
                <w:webHidden/>
              </w:rPr>
            </w:r>
            <w:r w:rsidR="00014D39">
              <w:rPr>
                <w:noProof/>
                <w:webHidden/>
              </w:rPr>
              <w:fldChar w:fldCharType="separate"/>
            </w:r>
            <w:r w:rsidR="00014D39">
              <w:rPr>
                <w:noProof/>
                <w:webHidden/>
              </w:rPr>
              <w:t>2</w:t>
            </w:r>
            <w:r w:rsidR="00014D39">
              <w:rPr>
                <w:noProof/>
                <w:webHidden/>
              </w:rPr>
              <w:fldChar w:fldCharType="end"/>
            </w:r>
          </w:hyperlink>
        </w:p>
        <w:p w14:paraId="7435AD48" w14:textId="273C6E9B" w:rsidR="00014D39" w:rsidRDefault="002B49F8">
          <w:pPr>
            <w:pStyle w:val="TDC1"/>
            <w:rPr>
              <w:rFonts w:cstheme="minorBidi"/>
              <w:b w:val="0"/>
              <w:bCs w:val="0"/>
              <w:i w:val="0"/>
              <w:iCs w:val="0"/>
              <w:noProof/>
            </w:rPr>
          </w:pPr>
          <w:hyperlink w:anchor="_Toc37410392" w:history="1">
            <w:r w:rsidR="00014D39" w:rsidRPr="00230D53">
              <w:rPr>
                <w:rStyle w:val="Hipervnculo"/>
                <w:noProof/>
              </w:rPr>
              <w:t>Resumen.</w:t>
            </w:r>
            <w:r w:rsidR="00014D39">
              <w:rPr>
                <w:noProof/>
                <w:webHidden/>
              </w:rPr>
              <w:tab/>
            </w:r>
            <w:r w:rsidR="00014D39">
              <w:rPr>
                <w:noProof/>
                <w:webHidden/>
              </w:rPr>
              <w:fldChar w:fldCharType="begin"/>
            </w:r>
            <w:r w:rsidR="00014D39">
              <w:rPr>
                <w:noProof/>
                <w:webHidden/>
              </w:rPr>
              <w:instrText xml:space="preserve"> PAGEREF _Toc37410392 \h </w:instrText>
            </w:r>
            <w:r w:rsidR="00014D39">
              <w:rPr>
                <w:noProof/>
                <w:webHidden/>
              </w:rPr>
            </w:r>
            <w:r w:rsidR="00014D39">
              <w:rPr>
                <w:noProof/>
                <w:webHidden/>
              </w:rPr>
              <w:fldChar w:fldCharType="separate"/>
            </w:r>
            <w:r w:rsidR="00014D39">
              <w:rPr>
                <w:noProof/>
                <w:webHidden/>
              </w:rPr>
              <w:t>4</w:t>
            </w:r>
            <w:r w:rsidR="00014D39">
              <w:rPr>
                <w:noProof/>
                <w:webHidden/>
              </w:rPr>
              <w:fldChar w:fldCharType="end"/>
            </w:r>
          </w:hyperlink>
        </w:p>
        <w:p w14:paraId="4A4587A3" w14:textId="31E4BC96" w:rsidR="00014D39" w:rsidRDefault="002B49F8">
          <w:pPr>
            <w:pStyle w:val="TDC1"/>
            <w:rPr>
              <w:rFonts w:cstheme="minorBidi"/>
              <w:b w:val="0"/>
              <w:bCs w:val="0"/>
              <w:i w:val="0"/>
              <w:iCs w:val="0"/>
              <w:noProof/>
            </w:rPr>
          </w:pPr>
          <w:hyperlink w:anchor="_Toc37410393" w:history="1">
            <w:r w:rsidR="00014D39" w:rsidRPr="00230D53">
              <w:rPr>
                <w:rStyle w:val="Hipervnculo"/>
                <w:noProof/>
              </w:rPr>
              <w:t>Palabras clave.</w:t>
            </w:r>
            <w:r w:rsidR="00014D39">
              <w:rPr>
                <w:noProof/>
                <w:webHidden/>
              </w:rPr>
              <w:tab/>
            </w:r>
            <w:r w:rsidR="00014D39">
              <w:rPr>
                <w:noProof/>
                <w:webHidden/>
              </w:rPr>
              <w:fldChar w:fldCharType="begin"/>
            </w:r>
            <w:r w:rsidR="00014D39">
              <w:rPr>
                <w:noProof/>
                <w:webHidden/>
              </w:rPr>
              <w:instrText xml:space="preserve"> PAGEREF _Toc37410393 \h </w:instrText>
            </w:r>
            <w:r w:rsidR="00014D39">
              <w:rPr>
                <w:noProof/>
                <w:webHidden/>
              </w:rPr>
            </w:r>
            <w:r w:rsidR="00014D39">
              <w:rPr>
                <w:noProof/>
                <w:webHidden/>
              </w:rPr>
              <w:fldChar w:fldCharType="separate"/>
            </w:r>
            <w:r w:rsidR="00014D39">
              <w:rPr>
                <w:noProof/>
                <w:webHidden/>
              </w:rPr>
              <w:t>4</w:t>
            </w:r>
            <w:r w:rsidR="00014D39">
              <w:rPr>
                <w:noProof/>
                <w:webHidden/>
              </w:rPr>
              <w:fldChar w:fldCharType="end"/>
            </w:r>
          </w:hyperlink>
        </w:p>
        <w:p w14:paraId="68714204" w14:textId="6364D4C5" w:rsidR="00014D39" w:rsidRDefault="002B49F8">
          <w:pPr>
            <w:pStyle w:val="TDC1"/>
            <w:rPr>
              <w:rFonts w:cstheme="minorBidi"/>
              <w:b w:val="0"/>
              <w:bCs w:val="0"/>
              <w:i w:val="0"/>
              <w:iCs w:val="0"/>
              <w:noProof/>
            </w:rPr>
          </w:pPr>
          <w:hyperlink w:anchor="_Toc37410394" w:history="1">
            <w:r w:rsidR="00014D39" w:rsidRPr="00230D53">
              <w:rPr>
                <w:rStyle w:val="Hipervnculo"/>
                <w:noProof/>
              </w:rPr>
              <w:t>1. Introducción.</w:t>
            </w:r>
            <w:r w:rsidR="00014D39">
              <w:rPr>
                <w:noProof/>
                <w:webHidden/>
              </w:rPr>
              <w:tab/>
            </w:r>
            <w:r w:rsidR="00014D39">
              <w:rPr>
                <w:noProof/>
                <w:webHidden/>
              </w:rPr>
              <w:fldChar w:fldCharType="begin"/>
            </w:r>
            <w:r w:rsidR="00014D39">
              <w:rPr>
                <w:noProof/>
                <w:webHidden/>
              </w:rPr>
              <w:instrText xml:space="preserve"> PAGEREF _Toc37410394 \h </w:instrText>
            </w:r>
            <w:r w:rsidR="00014D39">
              <w:rPr>
                <w:noProof/>
                <w:webHidden/>
              </w:rPr>
            </w:r>
            <w:r w:rsidR="00014D39">
              <w:rPr>
                <w:noProof/>
                <w:webHidden/>
              </w:rPr>
              <w:fldChar w:fldCharType="separate"/>
            </w:r>
            <w:r w:rsidR="00014D39">
              <w:rPr>
                <w:noProof/>
                <w:webHidden/>
              </w:rPr>
              <w:t>4</w:t>
            </w:r>
            <w:r w:rsidR="00014D39">
              <w:rPr>
                <w:noProof/>
                <w:webHidden/>
              </w:rPr>
              <w:fldChar w:fldCharType="end"/>
            </w:r>
          </w:hyperlink>
        </w:p>
        <w:p w14:paraId="5BFE906F" w14:textId="2765C5C6" w:rsidR="00014D39" w:rsidRDefault="002B49F8">
          <w:pPr>
            <w:pStyle w:val="TDC2"/>
            <w:rPr>
              <w:rFonts w:cstheme="minorBidi"/>
              <w:b w:val="0"/>
              <w:bCs w:val="0"/>
              <w:noProof/>
              <w:sz w:val="24"/>
              <w:szCs w:val="24"/>
            </w:rPr>
          </w:pPr>
          <w:hyperlink w:anchor="_Toc37410395" w:history="1">
            <w:r w:rsidR="00014D39" w:rsidRPr="00230D53">
              <w:rPr>
                <w:rStyle w:val="Hipervnculo"/>
                <w:noProof/>
              </w:rPr>
              <w:t>1.1 Estructura del repositorio.</w:t>
            </w:r>
            <w:r w:rsidR="00014D39">
              <w:rPr>
                <w:noProof/>
                <w:webHidden/>
              </w:rPr>
              <w:tab/>
            </w:r>
            <w:r w:rsidR="00014D39">
              <w:rPr>
                <w:noProof/>
                <w:webHidden/>
              </w:rPr>
              <w:fldChar w:fldCharType="begin"/>
            </w:r>
            <w:r w:rsidR="00014D39">
              <w:rPr>
                <w:noProof/>
                <w:webHidden/>
              </w:rPr>
              <w:instrText xml:space="preserve"> PAGEREF _Toc37410395 \h </w:instrText>
            </w:r>
            <w:r w:rsidR="00014D39">
              <w:rPr>
                <w:noProof/>
                <w:webHidden/>
              </w:rPr>
            </w:r>
            <w:r w:rsidR="00014D39">
              <w:rPr>
                <w:noProof/>
                <w:webHidden/>
              </w:rPr>
              <w:fldChar w:fldCharType="separate"/>
            </w:r>
            <w:r w:rsidR="00014D39">
              <w:rPr>
                <w:noProof/>
                <w:webHidden/>
              </w:rPr>
              <w:t>4</w:t>
            </w:r>
            <w:r w:rsidR="00014D39">
              <w:rPr>
                <w:noProof/>
                <w:webHidden/>
              </w:rPr>
              <w:fldChar w:fldCharType="end"/>
            </w:r>
          </w:hyperlink>
        </w:p>
        <w:p w14:paraId="4FF7CB43" w14:textId="245FA9AA" w:rsidR="00014D39" w:rsidRDefault="002B49F8">
          <w:pPr>
            <w:pStyle w:val="TDC1"/>
            <w:rPr>
              <w:rFonts w:cstheme="minorBidi"/>
              <w:b w:val="0"/>
              <w:bCs w:val="0"/>
              <w:i w:val="0"/>
              <w:iCs w:val="0"/>
              <w:noProof/>
            </w:rPr>
          </w:pPr>
          <w:hyperlink w:anchor="_Toc37410396" w:history="1">
            <w:r w:rsidR="00014D39" w:rsidRPr="00230D53">
              <w:rPr>
                <w:rStyle w:val="Hipervnculo"/>
                <w:noProof/>
              </w:rPr>
              <w:t>2. Diseño y construcción.</w:t>
            </w:r>
            <w:r w:rsidR="00014D39">
              <w:rPr>
                <w:noProof/>
                <w:webHidden/>
              </w:rPr>
              <w:tab/>
            </w:r>
            <w:r w:rsidR="00014D39">
              <w:rPr>
                <w:noProof/>
                <w:webHidden/>
              </w:rPr>
              <w:fldChar w:fldCharType="begin"/>
            </w:r>
            <w:r w:rsidR="00014D39">
              <w:rPr>
                <w:noProof/>
                <w:webHidden/>
              </w:rPr>
              <w:instrText xml:space="preserve"> PAGEREF _Toc37410396 \h </w:instrText>
            </w:r>
            <w:r w:rsidR="00014D39">
              <w:rPr>
                <w:noProof/>
                <w:webHidden/>
              </w:rPr>
            </w:r>
            <w:r w:rsidR="00014D39">
              <w:rPr>
                <w:noProof/>
                <w:webHidden/>
              </w:rPr>
              <w:fldChar w:fldCharType="separate"/>
            </w:r>
            <w:r w:rsidR="00014D39">
              <w:rPr>
                <w:noProof/>
                <w:webHidden/>
              </w:rPr>
              <w:t>5</w:t>
            </w:r>
            <w:r w:rsidR="00014D39">
              <w:rPr>
                <w:noProof/>
                <w:webHidden/>
              </w:rPr>
              <w:fldChar w:fldCharType="end"/>
            </w:r>
          </w:hyperlink>
        </w:p>
        <w:p w14:paraId="703DBA7B" w14:textId="24C8B586" w:rsidR="00014D39" w:rsidRDefault="002B49F8">
          <w:pPr>
            <w:pStyle w:val="TDC2"/>
            <w:rPr>
              <w:rFonts w:cstheme="minorBidi"/>
              <w:b w:val="0"/>
              <w:bCs w:val="0"/>
              <w:noProof/>
              <w:sz w:val="24"/>
              <w:szCs w:val="24"/>
            </w:rPr>
          </w:pPr>
          <w:hyperlink w:anchor="_Toc37410397" w:history="1">
            <w:r w:rsidR="00014D39" w:rsidRPr="00230D53">
              <w:rPr>
                <w:rStyle w:val="Hipervnculo"/>
                <w:noProof/>
              </w:rPr>
              <w:t>2.1 Diseño hardware.</w:t>
            </w:r>
            <w:r w:rsidR="00014D39">
              <w:rPr>
                <w:noProof/>
                <w:webHidden/>
              </w:rPr>
              <w:tab/>
            </w:r>
            <w:r w:rsidR="00014D39">
              <w:rPr>
                <w:noProof/>
                <w:webHidden/>
              </w:rPr>
              <w:fldChar w:fldCharType="begin"/>
            </w:r>
            <w:r w:rsidR="00014D39">
              <w:rPr>
                <w:noProof/>
                <w:webHidden/>
              </w:rPr>
              <w:instrText xml:space="preserve"> PAGEREF _Toc37410397 \h </w:instrText>
            </w:r>
            <w:r w:rsidR="00014D39">
              <w:rPr>
                <w:noProof/>
                <w:webHidden/>
              </w:rPr>
            </w:r>
            <w:r w:rsidR="00014D39">
              <w:rPr>
                <w:noProof/>
                <w:webHidden/>
              </w:rPr>
              <w:fldChar w:fldCharType="separate"/>
            </w:r>
            <w:r w:rsidR="00014D39">
              <w:rPr>
                <w:noProof/>
                <w:webHidden/>
              </w:rPr>
              <w:t>5</w:t>
            </w:r>
            <w:r w:rsidR="00014D39">
              <w:rPr>
                <w:noProof/>
                <w:webHidden/>
              </w:rPr>
              <w:fldChar w:fldCharType="end"/>
            </w:r>
          </w:hyperlink>
        </w:p>
        <w:p w14:paraId="0B27E52A" w14:textId="5D465227" w:rsidR="00014D39" w:rsidRDefault="002B49F8">
          <w:pPr>
            <w:pStyle w:val="TDC3"/>
            <w:rPr>
              <w:rFonts w:cstheme="minorBidi"/>
              <w:noProof/>
              <w:sz w:val="24"/>
              <w:szCs w:val="24"/>
            </w:rPr>
          </w:pPr>
          <w:hyperlink w:anchor="_Toc37410398" w:history="1">
            <w:r w:rsidR="00014D39" w:rsidRPr="00230D53">
              <w:rPr>
                <w:rStyle w:val="Hipervnculo"/>
                <w:noProof/>
              </w:rPr>
              <w:t>2.1.1 Primer acercamiento: elementos que podemos necesitar.</w:t>
            </w:r>
            <w:r w:rsidR="00014D39">
              <w:rPr>
                <w:noProof/>
                <w:webHidden/>
              </w:rPr>
              <w:tab/>
            </w:r>
            <w:r w:rsidR="00014D39">
              <w:rPr>
                <w:noProof/>
                <w:webHidden/>
              </w:rPr>
              <w:fldChar w:fldCharType="begin"/>
            </w:r>
            <w:r w:rsidR="00014D39">
              <w:rPr>
                <w:noProof/>
                <w:webHidden/>
              </w:rPr>
              <w:instrText xml:space="preserve"> PAGEREF _Toc37410398 \h </w:instrText>
            </w:r>
            <w:r w:rsidR="00014D39">
              <w:rPr>
                <w:noProof/>
                <w:webHidden/>
              </w:rPr>
            </w:r>
            <w:r w:rsidR="00014D39">
              <w:rPr>
                <w:noProof/>
                <w:webHidden/>
              </w:rPr>
              <w:fldChar w:fldCharType="separate"/>
            </w:r>
            <w:r w:rsidR="00014D39">
              <w:rPr>
                <w:noProof/>
                <w:webHidden/>
              </w:rPr>
              <w:t>5</w:t>
            </w:r>
            <w:r w:rsidR="00014D39">
              <w:rPr>
                <w:noProof/>
                <w:webHidden/>
              </w:rPr>
              <w:fldChar w:fldCharType="end"/>
            </w:r>
          </w:hyperlink>
        </w:p>
        <w:p w14:paraId="148F4611" w14:textId="60EC7C9E" w:rsidR="00014D39" w:rsidRDefault="002B49F8">
          <w:pPr>
            <w:pStyle w:val="TDC3"/>
            <w:rPr>
              <w:rFonts w:cstheme="minorBidi"/>
              <w:noProof/>
              <w:sz w:val="24"/>
              <w:szCs w:val="24"/>
            </w:rPr>
          </w:pPr>
          <w:hyperlink w:anchor="_Toc37410399" w:history="1">
            <w:r w:rsidR="00014D39" w:rsidRPr="00230D53">
              <w:rPr>
                <w:rStyle w:val="Hipervnculo"/>
                <w:noProof/>
              </w:rPr>
              <w:t>2.1.2 Segundo acercamiento: Selección concreta de componentes.</w:t>
            </w:r>
            <w:r w:rsidR="00014D39">
              <w:rPr>
                <w:noProof/>
                <w:webHidden/>
              </w:rPr>
              <w:tab/>
            </w:r>
            <w:r w:rsidR="00014D39">
              <w:rPr>
                <w:noProof/>
                <w:webHidden/>
              </w:rPr>
              <w:fldChar w:fldCharType="begin"/>
            </w:r>
            <w:r w:rsidR="00014D39">
              <w:rPr>
                <w:noProof/>
                <w:webHidden/>
              </w:rPr>
              <w:instrText xml:space="preserve"> PAGEREF _Toc37410399 \h </w:instrText>
            </w:r>
            <w:r w:rsidR="00014D39">
              <w:rPr>
                <w:noProof/>
                <w:webHidden/>
              </w:rPr>
            </w:r>
            <w:r w:rsidR="00014D39">
              <w:rPr>
                <w:noProof/>
                <w:webHidden/>
              </w:rPr>
              <w:fldChar w:fldCharType="separate"/>
            </w:r>
            <w:r w:rsidR="00014D39">
              <w:rPr>
                <w:noProof/>
                <w:webHidden/>
              </w:rPr>
              <w:t>5</w:t>
            </w:r>
            <w:r w:rsidR="00014D39">
              <w:rPr>
                <w:noProof/>
                <w:webHidden/>
              </w:rPr>
              <w:fldChar w:fldCharType="end"/>
            </w:r>
          </w:hyperlink>
        </w:p>
        <w:p w14:paraId="577FAA6E" w14:textId="50A7033A" w:rsidR="00014D39" w:rsidRDefault="002B49F8">
          <w:pPr>
            <w:pStyle w:val="TDC3"/>
            <w:rPr>
              <w:rFonts w:cstheme="minorBidi"/>
              <w:noProof/>
              <w:sz w:val="24"/>
              <w:szCs w:val="24"/>
            </w:rPr>
          </w:pPr>
          <w:hyperlink w:anchor="_Toc37410400" w:history="1">
            <w:r w:rsidR="00014D39" w:rsidRPr="00230D53">
              <w:rPr>
                <w:rStyle w:val="Hipervnculo"/>
                <w:noProof/>
              </w:rPr>
              <w:t>2.1.3 Estructura adicional impresa en 3d.</w:t>
            </w:r>
            <w:r w:rsidR="00014D39">
              <w:rPr>
                <w:noProof/>
                <w:webHidden/>
              </w:rPr>
              <w:tab/>
            </w:r>
            <w:r w:rsidR="00014D39">
              <w:rPr>
                <w:noProof/>
                <w:webHidden/>
              </w:rPr>
              <w:fldChar w:fldCharType="begin"/>
            </w:r>
            <w:r w:rsidR="00014D39">
              <w:rPr>
                <w:noProof/>
                <w:webHidden/>
              </w:rPr>
              <w:instrText xml:space="preserve"> PAGEREF _Toc37410400 \h </w:instrText>
            </w:r>
            <w:r w:rsidR="00014D39">
              <w:rPr>
                <w:noProof/>
                <w:webHidden/>
              </w:rPr>
            </w:r>
            <w:r w:rsidR="00014D39">
              <w:rPr>
                <w:noProof/>
                <w:webHidden/>
              </w:rPr>
              <w:fldChar w:fldCharType="separate"/>
            </w:r>
            <w:r w:rsidR="00014D39">
              <w:rPr>
                <w:noProof/>
                <w:webHidden/>
              </w:rPr>
              <w:t>6</w:t>
            </w:r>
            <w:r w:rsidR="00014D39">
              <w:rPr>
                <w:noProof/>
                <w:webHidden/>
              </w:rPr>
              <w:fldChar w:fldCharType="end"/>
            </w:r>
          </w:hyperlink>
        </w:p>
        <w:p w14:paraId="57BA16E6" w14:textId="52EB5B04" w:rsidR="00014D39" w:rsidRDefault="002B49F8">
          <w:pPr>
            <w:pStyle w:val="TDC2"/>
            <w:rPr>
              <w:rFonts w:cstheme="minorBidi"/>
              <w:b w:val="0"/>
              <w:bCs w:val="0"/>
              <w:noProof/>
              <w:sz w:val="24"/>
              <w:szCs w:val="24"/>
            </w:rPr>
          </w:pPr>
          <w:hyperlink w:anchor="_Toc37410401" w:history="1">
            <w:r w:rsidR="00014D39" w:rsidRPr="00230D53">
              <w:rPr>
                <w:rStyle w:val="Hipervnculo"/>
                <w:noProof/>
              </w:rPr>
              <w:t>2.2 Construcción final del prototipo.</w:t>
            </w:r>
            <w:r w:rsidR="00014D39">
              <w:rPr>
                <w:noProof/>
                <w:webHidden/>
              </w:rPr>
              <w:tab/>
            </w:r>
            <w:r w:rsidR="00014D39">
              <w:rPr>
                <w:noProof/>
                <w:webHidden/>
              </w:rPr>
              <w:fldChar w:fldCharType="begin"/>
            </w:r>
            <w:r w:rsidR="00014D39">
              <w:rPr>
                <w:noProof/>
                <w:webHidden/>
              </w:rPr>
              <w:instrText xml:space="preserve"> PAGEREF _Toc37410401 \h </w:instrText>
            </w:r>
            <w:r w:rsidR="00014D39">
              <w:rPr>
                <w:noProof/>
                <w:webHidden/>
              </w:rPr>
            </w:r>
            <w:r w:rsidR="00014D39">
              <w:rPr>
                <w:noProof/>
                <w:webHidden/>
              </w:rPr>
              <w:fldChar w:fldCharType="separate"/>
            </w:r>
            <w:r w:rsidR="00014D39">
              <w:rPr>
                <w:noProof/>
                <w:webHidden/>
              </w:rPr>
              <w:t>7</w:t>
            </w:r>
            <w:r w:rsidR="00014D39">
              <w:rPr>
                <w:noProof/>
                <w:webHidden/>
              </w:rPr>
              <w:fldChar w:fldCharType="end"/>
            </w:r>
          </w:hyperlink>
        </w:p>
        <w:p w14:paraId="190D66B3" w14:textId="7293E366" w:rsidR="00014D39" w:rsidRDefault="002B49F8">
          <w:pPr>
            <w:pStyle w:val="TDC3"/>
            <w:rPr>
              <w:rFonts w:cstheme="minorBidi"/>
              <w:noProof/>
              <w:sz w:val="24"/>
              <w:szCs w:val="24"/>
            </w:rPr>
          </w:pPr>
          <w:hyperlink w:anchor="_Toc37410402" w:history="1">
            <w:r w:rsidR="00014D39" w:rsidRPr="00230D53">
              <w:rPr>
                <w:rStyle w:val="Hipervnculo"/>
                <w:noProof/>
              </w:rPr>
              <w:t>2.2.1 Conexión entre variadores y motores.</w:t>
            </w:r>
            <w:r w:rsidR="00014D39">
              <w:rPr>
                <w:noProof/>
                <w:webHidden/>
              </w:rPr>
              <w:tab/>
            </w:r>
            <w:r w:rsidR="00014D39">
              <w:rPr>
                <w:noProof/>
                <w:webHidden/>
              </w:rPr>
              <w:fldChar w:fldCharType="begin"/>
            </w:r>
            <w:r w:rsidR="00014D39">
              <w:rPr>
                <w:noProof/>
                <w:webHidden/>
              </w:rPr>
              <w:instrText xml:space="preserve"> PAGEREF _Toc37410402 \h </w:instrText>
            </w:r>
            <w:r w:rsidR="00014D39">
              <w:rPr>
                <w:noProof/>
                <w:webHidden/>
              </w:rPr>
            </w:r>
            <w:r w:rsidR="00014D39">
              <w:rPr>
                <w:noProof/>
                <w:webHidden/>
              </w:rPr>
              <w:fldChar w:fldCharType="separate"/>
            </w:r>
            <w:r w:rsidR="00014D39">
              <w:rPr>
                <w:noProof/>
                <w:webHidden/>
              </w:rPr>
              <w:t>7</w:t>
            </w:r>
            <w:r w:rsidR="00014D39">
              <w:rPr>
                <w:noProof/>
                <w:webHidden/>
              </w:rPr>
              <w:fldChar w:fldCharType="end"/>
            </w:r>
          </w:hyperlink>
        </w:p>
        <w:p w14:paraId="32299F25" w14:textId="4BAD658A" w:rsidR="00014D39" w:rsidRDefault="002B49F8">
          <w:pPr>
            <w:pStyle w:val="TDC3"/>
            <w:rPr>
              <w:rFonts w:cstheme="minorBidi"/>
              <w:noProof/>
              <w:sz w:val="24"/>
              <w:szCs w:val="24"/>
            </w:rPr>
          </w:pPr>
          <w:hyperlink w:anchor="_Toc37410403" w:history="1">
            <w:r w:rsidR="00014D39" w:rsidRPr="00230D53">
              <w:rPr>
                <w:rStyle w:val="Hipervnculo"/>
                <w:noProof/>
              </w:rPr>
              <w:t>2.2.1 Conexión entre variadores con Raspberry y batería.</w:t>
            </w:r>
            <w:r w:rsidR="00014D39">
              <w:rPr>
                <w:noProof/>
                <w:webHidden/>
              </w:rPr>
              <w:tab/>
            </w:r>
            <w:r w:rsidR="00014D39">
              <w:rPr>
                <w:noProof/>
                <w:webHidden/>
              </w:rPr>
              <w:fldChar w:fldCharType="begin"/>
            </w:r>
            <w:r w:rsidR="00014D39">
              <w:rPr>
                <w:noProof/>
                <w:webHidden/>
              </w:rPr>
              <w:instrText xml:space="preserve"> PAGEREF _Toc37410403 \h </w:instrText>
            </w:r>
            <w:r w:rsidR="00014D39">
              <w:rPr>
                <w:noProof/>
                <w:webHidden/>
              </w:rPr>
            </w:r>
            <w:r w:rsidR="00014D39">
              <w:rPr>
                <w:noProof/>
                <w:webHidden/>
              </w:rPr>
              <w:fldChar w:fldCharType="separate"/>
            </w:r>
            <w:r w:rsidR="00014D39">
              <w:rPr>
                <w:noProof/>
                <w:webHidden/>
              </w:rPr>
              <w:t>7</w:t>
            </w:r>
            <w:r w:rsidR="00014D39">
              <w:rPr>
                <w:noProof/>
                <w:webHidden/>
              </w:rPr>
              <w:fldChar w:fldCharType="end"/>
            </w:r>
          </w:hyperlink>
        </w:p>
        <w:p w14:paraId="01CB182D" w14:textId="6102CBE4" w:rsidR="00014D39" w:rsidRDefault="002B49F8">
          <w:pPr>
            <w:pStyle w:val="TDC3"/>
            <w:rPr>
              <w:rFonts w:cstheme="minorBidi"/>
              <w:noProof/>
              <w:sz w:val="24"/>
              <w:szCs w:val="24"/>
            </w:rPr>
          </w:pPr>
          <w:hyperlink w:anchor="_Toc37410404" w:history="1">
            <w:r w:rsidR="00014D39" w:rsidRPr="00230D53">
              <w:rPr>
                <w:rStyle w:val="Hipervnculo"/>
                <w:noProof/>
              </w:rPr>
              <w:t>2.2.2 Instalación de las hélices y ajuste del sentido de giro.</w:t>
            </w:r>
            <w:r w:rsidR="00014D39">
              <w:rPr>
                <w:noProof/>
                <w:webHidden/>
              </w:rPr>
              <w:tab/>
            </w:r>
            <w:r w:rsidR="00014D39">
              <w:rPr>
                <w:noProof/>
                <w:webHidden/>
              </w:rPr>
              <w:fldChar w:fldCharType="begin"/>
            </w:r>
            <w:r w:rsidR="00014D39">
              <w:rPr>
                <w:noProof/>
                <w:webHidden/>
              </w:rPr>
              <w:instrText xml:space="preserve"> PAGEREF _Toc37410404 \h </w:instrText>
            </w:r>
            <w:r w:rsidR="00014D39">
              <w:rPr>
                <w:noProof/>
                <w:webHidden/>
              </w:rPr>
            </w:r>
            <w:r w:rsidR="00014D39">
              <w:rPr>
                <w:noProof/>
                <w:webHidden/>
              </w:rPr>
              <w:fldChar w:fldCharType="separate"/>
            </w:r>
            <w:r w:rsidR="00014D39">
              <w:rPr>
                <w:noProof/>
                <w:webHidden/>
              </w:rPr>
              <w:t>8</w:t>
            </w:r>
            <w:r w:rsidR="00014D39">
              <w:rPr>
                <w:noProof/>
                <w:webHidden/>
              </w:rPr>
              <w:fldChar w:fldCharType="end"/>
            </w:r>
          </w:hyperlink>
        </w:p>
        <w:p w14:paraId="676B1FA2" w14:textId="2C47ADEE" w:rsidR="00014D39" w:rsidRDefault="002B49F8">
          <w:pPr>
            <w:pStyle w:val="TDC3"/>
            <w:rPr>
              <w:rFonts w:cstheme="minorBidi"/>
              <w:noProof/>
              <w:sz w:val="24"/>
              <w:szCs w:val="24"/>
            </w:rPr>
          </w:pPr>
          <w:hyperlink w:anchor="_Toc37410405" w:history="1">
            <w:r w:rsidR="00014D39" w:rsidRPr="00230D53">
              <w:rPr>
                <w:rStyle w:val="Hipervnculo"/>
                <w:noProof/>
              </w:rPr>
              <w:t>2.2.3 Colocación del resto de componentes.</w:t>
            </w:r>
            <w:r w:rsidR="00014D39">
              <w:rPr>
                <w:noProof/>
                <w:webHidden/>
              </w:rPr>
              <w:tab/>
            </w:r>
            <w:r w:rsidR="00014D39">
              <w:rPr>
                <w:noProof/>
                <w:webHidden/>
              </w:rPr>
              <w:fldChar w:fldCharType="begin"/>
            </w:r>
            <w:r w:rsidR="00014D39">
              <w:rPr>
                <w:noProof/>
                <w:webHidden/>
              </w:rPr>
              <w:instrText xml:space="preserve"> PAGEREF _Toc37410405 \h </w:instrText>
            </w:r>
            <w:r w:rsidR="00014D39">
              <w:rPr>
                <w:noProof/>
                <w:webHidden/>
              </w:rPr>
            </w:r>
            <w:r w:rsidR="00014D39">
              <w:rPr>
                <w:noProof/>
                <w:webHidden/>
              </w:rPr>
              <w:fldChar w:fldCharType="separate"/>
            </w:r>
            <w:r w:rsidR="00014D39">
              <w:rPr>
                <w:noProof/>
                <w:webHidden/>
              </w:rPr>
              <w:t>9</w:t>
            </w:r>
            <w:r w:rsidR="00014D39">
              <w:rPr>
                <w:noProof/>
                <w:webHidden/>
              </w:rPr>
              <w:fldChar w:fldCharType="end"/>
            </w:r>
          </w:hyperlink>
        </w:p>
        <w:p w14:paraId="13A966EB" w14:textId="3E8E9281" w:rsidR="00014D39" w:rsidRDefault="002B49F8">
          <w:pPr>
            <w:pStyle w:val="TDC1"/>
            <w:rPr>
              <w:rFonts w:cstheme="minorBidi"/>
              <w:b w:val="0"/>
              <w:bCs w:val="0"/>
              <w:i w:val="0"/>
              <w:iCs w:val="0"/>
              <w:noProof/>
            </w:rPr>
          </w:pPr>
          <w:hyperlink w:anchor="_Toc37410406" w:history="1">
            <w:r w:rsidR="00014D39" w:rsidRPr="00230D53">
              <w:rPr>
                <w:rStyle w:val="Hipervnculo"/>
                <w:noProof/>
              </w:rPr>
              <w:t>3. Diseño software.</w:t>
            </w:r>
            <w:r w:rsidR="00014D39">
              <w:rPr>
                <w:noProof/>
                <w:webHidden/>
              </w:rPr>
              <w:tab/>
            </w:r>
            <w:r w:rsidR="00014D39">
              <w:rPr>
                <w:noProof/>
                <w:webHidden/>
              </w:rPr>
              <w:fldChar w:fldCharType="begin"/>
            </w:r>
            <w:r w:rsidR="00014D39">
              <w:rPr>
                <w:noProof/>
                <w:webHidden/>
              </w:rPr>
              <w:instrText xml:space="preserve"> PAGEREF _Toc37410406 \h </w:instrText>
            </w:r>
            <w:r w:rsidR="00014D39">
              <w:rPr>
                <w:noProof/>
                <w:webHidden/>
              </w:rPr>
            </w:r>
            <w:r w:rsidR="00014D39">
              <w:rPr>
                <w:noProof/>
                <w:webHidden/>
              </w:rPr>
              <w:fldChar w:fldCharType="separate"/>
            </w:r>
            <w:r w:rsidR="00014D39">
              <w:rPr>
                <w:noProof/>
                <w:webHidden/>
              </w:rPr>
              <w:t>10</w:t>
            </w:r>
            <w:r w:rsidR="00014D39">
              <w:rPr>
                <w:noProof/>
                <w:webHidden/>
              </w:rPr>
              <w:fldChar w:fldCharType="end"/>
            </w:r>
          </w:hyperlink>
        </w:p>
        <w:p w14:paraId="64DE006A" w14:textId="54ADD435" w:rsidR="00014D39" w:rsidRDefault="002B49F8">
          <w:pPr>
            <w:pStyle w:val="TDC2"/>
            <w:rPr>
              <w:rFonts w:cstheme="minorBidi"/>
              <w:b w:val="0"/>
              <w:bCs w:val="0"/>
              <w:noProof/>
              <w:sz w:val="24"/>
              <w:szCs w:val="24"/>
            </w:rPr>
          </w:pPr>
          <w:hyperlink w:anchor="_Toc37410407" w:history="1">
            <w:r w:rsidR="00014D39" w:rsidRPr="00230D53">
              <w:rPr>
                <w:rStyle w:val="Hipervnculo"/>
                <w:noProof/>
              </w:rPr>
              <w:t>3.1 Sistema operativo.</w:t>
            </w:r>
            <w:r w:rsidR="00014D39">
              <w:rPr>
                <w:noProof/>
                <w:webHidden/>
              </w:rPr>
              <w:tab/>
            </w:r>
            <w:r w:rsidR="00014D39">
              <w:rPr>
                <w:noProof/>
                <w:webHidden/>
              </w:rPr>
              <w:fldChar w:fldCharType="begin"/>
            </w:r>
            <w:r w:rsidR="00014D39">
              <w:rPr>
                <w:noProof/>
                <w:webHidden/>
              </w:rPr>
              <w:instrText xml:space="preserve"> PAGEREF _Toc37410407 \h </w:instrText>
            </w:r>
            <w:r w:rsidR="00014D39">
              <w:rPr>
                <w:noProof/>
                <w:webHidden/>
              </w:rPr>
            </w:r>
            <w:r w:rsidR="00014D39">
              <w:rPr>
                <w:noProof/>
                <w:webHidden/>
              </w:rPr>
              <w:fldChar w:fldCharType="separate"/>
            </w:r>
            <w:r w:rsidR="00014D39">
              <w:rPr>
                <w:noProof/>
                <w:webHidden/>
              </w:rPr>
              <w:t>10</w:t>
            </w:r>
            <w:r w:rsidR="00014D39">
              <w:rPr>
                <w:noProof/>
                <w:webHidden/>
              </w:rPr>
              <w:fldChar w:fldCharType="end"/>
            </w:r>
          </w:hyperlink>
        </w:p>
        <w:p w14:paraId="33C2C171" w14:textId="7256D1B0" w:rsidR="00014D39" w:rsidRDefault="002B49F8">
          <w:pPr>
            <w:pStyle w:val="TDC2"/>
            <w:rPr>
              <w:rFonts w:cstheme="minorBidi"/>
              <w:b w:val="0"/>
              <w:bCs w:val="0"/>
              <w:noProof/>
              <w:sz w:val="24"/>
              <w:szCs w:val="24"/>
            </w:rPr>
          </w:pPr>
          <w:hyperlink w:anchor="_Toc37410408" w:history="1">
            <w:r w:rsidR="00014D39" w:rsidRPr="00230D53">
              <w:rPr>
                <w:rStyle w:val="Hipervnculo"/>
                <w:noProof/>
              </w:rPr>
              <w:t>3.2 Sistema de navegación inercial.</w:t>
            </w:r>
            <w:r w:rsidR="00014D39">
              <w:rPr>
                <w:noProof/>
                <w:webHidden/>
              </w:rPr>
              <w:tab/>
            </w:r>
            <w:r w:rsidR="00014D39">
              <w:rPr>
                <w:noProof/>
                <w:webHidden/>
              </w:rPr>
              <w:fldChar w:fldCharType="begin"/>
            </w:r>
            <w:r w:rsidR="00014D39">
              <w:rPr>
                <w:noProof/>
                <w:webHidden/>
              </w:rPr>
              <w:instrText xml:space="preserve"> PAGEREF _Toc37410408 \h </w:instrText>
            </w:r>
            <w:r w:rsidR="00014D39">
              <w:rPr>
                <w:noProof/>
                <w:webHidden/>
              </w:rPr>
            </w:r>
            <w:r w:rsidR="00014D39">
              <w:rPr>
                <w:noProof/>
                <w:webHidden/>
              </w:rPr>
              <w:fldChar w:fldCharType="separate"/>
            </w:r>
            <w:r w:rsidR="00014D39">
              <w:rPr>
                <w:noProof/>
                <w:webHidden/>
              </w:rPr>
              <w:t>11</w:t>
            </w:r>
            <w:r w:rsidR="00014D39">
              <w:rPr>
                <w:noProof/>
                <w:webHidden/>
              </w:rPr>
              <w:fldChar w:fldCharType="end"/>
            </w:r>
          </w:hyperlink>
        </w:p>
        <w:p w14:paraId="5183EB35" w14:textId="5831CC15" w:rsidR="00014D39" w:rsidRDefault="002B49F8">
          <w:pPr>
            <w:pStyle w:val="TDC3"/>
            <w:rPr>
              <w:rFonts w:cstheme="minorBidi"/>
              <w:noProof/>
              <w:sz w:val="24"/>
              <w:szCs w:val="24"/>
            </w:rPr>
          </w:pPr>
          <w:hyperlink w:anchor="_Toc37410409" w:history="1">
            <w:r w:rsidR="00014D39" w:rsidRPr="00230D53">
              <w:rPr>
                <w:rStyle w:val="Hipervnculo"/>
                <w:noProof/>
              </w:rPr>
              <w:t>3.2.1 Vista teórica.</w:t>
            </w:r>
            <w:r w:rsidR="00014D39">
              <w:rPr>
                <w:noProof/>
                <w:webHidden/>
              </w:rPr>
              <w:tab/>
            </w:r>
            <w:r w:rsidR="00014D39">
              <w:rPr>
                <w:noProof/>
                <w:webHidden/>
              </w:rPr>
              <w:fldChar w:fldCharType="begin"/>
            </w:r>
            <w:r w:rsidR="00014D39">
              <w:rPr>
                <w:noProof/>
                <w:webHidden/>
              </w:rPr>
              <w:instrText xml:space="preserve"> PAGEREF _Toc37410409 \h </w:instrText>
            </w:r>
            <w:r w:rsidR="00014D39">
              <w:rPr>
                <w:noProof/>
                <w:webHidden/>
              </w:rPr>
            </w:r>
            <w:r w:rsidR="00014D39">
              <w:rPr>
                <w:noProof/>
                <w:webHidden/>
              </w:rPr>
              <w:fldChar w:fldCharType="separate"/>
            </w:r>
            <w:r w:rsidR="00014D39">
              <w:rPr>
                <w:noProof/>
                <w:webHidden/>
              </w:rPr>
              <w:t>11</w:t>
            </w:r>
            <w:r w:rsidR="00014D39">
              <w:rPr>
                <w:noProof/>
                <w:webHidden/>
              </w:rPr>
              <w:fldChar w:fldCharType="end"/>
            </w:r>
          </w:hyperlink>
        </w:p>
        <w:p w14:paraId="4CE34451" w14:textId="54739E36" w:rsidR="00014D39" w:rsidRDefault="002B49F8">
          <w:pPr>
            <w:pStyle w:val="TDC3"/>
            <w:rPr>
              <w:rFonts w:cstheme="minorBidi"/>
              <w:noProof/>
              <w:sz w:val="24"/>
              <w:szCs w:val="24"/>
            </w:rPr>
          </w:pPr>
          <w:hyperlink w:anchor="_Toc37410410" w:history="1">
            <w:r w:rsidR="00014D39" w:rsidRPr="00230D53">
              <w:rPr>
                <w:rStyle w:val="Hipervnculo"/>
                <w:noProof/>
              </w:rPr>
              <w:t>3.2.2 Calibración del magnetómetro</w:t>
            </w:r>
            <w:r w:rsidR="00014D39">
              <w:rPr>
                <w:noProof/>
                <w:webHidden/>
              </w:rPr>
              <w:tab/>
            </w:r>
            <w:r w:rsidR="00014D39">
              <w:rPr>
                <w:noProof/>
                <w:webHidden/>
              </w:rPr>
              <w:fldChar w:fldCharType="begin"/>
            </w:r>
            <w:r w:rsidR="00014D39">
              <w:rPr>
                <w:noProof/>
                <w:webHidden/>
              </w:rPr>
              <w:instrText xml:space="preserve"> PAGEREF _Toc37410410 \h </w:instrText>
            </w:r>
            <w:r w:rsidR="00014D39">
              <w:rPr>
                <w:noProof/>
                <w:webHidden/>
              </w:rPr>
            </w:r>
            <w:r w:rsidR="00014D39">
              <w:rPr>
                <w:noProof/>
                <w:webHidden/>
              </w:rPr>
              <w:fldChar w:fldCharType="separate"/>
            </w:r>
            <w:r w:rsidR="00014D39">
              <w:rPr>
                <w:noProof/>
                <w:webHidden/>
              </w:rPr>
              <w:t>12</w:t>
            </w:r>
            <w:r w:rsidR="00014D39">
              <w:rPr>
                <w:noProof/>
                <w:webHidden/>
              </w:rPr>
              <w:fldChar w:fldCharType="end"/>
            </w:r>
          </w:hyperlink>
        </w:p>
        <w:p w14:paraId="45C0BF20" w14:textId="734D9052" w:rsidR="00014D39" w:rsidRDefault="002B49F8">
          <w:pPr>
            <w:pStyle w:val="TDC3"/>
            <w:rPr>
              <w:rFonts w:cstheme="minorBidi"/>
              <w:noProof/>
              <w:sz w:val="24"/>
              <w:szCs w:val="24"/>
            </w:rPr>
          </w:pPr>
          <w:hyperlink w:anchor="_Toc37410411" w:history="1">
            <w:r w:rsidR="00014D39" w:rsidRPr="00230D53">
              <w:rPr>
                <w:rStyle w:val="Hipervnculo"/>
                <w:noProof/>
              </w:rPr>
              <w:t>3.2.3 Aplicación práctica</w:t>
            </w:r>
            <w:r w:rsidR="00014D39">
              <w:rPr>
                <w:noProof/>
                <w:webHidden/>
              </w:rPr>
              <w:tab/>
            </w:r>
            <w:r w:rsidR="00014D39">
              <w:rPr>
                <w:noProof/>
                <w:webHidden/>
              </w:rPr>
              <w:fldChar w:fldCharType="begin"/>
            </w:r>
            <w:r w:rsidR="00014D39">
              <w:rPr>
                <w:noProof/>
                <w:webHidden/>
              </w:rPr>
              <w:instrText xml:space="preserve"> PAGEREF _Toc37410411 \h </w:instrText>
            </w:r>
            <w:r w:rsidR="00014D39">
              <w:rPr>
                <w:noProof/>
                <w:webHidden/>
              </w:rPr>
            </w:r>
            <w:r w:rsidR="00014D39">
              <w:rPr>
                <w:noProof/>
                <w:webHidden/>
              </w:rPr>
              <w:fldChar w:fldCharType="separate"/>
            </w:r>
            <w:r w:rsidR="00014D39">
              <w:rPr>
                <w:noProof/>
                <w:webHidden/>
              </w:rPr>
              <w:t>14</w:t>
            </w:r>
            <w:r w:rsidR="00014D39">
              <w:rPr>
                <w:noProof/>
                <w:webHidden/>
              </w:rPr>
              <w:fldChar w:fldCharType="end"/>
            </w:r>
          </w:hyperlink>
        </w:p>
        <w:p w14:paraId="0E711774" w14:textId="6D4F2923" w:rsidR="00014D39" w:rsidRDefault="002B49F8">
          <w:pPr>
            <w:pStyle w:val="TDC2"/>
            <w:rPr>
              <w:rFonts w:cstheme="minorBidi"/>
              <w:b w:val="0"/>
              <w:bCs w:val="0"/>
              <w:noProof/>
              <w:sz w:val="24"/>
              <w:szCs w:val="24"/>
            </w:rPr>
          </w:pPr>
          <w:hyperlink w:anchor="_Toc37410412" w:history="1">
            <w:r w:rsidR="00014D39" w:rsidRPr="00230D53">
              <w:rPr>
                <w:rStyle w:val="Hipervnculo"/>
                <w:noProof/>
              </w:rPr>
              <w:t>3.3 Sensor barométrico</w:t>
            </w:r>
            <w:r w:rsidR="00014D39">
              <w:rPr>
                <w:noProof/>
                <w:webHidden/>
              </w:rPr>
              <w:tab/>
            </w:r>
            <w:r w:rsidR="00014D39">
              <w:rPr>
                <w:noProof/>
                <w:webHidden/>
              </w:rPr>
              <w:fldChar w:fldCharType="begin"/>
            </w:r>
            <w:r w:rsidR="00014D39">
              <w:rPr>
                <w:noProof/>
                <w:webHidden/>
              </w:rPr>
              <w:instrText xml:space="preserve"> PAGEREF _Toc37410412 \h </w:instrText>
            </w:r>
            <w:r w:rsidR="00014D39">
              <w:rPr>
                <w:noProof/>
                <w:webHidden/>
              </w:rPr>
            </w:r>
            <w:r w:rsidR="00014D39">
              <w:rPr>
                <w:noProof/>
                <w:webHidden/>
              </w:rPr>
              <w:fldChar w:fldCharType="separate"/>
            </w:r>
            <w:r w:rsidR="00014D39">
              <w:rPr>
                <w:noProof/>
                <w:webHidden/>
              </w:rPr>
              <w:t>14</w:t>
            </w:r>
            <w:r w:rsidR="00014D39">
              <w:rPr>
                <w:noProof/>
                <w:webHidden/>
              </w:rPr>
              <w:fldChar w:fldCharType="end"/>
            </w:r>
          </w:hyperlink>
        </w:p>
        <w:p w14:paraId="239D750A" w14:textId="61541860" w:rsidR="00014D39" w:rsidRDefault="002B49F8">
          <w:pPr>
            <w:pStyle w:val="TDC3"/>
            <w:rPr>
              <w:rFonts w:cstheme="minorBidi"/>
              <w:noProof/>
              <w:sz w:val="24"/>
              <w:szCs w:val="24"/>
            </w:rPr>
          </w:pPr>
          <w:hyperlink w:anchor="_Toc37410413" w:history="1">
            <w:r w:rsidR="00014D39" w:rsidRPr="00230D53">
              <w:rPr>
                <w:rStyle w:val="Hipervnculo"/>
                <w:noProof/>
              </w:rPr>
              <w:t>3.3.1 Vista teórica</w:t>
            </w:r>
            <w:r w:rsidR="00014D39">
              <w:rPr>
                <w:noProof/>
                <w:webHidden/>
              </w:rPr>
              <w:tab/>
            </w:r>
            <w:r w:rsidR="00014D39">
              <w:rPr>
                <w:noProof/>
                <w:webHidden/>
              </w:rPr>
              <w:fldChar w:fldCharType="begin"/>
            </w:r>
            <w:r w:rsidR="00014D39">
              <w:rPr>
                <w:noProof/>
                <w:webHidden/>
              </w:rPr>
              <w:instrText xml:space="preserve"> PAGEREF _Toc37410413 \h </w:instrText>
            </w:r>
            <w:r w:rsidR="00014D39">
              <w:rPr>
                <w:noProof/>
                <w:webHidden/>
              </w:rPr>
            </w:r>
            <w:r w:rsidR="00014D39">
              <w:rPr>
                <w:noProof/>
                <w:webHidden/>
              </w:rPr>
              <w:fldChar w:fldCharType="separate"/>
            </w:r>
            <w:r w:rsidR="00014D39">
              <w:rPr>
                <w:noProof/>
                <w:webHidden/>
              </w:rPr>
              <w:t>14</w:t>
            </w:r>
            <w:r w:rsidR="00014D39">
              <w:rPr>
                <w:noProof/>
                <w:webHidden/>
              </w:rPr>
              <w:fldChar w:fldCharType="end"/>
            </w:r>
          </w:hyperlink>
        </w:p>
        <w:p w14:paraId="6A9FC770" w14:textId="5AA48044" w:rsidR="00014D39" w:rsidRDefault="002B49F8">
          <w:pPr>
            <w:pStyle w:val="TDC3"/>
            <w:rPr>
              <w:rFonts w:cstheme="minorBidi"/>
              <w:noProof/>
              <w:sz w:val="24"/>
              <w:szCs w:val="24"/>
            </w:rPr>
          </w:pPr>
          <w:hyperlink w:anchor="_Toc37410414" w:history="1">
            <w:r w:rsidR="00014D39" w:rsidRPr="00230D53">
              <w:rPr>
                <w:rStyle w:val="Hipervnculo"/>
                <w:noProof/>
              </w:rPr>
              <w:t>3.3.2 Aplicación práctica</w:t>
            </w:r>
            <w:r w:rsidR="00014D39">
              <w:rPr>
                <w:noProof/>
                <w:webHidden/>
              </w:rPr>
              <w:tab/>
            </w:r>
            <w:r w:rsidR="00014D39">
              <w:rPr>
                <w:noProof/>
                <w:webHidden/>
              </w:rPr>
              <w:fldChar w:fldCharType="begin"/>
            </w:r>
            <w:r w:rsidR="00014D39">
              <w:rPr>
                <w:noProof/>
                <w:webHidden/>
              </w:rPr>
              <w:instrText xml:space="preserve"> PAGEREF _Toc37410414 \h </w:instrText>
            </w:r>
            <w:r w:rsidR="00014D39">
              <w:rPr>
                <w:noProof/>
                <w:webHidden/>
              </w:rPr>
            </w:r>
            <w:r w:rsidR="00014D39">
              <w:rPr>
                <w:noProof/>
                <w:webHidden/>
              </w:rPr>
              <w:fldChar w:fldCharType="separate"/>
            </w:r>
            <w:r w:rsidR="00014D39">
              <w:rPr>
                <w:noProof/>
                <w:webHidden/>
              </w:rPr>
              <w:t>15</w:t>
            </w:r>
            <w:r w:rsidR="00014D39">
              <w:rPr>
                <w:noProof/>
                <w:webHidden/>
              </w:rPr>
              <w:fldChar w:fldCharType="end"/>
            </w:r>
          </w:hyperlink>
        </w:p>
        <w:p w14:paraId="0EB3067B" w14:textId="3E51A29F" w:rsidR="00014D39" w:rsidRDefault="002B49F8">
          <w:pPr>
            <w:pStyle w:val="TDC2"/>
            <w:rPr>
              <w:rFonts w:cstheme="minorBidi"/>
              <w:b w:val="0"/>
              <w:bCs w:val="0"/>
              <w:noProof/>
              <w:sz w:val="24"/>
              <w:szCs w:val="24"/>
            </w:rPr>
          </w:pPr>
          <w:hyperlink w:anchor="_Toc37410415" w:history="1">
            <w:r w:rsidR="00014D39" w:rsidRPr="00230D53">
              <w:rPr>
                <w:rStyle w:val="Hipervnculo"/>
                <w:noProof/>
              </w:rPr>
              <w:t>3.4 RGB LED</w:t>
            </w:r>
            <w:r w:rsidR="00014D39">
              <w:rPr>
                <w:noProof/>
                <w:webHidden/>
              </w:rPr>
              <w:tab/>
            </w:r>
            <w:r w:rsidR="00014D39">
              <w:rPr>
                <w:noProof/>
                <w:webHidden/>
              </w:rPr>
              <w:fldChar w:fldCharType="begin"/>
            </w:r>
            <w:r w:rsidR="00014D39">
              <w:rPr>
                <w:noProof/>
                <w:webHidden/>
              </w:rPr>
              <w:instrText xml:space="preserve"> PAGEREF _Toc37410415 \h </w:instrText>
            </w:r>
            <w:r w:rsidR="00014D39">
              <w:rPr>
                <w:noProof/>
                <w:webHidden/>
              </w:rPr>
            </w:r>
            <w:r w:rsidR="00014D39">
              <w:rPr>
                <w:noProof/>
                <w:webHidden/>
              </w:rPr>
              <w:fldChar w:fldCharType="separate"/>
            </w:r>
            <w:r w:rsidR="00014D39">
              <w:rPr>
                <w:noProof/>
                <w:webHidden/>
              </w:rPr>
              <w:t>15</w:t>
            </w:r>
            <w:r w:rsidR="00014D39">
              <w:rPr>
                <w:noProof/>
                <w:webHidden/>
              </w:rPr>
              <w:fldChar w:fldCharType="end"/>
            </w:r>
          </w:hyperlink>
        </w:p>
        <w:p w14:paraId="050C5AA7" w14:textId="52C0FA32" w:rsidR="00014D39" w:rsidRDefault="002B49F8">
          <w:pPr>
            <w:pStyle w:val="TDC2"/>
            <w:rPr>
              <w:rFonts w:cstheme="minorBidi"/>
              <w:b w:val="0"/>
              <w:bCs w:val="0"/>
              <w:noProof/>
              <w:sz w:val="24"/>
              <w:szCs w:val="24"/>
            </w:rPr>
          </w:pPr>
          <w:hyperlink w:anchor="_Toc37410416" w:history="1">
            <w:r w:rsidR="00014D39" w:rsidRPr="00230D53">
              <w:rPr>
                <w:rStyle w:val="Hipervnculo"/>
                <w:noProof/>
              </w:rPr>
              <w:t>3.5 Módulo GPS.</w:t>
            </w:r>
            <w:r w:rsidR="00014D39">
              <w:rPr>
                <w:noProof/>
                <w:webHidden/>
              </w:rPr>
              <w:tab/>
            </w:r>
            <w:r w:rsidR="00014D39">
              <w:rPr>
                <w:noProof/>
                <w:webHidden/>
              </w:rPr>
              <w:fldChar w:fldCharType="begin"/>
            </w:r>
            <w:r w:rsidR="00014D39">
              <w:rPr>
                <w:noProof/>
                <w:webHidden/>
              </w:rPr>
              <w:instrText xml:space="preserve"> PAGEREF _Toc37410416 \h </w:instrText>
            </w:r>
            <w:r w:rsidR="00014D39">
              <w:rPr>
                <w:noProof/>
                <w:webHidden/>
              </w:rPr>
            </w:r>
            <w:r w:rsidR="00014D39">
              <w:rPr>
                <w:noProof/>
                <w:webHidden/>
              </w:rPr>
              <w:fldChar w:fldCharType="separate"/>
            </w:r>
            <w:r w:rsidR="00014D39">
              <w:rPr>
                <w:noProof/>
                <w:webHidden/>
              </w:rPr>
              <w:t>15</w:t>
            </w:r>
            <w:r w:rsidR="00014D39">
              <w:rPr>
                <w:noProof/>
                <w:webHidden/>
              </w:rPr>
              <w:fldChar w:fldCharType="end"/>
            </w:r>
          </w:hyperlink>
        </w:p>
        <w:p w14:paraId="45FE7476" w14:textId="626D7A6F" w:rsidR="00014D39" w:rsidRDefault="002B49F8">
          <w:pPr>
            <w:pStyle w:val="TDC3"/>
            <w:rPr>
              <w:rFonts w:cstheme="minorBidi"/>
              <w:noProof/>
              <w:sz w:val="24"/>
              <w:szCs w:val="24"/>
            </w:rPr>
          </w:pPr>
          <w:hyperlink w:anchor="_Toc37410417" w:history="1">
            <w:r w:rsidR="00014D39" w:rsidRPr="00230D53">
              <w:rPr>
                <w:rStyle w:val="Hipervnculo"/>
                <w:noProof/>
              </w:rPr>
              <w:t>3.5.1 Vista teórica.</w:t>
            </w:r>
            <w:r w:rsidR="00014D39">
              <w:rPr>
                <w:noProof/>
                <w:webHidden/>
              </w:rPr>
              <w:tab/>
            </w:r>
            <w:r w:rsidR="00014D39">
              <w:rPr>
                <w:noProof/>
                <w:webHidden/>
              </w:rPr>
              <w:fldChar w:fldCharType="begin"/>
            </w:r>
            <w:r w:rsidR="00014D39">
              <w:rPr>
                <w:noProof/>
                <w:webHidden/>
              </w:rPr>
              <w:instrText xml:space="preserve"> PAGEREF _Toc37410417 \h </w:instrText>
            </w:r>
            <w:r w:rsidR="00014D39">
              <w:rPr>
                <w:noProof/>
                <w:webHidden/>
              </w:rPr>
            </w:r>
            <w:r w:rsidR="00014D39">
              <w:rPr>
                <w:noProof/>
                <w:webHidden/>
              </w:rPr>
              <w:fldChar w:fldCharType="separate"/>
            </w:r>
            <w:r w:rsidR="00014D39">
              <w:rPr>
                <w:noProof/>
                <w:webHidden/>
              </w:rPr>
              <w:t>15</w:t>
            </w:r>
            <w:r w:rsidR="00014D39">
              <w:rPr>
                <w:noProof/>
                <w:webHidden/>
              </w:rPr>
              <w:fldChar w:fldCharType="end"/>
            </w:r>
          </w:hyperlink>
        </w:p>
        <w:p w14:paraId="4DC6AAC2" w14:textId="23A79374" w:rsidR="00014D39" w:rsidRDefault="002B49F8">
          <w:pPr>
            <w:pStyle w:val="TDC3"/>
            <w:rPr>
              <w:rFonts w:cstheme="minorBidi"/>
              <w:noProof/>
              <w:sz w:val="24"/>
              <w:szCs w:val="24"/>
            </w:rPr>
          </w:pPr>
          <w:hyperlink w:anchor="_Toc37410418" w:history="1">
            <w:r w:rsidR="00014D39" w:rsidRPr="00230D53">
              <w:rPr>
                <w:rStyle w:val="Hipervnculo"/>
                <w:noProof/>
              </w:rPr>
              <w:t>3.5.2 Aplicación práctica.</w:t>
            </w:r>
            <w:r w:rsidR="00014D39">
              <w:rPr>
                <w:noProof/>
                <w:webHidden/>
              </w:rPr>
              <w:tab/>
            </w:r>
            <w:r w:rsidR="00014D39">
              <w:rPr>
                <w:noProof/>
                <w:webHidden/>
              </w:rPr>
              <w:fldChar w:fldCharType="begin"/>
            </w:r>
            <w:r w:rsidR="00014D39">
              <w:rPr>
                <w:noProof/>
                <w:webHidden/>
              </w:rPr>
              <w:instrText xml:space="preserve"> PAGEREF _Toc37410418 \h </w:instrText>
            </w:r>
            <w:r w:rsidR="00014D39">
              <w:rPr>
                <w:noProof/>
                <w:webHidden/>
              </w:rPr>
            </w:r>
            <w:r w:rsidR="00014D39">
              <w:rPr>
                <w:noProof/>
                <w:webHidden/>
              </w:rPr>
              <w:fldChar w:fldCharType="separate"/>
            </w:r>
            <w:r w:rsidR="00014D39">
              <w:rPr>
                <w:noProof/>
                <w:webHidden/>
              </w:rPr>
              <w:t>15</w:t>
            </w:r>
            <w:r w:rsidR="00014D39">
              <w:rPr>
                <w:noProof/>
                <w:webHidden/>
              </w:rPr>
              <w:fldChar w:fldCharType="end"/>
            </w:r>
          </w:hyperlink>
        </w:p>
        <w:p w14:paraId="5991B0C9" w14:textId="19701939" w:rsidR="00014D39" w:rsidRDefault="002B49F8">
          <w:pPr>
            <w:pStyle w:val="TDC2"/>
            <w:rPr>
              <w:rFonts w:cstheme="minorBidi"/>
              <w:b w:val="0"/>
              <w:bCs w:val="0"/>
              <w:noProof/>
              <w:sz w:val="24"/>
              <w:szCs w:val="24"/>
            </w:rPr>
          </w:pPr>
          <w:hyperlink w:anchor="_Toc37410419" w:history="1">
            <w:r w:rsidR="00014D39" w:rsidRPr="00230D53">
              <w:rPr>
                <w:rStyle w:val="Hipervnculo"/>
                <w:noProof/>
              </w:rPr>
              <w:t>3.6 Controlador PWM.</w:t>
            </w:r>
            <w:r w:rsidR="00014D39">
              <w:rPr>
                <w:noProof/>
                <w:webHidden/>
              </w:rPr>
              <w:tab/>
            </w:r>
            <w:r w:rsidR="00014D39">
              <w:rPr>
                <w:noProof/>
                <w:webHidden/>
              </w:rPr>
              <w:fldChar w:fldCharType="begin"/>
            </w:r>
            <w:r w:rsidR="00014D39">
              <w:rPr>
                <w:noProof/>
                <w:webHidden/>
              </w:rPr>
              <w:instrText xml:space="preserve"> PAGEREF _Toc37410419 \h </w:instrText>
            </w:r>
            <w:r w:rsidR="00014D39">
              <w:rPr>
                <w:noProof/>
                <w:webHidden/>
              </w:rPr>
            </w:r>
            <w:r w:rsidR="00014D39">
              <w:rPr>
                <w:noProof/>
                <w:webHidden/>
              </w:rPr>
              <w:fldChar w:fldCharType="separate"/>
            </w:r>
            <w:r w:rsidR="00014D39">
              <w:rPr>
                <w:noProof/>
                <w:webHidden/>
              </w:rPr>
              <w:t>15</w:t>
            </w:r>
            <w:r w:rsidR="00014D39">
              <w:rPr>
                <w:noProof/>
                <w:webHidden/>
              </w:rPr>
              <w:fldChar w:fldCharType="end"/>
            </w:r>
          </w:hyperlink>
        </w:p>
        <w:p w14:paraId="453806D4" w14:textId="7E50DC40" w:rsidR="00014D39" w:rsidRDefault="002B49F8">
          <w:pPr>
            <w:pStyle w:val="TDC3"/>
            <w:rPr>
              <w:rFonts w:cstheme="minorBidi"/>
              <w:noProof/>
              <w:sz w:val="24"/>
              <w:szCs w:val="24"/>
            </w:rPr>
          </w:pPr>
          <w:hyperlink w:anchor="_Toc37410420" w:history="1">
            <w:r w:rsidR="00014D39" w:rsidRPr="00230D53">
              <w:rPr>
                <w:rStyle w:val="Hipervnculo"/>
                <w:noProof/>
              </w:rPr>
              <w:t>3.6.1 Vista teórica.</w:t>
            </w:r>
            <w:r w:rsidR="00014D39">
              <w:rPr>
                <w:noProof/>
                <w:webHidden/>
              </w:rPr>
              <w:tab/>
            </w:r>
            <w:r w:rsidR="00014D39">
              <w:rPr>
                <w:noProof/>
                <w:webHidden/>
              </w:rPr>
              <w:fldChar w:fldCharType="begin"/>
            </w:r>
            <w:r w:rsidR="00014D39">
              <w:rPr>
                <w:noProof/>
                <w:webHidden/>
              </w:rPr>
              <w:instrText xml:space="preserve"> PAGEREF _Toc37410420 \h </w:instrText>
            </w:r>
            <w:r w:rsidR="00014D39">
              <w:rPr>
                <w:noProof/>
                <w:webHidden/>
              </w:rPr>
            </w:r>
            <w:r w:rsidR="00014D39">
              <w:rPr>
                <w:noProof/>
                <w:webHidden/>
              </w:rPr>
              <w:fldChar w:fldCharType="separate"/>
            </w:r>
            <w:r w:rsidR="00014D39">
              <w:rPr>
                <w:noProof/>
                <w:webHidden/>
              </w:rPr>
              <w:t>15</w:t>
            </w:r>
            <w:r w:rsidR="00014D39">
              <w:rPr>
                <w:noProof/>
                <w:webHidden/>
              </w:rPr>
              <w:fldChar w:fldCharType="end"/>
            </w:r>
          </w:hyperlink>
        </w:p>
        <w:p w14:paraId="116ADDDE" w14:textId="71F95288" w:rsidR="00014D39" w:rsidRDefault="002B49F8">
          <w:pPr>
            <w:pStyle w:val="TDC3"/>
            <w:rPr>
              <w:rFonts w:cstheme="minorBidi"/>
              <w:noProof/>
              <w:sz w:val="24"/>
              <w:szCs w:val="24"/>
            </w:rPr>
          </w:pPr>
          <w:hyperlink w:anchor="_Toc37410421" w:history="1">
            <w:r w:rsidR="00014D39" w:rsidRPr="00230D53">
              <w:rPr>
                <w:rStyle w:val="Hipervnculo"/>
                <w:noProof/>
              </w:rPr>
              <w:t>3.6.2 Aplicación práctica 1. Calibración de los variadores</w:t>
            </w:r>
            <w:r w:rsidR="00014D39">
              <w:rPr>
                <w:noProof/>
                <w:webHidden/>
              </w:rPr>
              <w:tab/>
            </w:r>
            <w:r w:rsidR="00014D39">
              <w:rPr>
                <w:noProof/>
                <w:webHidden/>
              </w:rPr>
              <w:fldChar w:fldCharType="begin"/>
            </w:r>
            <w:r w:rsidR="00014D39">
              <w:rPr>
                <w:noProof/>
                <w:webHidden/>
              </w:rPr>
              <w:instrText xml:space="preserve"> PAGEREF _Toc37410421 \h </w:instrText>
            </w:r>
            <w:r w:rsidR="00014D39">
              <w:rPr>
                <w:noProof/>
                <w:webHidden/>
              </w:rPr>
            </w:r>
            <w:r w:rsidR="00014D39">
              <w:rPr>
                <w:noProof/>
                <w:webHidden/>
              </w:rPr>
              <w:fldChar w:fldCharType="separate"/>
            </w:r>
            <w:r w:rsidR="00014D39">
              <w:rPr>
                <w:noProof/>
                <w:webHidden/>
              </w:rPr>
              <w:t>17</w:t>
            </w:r>
            <w:r w:rsidR="00014D39">
              <w:rPr>
                <w:noProof/>
                <w:webHidden/>
              </w:rPr>
              <w:fldChar w:fldCharType="end"/>
            </w:r>
          </w:hyperlink>
        </w:p>
        <w:p w14:paraId="4BCE41E0" w14:textId="1B3691C6" w:rsidR="00014D39" w:rsidRDefault="002B49F8">
          <w:pPr>
            <w:pStyle w:val="TDC1"/>
            <w:rPr>
              <w:rFonts w:cstheme="minorBidi"/>
              <w:b w:val="0"/>
              <w:bCs w:val="0"/>
              <w:i w:val="0"/>
              <w:iCs w:val="0"/>
              <w:noProof/>
            </w:rPr>
          </w:pPr>
          <w:hyperlink w:anchor="_Toc37410422" w:history="1">
            <w:r w:rsidR="00014D39" w:rsidRPr="00230D53">
              <w:rPr>
                <w:rStyle w:val="Hipervnculo"/>
                <w:noProof/>
              </w:rPr>
              <w:t>4. Diseño de una aplicación de control.</w:t>
            </w:r>
            <w:r w:rsidR="00014D39">
              <w:rPr>
                <w:noProof/>
                <w:webHidden/>
              </w:rPr>
              <w:tab/>
            </w:r>
            <w:r w:rsidR="00014D39">
              <w:rPr>
                <w:noProof/>
                <w:webHidden/>
              </w:rPr>
              <w:fldChar w:fldCharType="begin"/>
            </w:r>
            <w:r w:rsidR="00014D39">
              <w:rPr>
                <w:noProof/>
                <w:webHidden/>
              </w:rPr>
              <w:instrText xml:space="preserve"> PAGEREF _Toc37410422 \h </w:instrText>
            </w:r>
            <w:r w:rsidR="00014D39">
              <w:rPr>
                <w:noProof/>
                <w:webHidden/>
              </w:rPr>
            </w:r>
            <w:r w:rsidR="00014D39">
              <w:rPr>
                <w:noProof/>
                <w:webHidden/>
              </w:rPr>
              <w:fldChar w:fldCharType="separate"/>
            </w:r>
            <w:r w:rsidR="00014D39">
              <w:rPr>
                <w:noProof/>
                <w:webHidden/>
              </w:rPr>
              <w:t>17</w:t>
            </w:r>
            <w:r w:rsidR="00014D39">
              <w:rPr>
                <w:noProof/>
                <w:webHidden/>
              </w:rPr>
              <w:fldChar w:fldCharType="end"/>
            </w:r>
          </w:hyperlink>
        </w:p>
        <w:p w14:paraId="42C1F901" w14:textId="12C1B1CA" w:rsidR="00014D39" w:rsidRDefault="002B49F8">
          <w:pPr>
            <w:pStyle w:val="TDC2"/>
            <w:rPr>
              <w:rFonts w:cstheme="minorBidi"/>
              <w:b w:val="0"/>
              <w:bCs w:val="0"/>
              <w:noProof/>
              <w:sz w:val="24"/>
              <w:szCs w:val="24"/>
            </w:rPr>
          </w:pPr>
          <w:hyperlink w:anchor="_Toc37410423" w:history="1">
            <w:r w:rsidR="00014D39" w:rsidRPr="00230D53">
              <w:rPr>
                <w:rStyle w:val="Hipervnculo"/>
                <w:noProof/>
              </w:rPr>
              <w:t>4.1 Introducción.</w:t>
            </w:r>
            <w:r w:rsidR="00014D39">
              <w:rPr>
                <w:noProof/>
                <w:webHidden/>
              </w:rPr>
              <w:tab/>
            </w:r>
            <w:r w:rsidR="00014D39">
              <w:rPr>
                <w:noProof/>
                <w:webHidden/>
              </w:rPr>
              <w:fldChar w:fldCharType="begin"/>
            </w:r>
            <w:r w:rsidR="00014D39">
              <w:rPr>
                <w:noProof/>
                <w:webHidden/>
              </w:rPr>
              <w:instrText xml:space="preserve"> PAGEREF _Toc37410423 \h </w:instrText>
            </w:r>
            <w:r w:rsidR="00014D39">
              <w:rPr>
                <w:noProof/>
                <w:webHidden/>
              </w:rPr>
            </w:r>
            <w:r w:rsidR="00014D39">
              <w:rPr>
                <w:noProof/>
                <w:webHidden/>
              </w:rPr>
              <w:fldChar w:fldCharType="separate"/>
            </w:r>
            <w:r w:rsidR="00014D39">
              <w:rPr>
                <w:noProof/>
                <w:webHidden/>
              </w:rPr>
              <w:t>17</w:t>
            </w:r>
            <w:r w:rsidR="00014D39">
              <w:rPr>
                <w:noProof/>
                <w:webHidden/>
              </w:rPr>
              <w:fldChar w:fldCharType="end"/>
            </w:r>
          </w:hyperlink>
        </w:p>
        <w:p w14:paraId="267A71E8" w14:textId="03B5C431" w:rsidR="00014D39" w:rsidRDefault="002B49F8">
          <w:pPr>
            <w:pStyle w:val="TDC2"/>
            <w:rPr>
              <w:rFonts w:cstheme="minorBidi"/>
              <w:b w:val="0"/>
              <w:bCs w:val="0"/>
              <w:noProof/>
              <w:sz w:val="24"/>
              <w:szCs w:val="24"/>
            </w:rPr>
          </w:pPr>
          <w:hyperlink w:anchor="_Toc37410424" w:history="1">
            <w:r w:rsidR="00014D39" w:rsidRPr="00230D53">
              <w:rPr>
                <w:rStyle w:val="Hipervnculo"/>
                <w:noProof/>
              </w:rPr>
              <w:t>4.2 Protocolo de comunicación.</w:t>
            </w:r>
            <w:r w:rsidR="00014D39">
              <w:rPr>
                <w:noProof/>
                <w:webHidden/>
              </w:rPr>
              <w:tab/>
            </w:r>
            <w:r w:rsidR="00014D39">
              <w:rPr>
                <w:noProof/>
                <w:webHidden/>
              </w:rPr>
              <w:fldChar w:fldCharType="begin"/>
            </w:r>
            <w:r w:rsidR="00014D39">
              <w:rPr>
                <w:noProof/>
                <w:webHidden/>
              </w:rPr>
              <w:instrText xml:space="preserve"> PAGEREF _Toc37410424 \h </w:instrText>
            </w:r>
            <w:r w:rsidR="00014D39">
              <w:rPr>
                <w:noProof/>
                <w:webHidden/>
              </w:rPr>
            </w:r>
            <w:r w:rsidR="00014D39">
              <w:rPr>
                <w:noProof/>
                <w:webHidden/>
              </w:rPr>
              <w:fldChar w:fldCharType="separate"/>
            </w:r>
            <w:r w:rsidR="00014D39">
              <w:rPr>
                <w:noProof/>
                <w:webHidden/>
              </w:rPr>
              <w:t>17</w:t>
            </w:r>
            <w:r w:rsidR="00014D39">
              <w:rPr>
                <w:noProof/>
                <w:webHidden/>
              </w:rPr>
              <w:fldChar w:fldCharType="end"/>
            </w:r>
          </w:hyperlink>
        </w:p>
        <w:p w14:paraId="4270A341" w14:textId="1498C1F2" w:rsidR="00014D39" w:rsidRDefault="002B49F8">
          <w:pPr>
            <w:pStyle w:val="TDC3"/>
            <w:rPr>
              <w:rFonts w:cstheme="minorBidi"/>
              <w:noProof/>
              <w:sz w:val="24"/>
              <w:szCs w:val="24"/>
            </w:rPr>
          </w:pPr>
          <w:hyperlink w:anchor="_Toc37410425" w:history="1">
            <w:r w:rsidR="00014D39" w:rsidRPr="00230D53">
              <w:rPr>
                <w:rStyle w:val="Hipervnculo"/>
                <w:noProof/>
              </w:rPr>
              <w:t>4.2.1 Modelo cliente servidor.</w:t>
            </w:r>
            <w:r w:rsidR="00014D39">
              <w:rPr>
                <w:noProof/>
                <w:webHidden/>
              </w:rPr>
              <w:tab/>
            </w:r>
            <w:r w:rsidR="00014D39">
              <w:rPr>
                <w:noProof/>
                <w:webHidden/>
              </w:rPr>
              <w:fldChar w:fldCharType="begin"/>
            </w:r>
            <w:r w:rsidR="00014D39">
              <w:rPr>
                <w:noProof/>
                <w:webHidden/>
              </w:rPr>
              <w:instrText xml:space="preserve"> PAGEREF _Toc37410425 \h </w:instrText>
            </w:r>
            <w:r w:rsidR="00014D39">
              <w:rPr>
                <w:noProof/>
                <w:webHidden/>
              </w:rPr>
            </w:r>
            <w:r w:rsidR="00014D39">
              <w:rPr>
                <w:noProof/>
                <w:webHidden/>
              </w:rPr>
              <w:fldChar w:fldCharType="separate"/>
            </w:r>
            <w:r w:rsidR="00014D39">
              <w:rPr>
                <w:noProof/>
                <w:webHidden/>
              </w:rPr>
              <w:t>17</w:t>
            </w:r>
            <w:r w:rsidR="00014D39">
              <w:rPr>
                <w:noProof/>
                <w:webHidden/>
              </w:rPr>
              <w:fldChar w:fldCharType="end"/>
            </w:r>
          </w:hyperlink>
        </w:p>
        <w:p w14:paraId="7633C383" w14:textId="3E0C35CF" w:rsidR="00014D39" w:rsidRDefault="002B49F8">
          <w:pPr>
            <w:pStyle w:val="TDC3"/>
            <w:rPr>
              <w:rFonts w:cstheme="minorBidi"/>
              <w:noProof/>
              <w:sz w:val="24"/>
              <w:szCs w:val="24"/>
            </w:rPr>
          </w:pPr>
          <w:hyperlink w:anchor="_Toc37410426" w:history="1">
            <w:r w:rsidR="00014D39" w:rsidRPr="00230D53">
              <w:rPr>
                <w:rStyle w:val="Hipervnculo"/>
                <w:noProof/>
              </w:rPr>
              <w:t>4.2.2 Protocolo TCP.</w:t>
            </w:r>
            <w:r w:rsidR="00014D39">
              <w:rPr>
                <w:noProof/>
                <w:webHidden/>
              </w:rPr>
              <w:tab/>
            </w:r>
            <w:r w:rsidR="00014D39">
              <w:rPr>
                <w:noProof/>
                <w:webHidden/>
              </w:rPr>
              <w:fldChar w:fldCharType="begin"/>
            </w:r>
            <w:r w:rsidR="00014D39">
              <w:rPr>
                <w:noProof/>
                <w:webHidden/>
              </w:rPr>
              <w:instrText xml:space="preserve"> PAGEREF _Toc37410426 \h </w:instrText>
            </w:r>
            <w:r w:rsidR="00014D39">
              <w:rPr>
                <w:noProof/>
                <w:webHidden/>
              </w:rPr>
            </w:r>
            <w:r w:rsidR="00014D39">
              <w:rPr>
                <w:noProof/>
                <w:webHidden/>
              </w:rPr>
              <w:fldChar w:fldCharType="separate"/>
            </w:r>
            <w:r w:rsidR="00014D39">
              <w:rPr>
                <w:noProof/>
                <w:webHidden/>
              </w:rPr>
              <w:t>18</w:t>
            </w:r>
            <w:r w:rsidR="00014D39">
              <w:rPr>
                <w:noProof/>
                <w:webHidden/>
              </w:rPr>
              <w:fldChar w:fldCharType="end"/>
            </w:r>
          </w:hyperlink>
        </w:p>
        <w:p w14:paraId="3AE05CB2" w14:textId="4B4C682D" w:rsidR="00014D39" w:rsidRDefault="002B49F8">
          <w:pPr>
            <w:pStyle w:val="TDC3"/>
            <w:rPr>
              <w:rFonts w:cstheme="minorBidi"/>
              <w:noProof/>
              <w:sz w:val="24"/>
              <w:szCs w:val="24"/>
            </w:rPr>
          </w:pPr>
          <w:hyperlink w:anchor="_Toc37410427" w:history="1">
            <w:r w:rsidR="00014D39" w:rsidRPr="00230D53">
              <w:rPr>
                <w:rStyle w:val="Hipervnculo"/>
                <w:noProof/>
              </w:rPr>
              <w:t>4.2.3 Funcionamiento interno.</w:t>
            </w:r>
            <w:r w:rsidR="00014D39">
              <w:rPr>
                <w:noProof/>
                <w:webHidden/>
              </w:rPr>
              <w:tab/>
            </w:r>
            <w:r w:rsidR="00014D39">
              <w:rPr>
                <w:noProof/>
                <w:webHidden/>
              </w:rPr>
              <w:fldChar w:fldCharType="begin"/>
            </w:r>
            <w:r w:rsidR="00014D39">
              <w:rPr>
                <w:noProof/>
                <w:webHidden/>
              </w:rPr>
              <w:instrText xml:space="preserve"> PAGEREF _Toc37410427 \h </w:instrText>
            </w:r>
            <w:r w:rsidR="00014D39">
              <w:rPr>
                <w:noProof/>
                <w:webHidden/>
              </w:rPr>
            </w:r>
            <w:r w:rsidR="00014D39">
              <w:rPr>
                <w:noProof/>
                <w:webHidden/>
              </w:rPr>
              <w:fldChar w:fldCharType="separate"/>
            </w:r>
            <w:r w:rsidR="00014D39">
              <w:rPr>
                <w:noProof/>
                <w:webHidden/>
              </w:rPr>
              <w:t>18</w:t>
            </w:r>
            <w:r w:rsidR="00014D39">
              <w:rPr>
                <w:noProof/>
                <w:webHidden/>
              </w:rPr>
              <w:fldChar w:fldCharType="end"/>
            </w:r>
          </w:hyperlink>
        </w:p>
        <w:p w14:paraId="4C50E5EA" w14:textId="73258C1B" w:rsidR="00014D39" w:rsidRDefault="002B49F8">
          <w:pPr>
            <w:pStyle w:val="TDC2"/>
            <w:rPr>
              <w:rFonts w:cstheme="minorBidi"/>
              <w:b w:val="0"/>
              <w:bCs w:val="0"/>
              <w:noProof/>
              <w:sz w:val="24"/>
              <w:szCs w:val="24"/>
            </w:rPr>
          </w:pPr>
          <w:hyperlink w:anchor="_Toc37410428" w:history="1">
            <w:r w:rsidR="00014D39" w:rsidRPr="00230D53">
              <w:rPr>
                <w:rStyle w:val="Hipervnculo"/>
                <w:noProof/>
              </w:rPr>
              <w:t>4.3 Estructura del Servidor.</w:t>
            </w:r>
            <w:r w:rsidR="00014D39">
              <w:rPr>
                <w:noProof/>
                <w:webHidden/>
              </w:rPr>
              <w:tab/>
            </w:r>
            <w:r w:rsidR="00014D39">
              <w:rPr>
                <w:noProof/>
                <w:webHidden/>
              </w:rPr>
              <w:fldChar w:fldCharType="begin"/>
            </w:r>
            <w:r w:rsidR="00014D39">
              <w:rPr>
                <w:noProof/>
                <w:webHidden/>
              </w:rPr>
              <w:instrText xml:space="preserve"> PAGEREF _Toc37410428 \h </w:instrText>
            </w:r>
            <w:r w:rsidR="00014D39">
              <w:rPr>
                <w:noProof/>
                <w:webHidden/>
              </w:rPr>
            </w:r>
            <w:r w:rsidR="00014D39">
              <w:rPr>
                <w:noProof/>
                <w:webHidden/>
              </w:rPr>
              <w:fldChar w:fldCharType="separate"/>
            </w:r>
            <w:r w:rsidR="00014D39">
              <w:rPr>
                <w:noProof/>
                <w:webHidden/>
              </w:rPr>
              <w:t>18</w:t>
            </w:r>
            <w:r w:rsidR="00014D39">
              <w:rPr>
                <w:noProof/>
                <w:webHidden/>
              </w:rPr>
              <w:fldChar w:fldCharType="end"/>
            </w:r>
          </w:hyperlink>
        </w:p>
        <w:p w14:paraId="56912643" w14:textId="5DEABAE2" w:rsidR="00014D39" w:rsidRDefault="002B49F8">
          <w:pPr>
            <w:pStyle w:val="TDC3"/>
            <w:rPr>
              <w:rFonts w:cstheme="minorBidi"/>
              <w:noProof/>
              <w:sz w:val="24"/>
              <w:szCs w:val="24"/>
            </w:rPr>
          </w:pPr>
          <w:hyperlink w:anchor="_Toc37410429" w:history="1">
            <w:r w:rsidR="00014D39" w:rsidRPr="00230D53">
              <w:rPr>
                <w:rStyle w:val="Hipervnculo"/>
                <w:noProof/>
              </w:rPr>
              <w:t>4.3.1 Estructura interna.</w:t>
            </w:r>
            <w:r w:rsidR="00014D39">
              <w:rPr>
                <w:noProof/>
                <w:webHidden/>
              </w:rPr>
              <w:tab/>
            </w:r>
            <w:r w:rsidR="00014D39">
              <w:rPr>
                <w:noProof/>
                <w:webHidden/>
              </w:rPr>
              <w:fldChar w:fldCharType="begin"/>
            </w:r>
            <w:r w:rsidR="00014D39">
              <w:rPr>
                <w:noProof/>
                <w:webHidden/>
              </w:rPr>
              <w:instrText xml:space="preserve"> PAGEREF _Toc37410429 \h </w:instrText>
            </w:r>
            <w:r w:rsidR="00014D39">
              <w:rPr>
                <w:noProof/>
                <w:webHidden/>
              </w:rPr>
            </w:r>
            <w:r w:rsidR="00014D39">
              <w:rPr>
                <w:noProof/>
                <w:webHidden/>
              </w:rPr>
              <w:fldChar w:fldCharType="separate"/>
            </w:r>
            <w:r w:rsidR="00014D39">
              <w:rPr>
                <w:noProof/>
                <w:webHidden/>
              </w:rPr>
              <w:t>18</w:t>
            </w:r>
            <w:r w:rsidR="00014D39">
              <w:rPr>
                <w:noProof/>
                <w:webHidden/>
              </w:rPr>
              <w:fldChar w:fldCharType="end"/>
            </w:r>
          </w:hyperlink>
        </w:p>
        <w:p w14:paraId="1975B388" w14:textId="1044E05A" w:rsidR="00014D39" w:rsidRDefault="002B49F8">
          <w:pPr>
            <w:pStyle w:val="TDC2"/>
            <w:rPr>
              <w:rFonts w:cstheme="minorBidi"/>
              <w:b w:val="0"/>
              <w:bCs w:val="0"/>
              <w:noProof/>
              <w:sz w:val="24"/>
              <w:szCs w:val="24"/>
            </w:rPr>
          </w:pPr>
          <w:hyperlink w:anchor="_Toc37410430" w:history="1">
            <w:r w:rsidR="00014D39" w:rsidRPr="00230D53">
              <w:rPr>
                <w:rStyle w:val="Hipervnculo"/>
                <w:noProof/>
              </w:rPr>
              <w:t>4.4 Estructura de la aplicación del cliente.</w:t>
            </w:r>
            <w:r w:rsidR="00014D39">
              <w:rPr>
                <w:noProof/>
                <w:webHidden/>
              </w:rPr>
              <w:tab/>
            </w:r>
            <w:r w:rsidR="00014D39">
              <w:rPr>
                <w:noProof/>
                <w:webHidden/>
              </w:rPr>
              <w:fldChar w:fldCharType="begin"/>
            </w:r>
            <w:r w:rsidR="00014D39">
              <w:rPr>
                <w:noProof/>
                <w:webHidden/>
              </w:rPr>
              <w:instrText xml:space="preserve"> PAGEREF _Toc37410430 \h </w:instrText>
            </w:r>
            <w:r w:rsidR="00014D39">
              <w:rPr>
                <w:noProof/>
                <w:webHidden/>
              </w:rPr>
            </w:r>
            <w:r w:rsidR="00014D39">
              <w:rPr>
                <w:noProof/>
                <w:webHidden/>
              </w:rPr>
              <w:fldChar w:fldCharType="separate"/>
            </w:r>
            <w:r w:rsidR="00014D39">
              <w:rPr>
                <w:noProof/>
                <w:webHidden/>
              </w:rPr>
              <w:t>19</w:t>
            </w:r>
            <w:r w:rsidR="00014D39">
              <w:rPr>
                <w:noProof/>
                <w:webHidden/>
              </w:rPr>
              <w:fldChar w:fldCharType="end"/>
            </w:r>
          </w:hyperlink>
        </w:p>
        <w:p w14:paraId="53751E0E" w14:textId="23256E92" w:rsidR="00014D39" w:rsidRDefault="002B49F8">
          <w:pPr>
            <w:pStyle w:val="TDC3"/>
            <w:rPr>
              <w:rFonts w:cstheme="minorBidi"/>
              <w:noProof/>
              <w:sz w:val="24"/>
              <w:szCs w:val="24"/>
            </w:rPr>
          </w:pPr>
          <w:hyperlink w:anchor="_Toc37410431" w:history="1">
            <w:r w:rsidR="00014D39" w:rsidRPr="00230D53">
              <w:rPr>
                <w:rStyle w:val="Hipervnculo"/>
                <w:noProof/>
              </w:rPr>
              <w:t>4.4.1 Logo de la aplicación.</w:t>
            </w:r>
            <w:r w:rsidR="00014D39">
              <w:rPr>
                <w:noProof/>
                <w:webHidden/>
              </w:rPr>
              <w:tab/>
            </w:r>
            <w:r w:rsidR="00014D39">
              <w:rPr>
                <w:noProof/>
                <w:webHidden/>
              </w:rPr>
              <w:fldChar w:fldCharType="begin"/>
            </w:r>
            <w:r w:rsidR="00014D39">
              <w:rPr>
                <w:noProof/>
                <w:webHidden/>
              </w:rPr>
              <w:instrText xml:space="preserve"> PAGEREF _Toc37410431 \h </w:instrText>
            </w:r>
            <w:r w:rsidR="00014D39">
              <w:rPr>
                <w:noProof/>
                <w:webHidden/>
              </w:rPr>
            </w:r>
            <w:r w:rsidR="00014D39">
              <w:rPr>
                <w:noProof/>
                <w:webHidden/>
              </w:rPr>
              <w:fldChar w:fldCharType="separate"/>
            </w:r>
            <w:r w:rsidR="00014D39">
              <w:rPr>
                <w:noProof/>
                <w:webHidden/>
              </w:rPr>
              <w:t>19</w:t>
            </w:r>
            <w:r w:rsidR="00014D39">
              <w:rPr>
                <w:noProof/>
                <w:webHidden/>
              </w:rPr>
              <w:fldChar w:fldCharType="end"/>
            </w:r>
          </w:hyperlink>
        </w:p>
        <w:p w14:paraId="4F0EDB06" w14:textId="16D1B2CD" w:rsidR="00014D39" w:rsidRDefault="002B49F8">
          <w:pPr>
            <w:pStyle w:val="TDC3"/>
            <w:rPr>
              <w:rFonts w:cstheme="minorBidi"/>
              <w:noProof/>
              <w:sz w:val="24"/>
              <w:szCs w:val="24"/>
            </w:rPr>
          </w:pPr>
          <w:hyperlink w:anchor="_Toc37410432" w:history="1">
            <w:r w:rsidR="00014D39" w:rsidRPr="00230D53">
              <w:rPr>
                <w:rStyle w:val="Hipervnculo"/>
                <w:noProof/>
              </w:rPr>
              <w:t>4.4.2 Ventanas de la aplicación.</w:t>
            </w:r>
            <w:r w:rsidR="00014D39">
              <w:rPr>
                <w:noProof/>
                <w:webHidden/>
              </w:rPr>
              <w:tab/>
            </w:r>
            <w:r w:rsidR="00014D39">
              <w:rPr>
                <w:noProof/>
                <w:webHidden/>
              </w:rPr>
              <w:fldChar w:fldCharType="begin"/>
            </w:r>
            <w:r w:rsidR="00014D39">
              <w:rPr>
                <w:noProof/>
                <w:webHidden/>
              </w:rPr>
              <w:instrText xml:space="preserve"> PAGEREF _Toc37410432 \h </w:instrText>
            </w:r>
            <w:r w:rsidR="00014D39">
              <w:rPr>
                <w:noProof/>
                <w:webHidden/>
              </w:rPr>
            </w:r>
            <w:r w:rsidR="00014D39">
              <w:rPr>
                <w:noProof/>
                <w:webHidden/>
              </w:rPr>
              <w:fldChar w:fldCharType="separate"/>
            </w:r>
            <w:r w:rsidR="00014D39">
              <w:rPr>
                <w:noProof/>
                <w:webHidden/>
              </w:rPr>
              <w:t>20</w:t>
            </w:r>
            <w:r w:rsidR="00014D39">
              <w:rPr>
                <w:noProof/>
                <w:webHidden/>
              </w:rPr>
              <w:fldChar w:fldCharType="end"/>
            </w:r>
          </w:hyperlink>
        </w:p>
        <w:p w14:paraId="07F54A27" w14:textId="2FCC2E10" w:rsidR="00014D39" w:rsidRDefault="002B49F8">
          <w:pPr>
            <w:pStyle w:val="TDC3"/>
            <w:rPr>
              <w:rFonts w:cstheme="minorBidi"/>
              <w:noProof/>
              <w:sz w:val="24"/>
              <w:szCs w:val="24"/>
            </w:rPr>
          </w:pPr>
          <w:hyperlink w:anchor="_Toc37410433" w:history="1">
            <w:r w:rsidR="00014D39" w:rsidRPr="00230D53">
              <w:rPr>
                <w:rStyle w:val="Hipervnculo"/>
                <w:noProof/>
              </w:rPr>
              <w:t>4.4.3 Estructura interna.</w:t>
            </w:r>
            <w:r w:rsidR="00014D39">
              <w:rPr>
                <w:noProof/>
                <w:webHidden/>
              </w:rPr>
              <w:tab/>
            </w:r>
            <w:r w:rsidR="00014D39">
              <w:rPr>
                <w:noProof/>
                <w:webHidden/>
              </w:rPr>
              <w:fldChar w:fldCharType="begin"/>
            </w:r>
            <w:r w:rsidR="00014D39">
              <w:rPr>
                <w:noProof/>
                <w:webHidden/>
              </w:rPr>
              <w:instrText xml:space="preserve"> PAGEREF _Toc37410433 \h </w:instrText>
            </w:r>
            <w:r w:rsidR="00014D39">
              <w:rPr>
                <w:noProof/>
                <w:webHidden/>
              </w:rPr>
            </w:r>
            <w:r w:rsidR="00014D39">
              <w:rPr>
                <w:noProof/>
                <w:webHidden/>
              </w:rPr>
              <w:fldChar w:fldCharType="separate"/>
            </w:r>
            <w:r w:rsidR="00014D39">
              <w:rPr>
                <w:noProof/>
                <w:webHidden/>
              </w:rPr>
              <w:t>22</w:t>
            </w:r>
            <w:r w:rsidR="00014D39">
              <w:rPr>
                <w:noProof/>
                <w:webHidden/>
              </w:rPr>
              <w:fldChar w:fldCharType="end"/>
            </w:r>
          </w:hyperlink>
        </w:p>
        <w:p w14:paraId="682A6CE4" w14:textId="7574D2F8" w:rsidR="00014D39" w:rsidRDefault="002B49F8">
          <w:pPr>
            <w:pStyle w:val="TDC1"/>
            <w:tabs>
              <w:tab w:val="left" w:pos="480"/>
            </w:tabs>
            <w:rPr>
              <w:rFonts w:cstheme="minorBidi"/>
              <w:b w:val="0"/>
              <w:bCs w:val="0"/>
              <w:i w:val="0"/>
              <w:iCs w:val="0"/>
              <w:noProof/>
            </w:rPr>
          </w:pPr>
          <w:hyperlink w:anchor="_Toc37410434" w:history="1">
            <w:r w:rsidR="00014D39" w:rsidRPr="00230D53">
              <w:rPr>
                <w:rStyle w:val="Hipervnculo"/>
                <w:noProof/>
              </w:rPr>
              <w:t>5.</w:t>
            </w:r>
            <w:r w:rsidR="00014D39">
              <w:rPr>
                <w:rFonts w:cstheme="minorBidi"/>
                <w:b w:val="0"/>
                <w:bCs w:val="0"/>
                <w:i w:val="0"/>
                <w:iCs w:val="0"/>
                <w:noProof/>
              </w:rPr>
              <w:tab/>
            </w:r>
            <w:r w:rsidR="00014D39" w:rsidRPr="00230D53">
              <w:rPr>
                <w:rStyle w:val="Hipervnculo"/>
                <w:noProof/>
              </w:rPr>
              <w:t>Diseño del reconocedor basado en IA.</w:t>
            </w:r>
            <w:r w:rsidR="00014D39">
              <w:rPr>
                <w:noProof/>
                <w:webHidden/>
              </w:rPr>
              <w:tab/>
            </w:r>
            <w:r w:rsidR="00014D39">
              <w:rPr>
                <w:noProof/>
                <w:webHidden/>
              </w:rPr>
              <w:fldChar w:fldCharType="begin"/>
            </w:r>
            <w:r w:rsidR="00014D39">
              <w:rPr>
                <w:noProof/>
                <w:webHidden/>
              </w:rPr>
              <w:instrText xml:space="preserve"> PAGEREF _Toc37410434 \h </w:instrText>
            </w:r>
            <w:r w:rsidR="00014D39">
              <w:rPr>
                <w:noProof/>
                <w:webHidden/>
              </w:rPr>
            </w:r>
            <w:r w:rsidR="00014D39">
              <w:rPr>
                <w:noProof/>
                <w:webHidden/>
              </w:rPr>
              <w:fldChar w:fldCharType="separate"/>
            </w:r>
            <w:r w:rsidR="00014D39">
              <w:rPr>
                <w:noProof/>
                <w:webHidden/>
              </w:rPr>
              <w:t>26</w:t>
            </w:r>
            <w:r w:rsidR="00014D39">
              <w:rPr>
                <w:noProof/>
                <w:webHidden/>
              </w:rPr>
              <w:fldChar w:fldCharType="end"/>
            </w:r>
          </w:hyperlink>
        </w:p>
        <w:p w14:paraId="3EA065E8" w14:textId="2F0E5466" w:rsidR="00014D39" w:rsidRDefault="002B49F8">
          <w:pPr>
            <w:pStyle w:val="TDC2"/>
            <w:rPr>
              <w:rFonts w:cstheme="minorBidi"/>
              <w:b w:val="0"/>
              <w:bCs w:val="0"/>
              <w:noProof/>
              <w:sz w:val="24"/>
              <w:szCs w:val="24"/>
            </w:rPr>
          </w:pPr>
          <w:hyperlink w:anchor="_Toc37410435" w:history="1">
            <w:r w:rsidR="00014D39" w:rsidRPr="00230D53">
              <w:rPr>
                <w:rStyle w:val="Hipervnculo"/>
                <w:noProof/>
              </w:rPr>
              <w:t>5.1 Introducción.</w:t>
            </w:r>
            <w:r w:rsidR="00014D39">
              <w:rPr>
                <w:noProof/>
                <w:webHidden/>
              </w:rPr>
              <w:tab/>
            </w:r>
            <w:r w:rsidR="00014D39">
              <w:rPr>
                <w:noProof/>
                <w:webHidden/>
              </w:rPr>
              <w:fldChar w:fldCharType="begin"/>
            </w:r>
            <w:r w:rsidR="00014D39">
              <w:rPr>
                <w:noProof/>
                <w:webHidden/>
              </w:rPr>
              <w:instrText xml:space="preserve"> PAGEREF _Toc37410435 \h </w:instrText>
            </w:r>
            <w:r w:rsidR="00014D39">
              <w:rPr>
                <w:noProof/>
                <w:webHidden/>
              </w:rPr>
            </w:r>
            <w:r w:rsidR="00014D39">
              <w:rPr>
                <w:noProof/>
                <w:webHidden/>
              </w:rPr>
              <w:fldChar w:fldCharType="separate"/>
            </w:r>
            <w:r w:rsidR="00014D39">
              <w:rPr>
                <w:noProof/>
                <w:webHidden/>
              </w:rPr>
              <w:t>26</w:t>
            </w:r>
            <w:r w:rsidR="00014D39">
              <w:rPr>
                <w:noProof/>
                <w:webHidden/>
              </w:rPr>
              <w:fldChar w:fldCharType="end"/>
            </w:r>
          </w:hyperlink>
        </w:p>
        <w:p w14:paraId="2A725185" w14:textId="46B17D90" w:rsidR="00014D39" w:rsidRDefault="002B49F8">
          <w:pPr>
            <w:pStyle w:val="TDC2"/>
            <w:rPr>
              <w:rFonts w:cstheme="minorBidi"/>
              <w:b w:val="0"/>
              <w:bCs w:val="0"/>
              <w:noProof/>
              <w:sz w:val="24"/>
              <w:szCs w:val="24"/>
            </w:rPr>
          </w:pPr>
          <w:hyperlink w:anchor="_Toc37410436" w:history="1">
            <w:r w:rsidR="00014D39" w:rsidRPr="00230D53">
              <w:rPr>
                <w:rStyle w:val="Hipervnculo"/>
                <w:noProof/>
              </w:rPr>
              <w:t>5.2 Vista teórica.</w:t>
            </w:r>
            <w:r w:rsidR="00014D39">
              <w:rPr>
                <w:noProof/>
                <w:webHidden/>
              </w:rPr>
              <w:tab/>
            </w:r>
            <w:r w:rsidR="00014D39">
              <w:rPr>
                <w:noProof/>
                <w:webHidden/>
              </w:rPr>
              <w:fldChar w:fldCharType="begin"/>
            </w:r>
            <w:r w:rsidR="00014D39">
              <w:rPr>
                <w:noProof/>
                <w:webHidden/>
              </w:rPr>
              <w:instrText xml:space="preserve"> PAGEREF _Toc37410436 \h </w:instrText>
            </w:r>
            <w:r w:rsidR="00014D39">
              <w:rPr>
                <w:noProof/>
                <w:webHidden/>
              </w:rPr>
            </w:r>
            <w:r w:rsidR="00014D39">
              <w:rPr>
                <w:noProof/>
                <w:webHidden/>
              </w:rPr>
              <w:fldChar w:fldCharType="separate"/>
            </w:r>
            <w:r w:rsidR="00014D39">
              <w:rPr>
                <w:noProof/>
                <w:webHidden/>
              </w:rPr>
              <w:t>27</w:t>
            </w:r>
            <w:r w:rsidR="00014D39">
              <w:rPr>
                <w:noProof/>
                <w:webHidden/>
              </w:rPr>
              <w:fldChar w:fldCharType="end"/>
            </w:r>
          </w:hyperlink>
        </w:p>
        <w:p w14:paraId="7EAE25CB" w14:textId="08647A2B" w:rsidR="00014D39" w:rsidRDefault="002B49F8">
          <w:pPr>
            <w:pStyle w:val="TDC3"/>
            <w:rPr>
              <w:rFonts w:cstheme="minorBidi"/>
              <w:noProof/>
              <w:sz w:val="24"/>
              <w:szCs w:val="24"/>
            </w:rPr>
          </w:pPr>
          <w:hyperlink w:anchor="_Toc37410437" w:history="1">
            <w:r w:rsidR="00014D39" w:rsidRPr="00230D53">
              <w:rPr>
                <w:rStyle w:val="Hipervnculo"/>
                <w:noProof/>
              </w:rPr>
              <w:t>5.2.1 Clasificación vs detección.</w:t>
            </w:r>
            <w:r w:rsidR="00014D39">
              <w:rPr>
                <w:noProof/>
                <w:webHidden/>
              </w:rPr>
              <w:tab/>
            </w:r>
            <w:r w:rsidR="00014D39">
              <w:rPr>
                <w:noProof/>
                <w:webHidden/>
              </w:rPr>
              <w:fldChar w:fldCharType="begin"/>
            </w:r>
            <w:r w:rsidR="00014D39">
              <w:rPr>
                <w:noProof/>
                <w:webHidden/>
              </w:rPr>
              <w:instrText xml:space="preserve"> PAGEREF _Toc37410437 \h </w:instrText>
            </w:r>
            <w:r w:rsidR="00014D39">
              <w:rPr>
                <w:noProof/>
                <w:webHidden/>
              </w:rPr>
            </w:r>
            <w:r w:rsidR="00014D39">
              <w:rPr>
                <w:noProof/>
                <w:webHidden/>
              </w:rPr>
              <w:fldChar w:fldCharType="separate"/>
            </w:r>
            <w:r w:rsidR="00014D39">
              <w:rPr>
                <w:noProof/>
                <w:webHidden/>
              </w:rPr>
              <w:t>27</w:t>
            </w:r>
            <w:r w:rsidR="00014D39">
              <w:rPr>
                <w:noProof/>
                <w:webHidden/>
              </w:rPr>
              <w:fldChar w:fldCharType="end"/>
            </w:r>
          </w:hyperlink>
        </w:p>
        <w:p w14:paraId="79ECCBB6" w14:textId="37F8D62E" w:rsidR="00014D39" w:rsidRDefault="002B49F8">
          <w:pPr>
            <w:pStyle w:val="TDC3"/>
            <w:rPr>
              <w:rFonts w:cstheme="minorBidi"/>
              <w:noProof/>
              <w:sz w:val="24"/>
              <w:szCs w:val="24"/>
            </w:rPr>
          </w:pPr>
          <w:hyperlink w:anchor="_Toc37410438" w:history="1">
            <w:r w:rsidR="00014D39" w:rsidRPr="00230D53">
              <w:rPr>
                <w:rStyle w:val="Hipervnculo"/>
                <w:noProof/>
              </w:rPr>
              <w:t>5.2.2 SSD – Single shot detector.</w:t>
            </w:r>
            <w:r w:rsidR="00014D39">
              <w:rPr>
                <w:noProof/>
                <w:webHidden/>
              </w:rPr>
              <w:tab/>
            </w:r>
            <w:r w:rsidR="00014D39">
              <w:rPr>
                <w:noProof/>
                <w:webHidden/>
              </w:rPr>
              <w:fldChar w:fldCharType="begin"/>
            </w:r>
            <w:r w:rsidR="00014D39">
              <w:rPr>
                <w:noProof/>
                <w:webHidden/>
              </w:rPr>
              <w:instrText xml:space="preserve"> PAGEREF _Toc37410438 \h </w:instrText>
            </w:r>
            <w:r w:rsidR="00014D39">
              <w:rPr>
                <w:noProof/>
                <w:webHidden/>
              </w:rPr>
            </w:r>
            <w:r w:rsidR="00014D39">
              <w:rPr>
                <w:noProof/>
                <w:webHidden/>
              </w:rPr>
              <w:fldChar w:fldCharType="separate"/>
            </w:r>
            <w:r w:rsidR="00014D39">
              <w:rPr>
                <w:noProof/>
                <w:webHidden/>
              </w:rPr>
              <w:t>27</w:t>
            </w:r>
            <w:r w:rsidR="00014D39">
              <w:rPr>
                <w:noProof/>
                <w:webHidden/>
              </w:rPr>
              <w:fldChar w:fldCharType="end"/>
            </w:r>
          </w:hyperlink>
        </w:p>
        <w:p w14:paraId="0C5005C6" w14:textId="3BB82184" w:rsidR="00014D39" w:rsidRDefault="002B49F8">
          <w:pPr>
            <w:pStyle w:val="TDC2"/>
            <w:rPr>
              <w:rFonts w:cstheme="minorBidi"/>
              <w:b w:val="0"/>
              <w:bCs w:val="0"/>
              <w:noProof/>
              <w:sz w:val="24"/>
              <w:szCs w:val="24"/>
            </w:rPr>
          </w:pPr>
          <w:hyperlink w:anchor="_Toc37410439" w:history="1">
            <w:r w:rsidR="00014D39" w:rsidRPr="00230D53">
              <w:rPr>
                <w:rStyle w:val="Hipervnculo"/>
                <w:noProof/>
              </w:rPr>
              <w:t>5.3 Tensorflow API.</w:t>
            </w:r>
            <w:r w:rsidR="00014D39">
              <w:rPr>
                <w:noProof/>
                <w:webHidden/>
              </w:rPr>
              <w:tab/>
            </w:r>
            <w:r w:rsidR="00014D39">
              <w:rPr>
                <w:noProof/>
                <w:webHidden/>
              </w:rPr>
              <w:fldChar w:fldCharType="begin"/>
            </w:r>
            <w:r w:rsidR="00014D39">
              <w:rPr>
                <w:noProof/>
                <w:webHidden/>
              </w:rPr>
              <w:instrText xml:space="preserve"> PAGEREF _Toc37410439 \h </w:instrText>
            </w:r>
            <w:r w:rsidR="00014D39">
              <w:rPr>
                <w:noProof/>
                <w:webHidden/>
              </w:rPr>
            </w:r>
            <w:r w:rsidR="00014D39">
              <w:rPr>
                <w:noProof/>
                <w:webHidden/>
              </w:rPr>
              <w:fldChar w:fldCharType="separate"/>
            </w:r>
            <w:r w:rsidR="00014D39">
              <w:rPr>
                <w:noProof/>
                <w:webHidden/>
              </w:rPr>
              <w:t>27</w:t>
            </w:r>
            <w:r w:rsidR="00014D39">
              <w:rPr>
                <w:noProof/>
                <w:webHidden/>
              </w:rPr>
              <w:fldChar w:fldCharType="end"/>
            </w:r>
          </w:hyperlink>
        </w:p>
        <w:p w14:paraId="74FA2BC2" w14:textId="711F9279" w:rsidR="00014D39" w:rsidRDefault="002B49F8">
          <w:pPr>
            <w:pStyle w:val="TDC3"/>
            <w:rPr>
              <w:rFonts w:cstheme="minorBidi"/>
              <w:noProof/>
              <w:sz w:val="24"/>
              <w:szCs w:val="24"/>
            </w:rPr>
          </w:pPr>
          <w:hyperlink w:anchor="_Toc37410440" w:history="1">
            <w:r w:rsidR="00014D39" w:rsidRPr="00230D53">
              <w:rPr>
                <w:rStyle w:val="Hipervnculo"/>
                <w:noProof/>
              </w:rPr>
              <w:t>5.3.1 Comparación de modelos pre-entrenados.</w:t>
            </w:r>
            <w:r w:rsidR="00014D39">
              <w:rPr>
                <w:noProof/>
                <w:webHidden/>
              </w:rPr>
              <w:tab/>
            </w:r>
            <w:r w:rsidR="00014D39">
              <w:rPr>
                <w:noProof/>
                <w:webHidden/>
              </w:rPr>
              <w:fldChar w:fldCharType="begin"/>
            </w:r>
            <w:r w:rsidR="00014D39">
              <w:rPr>
                <w:noProof/>
                <w:webHidden/>
              </w:rPr>
              <w:instrText xml:space="preserve"> PAGEREF _Toc37410440 \h </w:instrText>
            </w:r>
            <w:r w:rsidR="00014D39">
              <w:rPr>
                <w:noProof/>
                <w:webHidden/>
              </w:rPr>
            </w:r>
            <w:r w:rsidR="00014D39">
              <w:rPr>
                <w:noProof/>
                <w:webHidden/>
              </w:rPr>
              <w:fldChar w:fldCharType="separate"/>
            </w:r>
            <w:r w:rsidR="00014D39">
              <w:rPr>
                <w:noProof/>
                <w:webHidden/>
              </w:rPr>
              <w:t>28</w:t>
            </w:r>
            <w:r w:rsidR="00014D39">
              <w:rPr>
                <w:noProof/>
                <w:webHidden/>
              </w:rPr>
              <w:fldChar w:fldCharType="end"/>
            </w:r>
          </w:hyperlink>
        </w:p>
        <w:p w14:paraId="3C6D9F79" w14:textId="5CCEF54B" w:rsidR="00014D39" w:rsidRDefault="002B49F8">
          <w:pPr>
            <w:pStyle w:val="TDC2"/>
            <w:rPr>
              <w:rFonts w:cstheme="minorBidi"/>
              <w:b w:val="0"/>
              <w:bCs w:val="0"/>
              <w:noProof/>
              <w:sz w:val="24"/>
              <w:szCs w:val="24"/>
            </w:rPr>
          </w:pPr>
          <w:hyperlink w:anchor="_Toc37410441" w:history="1">
            <w:r w:rsidR="00014D39" w:rsidRPr="00230D53">
              <w:rPr>
                <w:rStyle w:val="Hipervnculo"/>
                <w:noProof/>
              </w:rPr>
              <w:t>5.5 Esquema de ejecución.</w:t>
            </w:r>
            <w:r w:rsidR="00014D39">
              <w:rPr>
                <w:noProof/>
                <w:webHidden/>
              </w:rPr>
              <w:tab/>
            </w:r>
            <w:r w:rsidR="00014D39">
              <w:rPr>
                <w:noProof/>
                <w:webHidden/>
              </w:rPr>
              <w:fldChar w:fldCharType="begin"/>
            </w:r>
            <w:r w:rsidR="00014D39">
              <w:rPr>
                <w:noProof/>
                <w:webHidden/>
              </w:rPr>
              <w:instrText xml:space="preserve"> PAGEREF _Toc37410441 \h </w:instrText>
            </w:r>
            <w:r w:rsidR="00014D39">
              <w:rPr>
                <w:noProof/>
                <w:webHidden/>
              </w:rPr>
            </w:r>
            <w:r w:rsidR="00014D39">
              <w:rPr>
                <w:noProof/>
                <w:webHidden/>
              </w:rPr>
              <w:fldChar w:fldCharType="separate"/>
            </w:r>
            <w:r w:rsidR="00014D39">
              <w:rPr>
                <w:noProof/>
                <w:webHidden/>
              </w:rPr>
              <w:t>29</w:t>
            </w:r>
            <w:r w:rsidR="00014D39">
              <w:rPr>
                <w:noProof/>
                <w:webHidden/>
              </w:rPr>
              <w:fldChar w:fldCharType="end"/>
            </w:r>
          </w:hyperlink>
        </w:p>
        <w:p w14:paraId="548BB14F" w14:textId="73466A3B" w:rsidR="00014D39" w:rsidRDefault="002B49F8">
          <w:pPr>
            <w:pStyle w:val="TDC2"/>
            <w:rPr>
              <w:rFonts w:cstheme="minorBidi"/>
              <w:b w:val="0"/>
              <w:bCs w:val="0"/>
              <w:noProof/>
              <w:sz w:val="24"/>
              <w:szCs w:val="24"/>
            </w:rPr>
          </w:pPr>
          <w:hyperlink w:anchor="_Toc37410442" w:history="1">
            <w:r w:rsidR="00014D39" w:rsidRPr="00230D53">
              <w:rPr>
                <w:rStyle w:val="Hipervnculo"/>
                <w:noProof/>
              </w:rPr>
              <w:t>5.6 Funcionamiento interno</w:t>
            </w:r>
            <w:r w:rsidR="00014D39">
              <w:rPr>
                <w:noProof/>
                <w:webHidden/>
              </w:rPr>
              <w:tab/>
            </w:r>
            <w:r w:rsidR="00014D39">
              <w:rPr>
                <w:noProof/>
                <w:webHidden/>
              </w:rPr>
              <w:fldChar w:fldCharType="begin"/>
            </w:r>
            <w:r w:rsidR="00014D39">
              <w:rPr>
                <w:noProof/>
                <w:webHidden/>
              </w:rPr>
              <w:instrText xml:space="preserve"> PAGEREF _Toc37410442 \h </w:instrText>
            </w:r>
            <w:r w:rsidR="00014D39">
              <w:rPr>
                <w:noProof/>
                <w:webHidden/>
              </w:rPr>
            </w:r>
            <w:r w:rsidR="00014D39">
              <w:rPr>
                <w:noProof/>
                <w:webHidden/>
              </w:rPr>
              <w:fldChar w:fldCharType="separate"/>
            </w:r>
            <w:r w:rsidR="00014D39">
              <w:rPr>
                <w:noProof/>
                <w:webHidden/>
              </w:rPr>
              <w:t>30</w:t>
            </w:r>
            <w:r w:rsidR="00014D39">
              <w:rPr>
                <w:noProof/>
                <w:webHidden/>
              </w:rPr>
              <w:fldChar w:fldCharType="end"/>
            </w:r>
          </w:hyperlink>
        </w:p>
        <w:p w14:paraId="0E1E0110" w14:textId="1496285C" w:rsidR="00014D39" w:rsidRDefault="002B49F8">
          <w:pPr>
            <w:pStyle w:val="TDC1"/>
            <w:rPr>
              <w:rFonts w:cstheme="minorBidi"/>
              <w:b w:val="0"/>
              <w:bCs w:val="0"/>
              <w:i w:val="0"/>
              <w:iCs w:val="0"/>
              <w:noProof/>
            </w:rPr>
          </w:pPr>
          <w:hyperlink w:anchor="_Toc37410443" w:history="1">
            <w:r w:rsidR="00014D39" w:rsidRPr="00230D53">
              <w:rPr>
                <w:rStyle w:val="Hipervnculo"/>
                <w:noProof/>
              </w:rPr>
              <w:t>Conclusiones.</w:t>
            </w:r>
            <w:r w:rsidR="00014D39">
              <w:rPr>
                <w:noProof/>
                <w:webHidden/>
              </w:rPr>
              <w:tab/>
            </w:r>
            <w:r w:rsidR="00014D39">
              <w:rPr>
                <w:noProof/>
                <w:webHidden/>
              </w:rPr>
              <w:fldChar w:fldCharType="begin"/>
            </w:r>
            <w:r w:rsidR="00014D39">
              <w:rPr>
                <w:noProof/>
                <w:webHidden/>
              </w:rPr>
              <w:instrText xml:space="preserve"> PAGEREF _Toc37410443 \h </w:instrText>
            </w:r>
            <w:r w:rsidR="00014D39">
              <w:rPr>
                <w:noProof/>
                <w:webHidden/>
              </w:rPr>
            </w:r>
            <w:r w:rsidR="00014D39">
              <w:rPr>
                <w:noProof/>
                <w:webHidden/>
              </w:rPr>
              <w:fldChar w:fldCharType="separate"/>
            </w:r>
            <w:r w:rsidR="00014D39">
              <w:rPr>
                <w:noProof/>
                <w:webHidden/>
              </w:rPr>
              <w:t>31</w:t>
            </w:r>
            <w:r w:rsidR="00014D39">
              <w:rPr>
                <w:noProof/>
                <w:webHidden/>
              </w:rPr>
              <w:fldChar w:fldCharType="end"/>
            </w:r>
          </w:hyperlink>
        </w:p>
        <w:p w14:paraId="301B82BA" w14:textId="5E105E15" w:rsidR="00014D39" w:rsidRDefault="002B49F8">
          <w:pPr>
            <w:pStyle w:val="TDC1"/>
            <w:rPr>
              <w:rFonts w:cstheme="minorBidi"/>
              <w:b w:val="0"/>
              <w:bCs w:val="0"/>
              <w:i w:val="0"/>
              <w:iCs w:val="0"/>
              <w:noProof/>
            </w:rPr>
          </w:pPr>
          <w:hyperlink w:anchor="_Toc37410444" w:history="1">
            <w:r w:rsidR="00014D39" w:rsidRPr="00230D53">
              <w:rPr>
                <w:rStyle w:val="Hipervnculo"/>
                <w:noProof/>
              </w:rPr>
              <w:t>Bibliografía.</w:t>
            </w:r>
            <w:r w:rsidR="00014D39">
              <w:rPr>
                <w:noProof/>
                <w:webHidden/>
              </w:rPr>
              <w:tab/>
            </w:r>
            <w:r w:rsidR="00014D39">
              <w:rPr>
                <w:noProof/>
                <w:webHidden/>
              </w:rPr>
              <w:fldChar w:fldCharType="begin"/>
            </w:r>
            <w:r w:rsidR="00014D39">
              <w:rPr>
                <w:noProof/>
                <w:webHidden/>
              </w:rPr>
              <w:instrText xml:space="preserve"> PAGEREF _Toc37410444 \h </w:instrText>
            </w:r>
            <w:r w:rsidR="00014D39">
              <w:rPr>
                <w:noProof/>
                <w:webHidden/>
              </w:rPr>
            </w:r>
            <w:r w:rsidR="00014D39">
              <w:rPr>
                <w:noProof/>
                <w:webHidden/>
              </w:rPr>
              <w:fldChar w:fldCharType="separate"/>
            </w:r>
            <w:r w:rsidR="00014D39">
              <w:rPr>
                <w:noProof/>
                <w:webHidden/>
              </w:rPr>
              <w:t>31</w:t>
            </w:r>
            <w:r w:rsidR="00014D39">
              <w:rPr>
                <w:noProof/>
                <w:webHidden/>
              </w:rPr>
              <w:fldChar w:fldCharType="end"/>
            </w:r>
          </w:hyperlink>
        </w:p>
        <w:p w14:paraId="54AAD56F" w14:textId="2A72F117" w:rsidR="008F6737" w:rsidRDefault="00930E80">
          <w:r>
            <w:rPr>
              <w:rFonts w:cstheme="minorHAnsi"/>
              <w:b/>
              <w:bCs/>
            </w:rPr>
            <w:fldChar w:fldCharType="end"/>
          </w:r>
        </w:p>
      </w:sdtContent>
    </w:sdt>
    <w:p w14:paraId="38CAE0E9" w14:textId="77777777" w:rsidR="00890A7E" w:rsidRDefault="00890A7E"/>
    <w:p w14:paraId="5A231F76" w14:textId="77777777" w:rsidR="00890A7E" w:rsidRDefault="00890A7E"/>
    <w:p w14:paraId="107AE363" w14:textId="77777777" w:rsidR="00BC1E65" w:rsidRDefault="00BC1E65"/>
    <w:p w14:paraId="5572078F" w14:textId="77777777" w:rsidR="00BC1E65" w:rsidRDefault="00BC1E65"/>
    <w:p w14:paraId="1298D471" w14:textId="77777777" w:rsidR="00BC1E65" w:rsidRDefault="00BC1E65"/>
    <w:p w14:paraId="0C1A9E37" w14:textId="77777777" w:rsidR="00BC1E65" w:rsidRDefault="00BC1E65"/>
    <w:p w14:paraId="74344911" w14:textId="77777777" w:rsidR="00BC1E65" w:rsidRDefault="00BC1E65"/>
    <w:p w14:paraId="14E40E02" w14:textId="77777777" w:rsidR="00BC1E65" w:rsidRDefault="00BC1E65"/>
    <w:p w14:paraId="0BFA2DE2" w14:textId="77777777" w:rsidR="00BC1E65" w:rsidRDefault="00BC1E65"/>
    <w:p w14:paraId="17BEF1B3" w14:textId="77777777" w:rsidR="00BC1E65" w:rsidRDefault="00BC1E65"/>
    <w:p w14:paraId="134B1528" w14:textId="77777777" w:rsidR="00BC1E65" w:rsidRDefault="00BC1E65"/>
    <w:p w14:paraId="42774AB1" w14:textId="77777777" w:rsidR="00BC1E65" w:rsidRDefault="00BC1E65"/>
    <w:p w14:paraId="757933C0" w14:textId="77777777" w:rsidR="00BC1E65" w:rsidRDefault="00BC1E65"/>
    <w:p w14:paraId="45C34995" w14:textId="77777777" w:rsidR="00BC1E65" w:rsidRDefault="00BC1E65"/>
    <w:p w14:paraId="6FEAA448" w14:textId="77777777" w:rsidR="00BC1E65" w:rsidRDefault="00BC1E65"/>
    <w:p w14:paraId="17AD3F1E" w14:textId="77777777" w:rsidR="00BC1E65" w:rsidRDefault="00BC1E65"/>
    <w:p w14:paraId="6C5B172C" w14:textId="77777777" w:rsidR="00BC1E65" w:rsidRDefault="00BC1E65"/>
    <w:p w14:paraId="7D94D271" w14:textId="77777777" w:rsidR="00BC1E65" w:rsidRDefault="00BC1E65"/>
    <w:p w14:paraId="515A22C6" w14:textId="77777777" w:rsidR="00BC1E65" w:rsidRDefault="00BC1E65"/>
    <w:p w14:paraId="09F4EB29" w14:textId="77777777" w:rsidR="00890A7E" w:rsidRDefault="00890A7E"/>
    <w:p w14:paraId="6C3AE9D4" w14:textId="019C7A7F" w:rsidR="00544F48" w:rsidRDefault="00544F48" w:rsidP="00BC1E65">
      <w:pPr>
        <w:pStyle w:val="TtuloTDC"/>
      </w:pPr>
    </w:p>
    <w:p w14:paraId="6B140D3C" w14:textId="7B4CB25A" w:rsidR="00676158" w:rsidRDefault="00676158" w:rsidP="00676158"/>
    <w:p w14:paraId="4863204E" w14:textId="5A1D8623" w:rsidR="00676158" w:rsidRDefault="00676158" w:rsidP="00676158"/>
    <w:p w14:paraId="39AFE247" w14:textId="77777777" w:rsidR="00676158" w:rsidRPr="00676158" w:rsidRDefault="00676158" w:rsidP="00676158"/>
    <w:p w14:paraId="6ECB8FCB" w14:textId="589BAACA" w:rsidR="00D82430" w:rsidRPr="00D82430" w:rsidRDefault="00544F48" w:rsidP="002C0076">
      <w:pPr>
        <w:pStyle w:val="TtuloTDC"/>
      </w:pPr>
      <w:bookmarkStart w:id="1" w:name="_Toc37410392"/>
      <w:r>
        <w:lastRenderedPageBreak/>
        <w:t>Resumen.</w:t>
      </w:r>
      <w:bookmarkEnd w:id="1"/>
    </w:p>
    <w:p w14:paraId="125847CC" w14:textId="77777777" w:rsidR="00441A9A" w:rsidRDefault="00544F48" w:rsidP="00441A9A">
      <w:pPr>
        <w:pStyle w:val="TtuloTDC"/>
      </w:pPr>
      <w:bookmarkStart w:id="2" w:name="_Toc37410393"/>
      <w:r>
        <w:t>Palabras clave.</w:t>
      </w:r>
      <w:bookmarkEnd w:id="2"/>
    </w:p>
    <w:p w14:paraId="76A57031" w14:textId="44022098" w:rsidR="008A7D0A" w:rsidRDefault="008E1C4C" w:rsidP="008A7D0A">
      <w:pPr>
        <w:pStyle w:val="TtuloTDC"/>
      </w:pPr>
      <w:bookmarkStart w:id="3" w:name="_Toc37410394"/>
      <w:r>
        <w:t xml:space="preserve">1. </w:t>
      </w:r>
      <w:r w:rsidR="00544F48">
        <w:t>Introducción.</w:t>
      </w:r>
      <w:bookmarkEnd w:id="3"/>
    </w:p>
    <w:p w14:paraId="43CDF379" w14:textId="0CD452DF" w:rsidR="00200F1F" w:rsidRDefault="008E1C4C" w:rsidP="00200F1F">
      <w:pPr>
        <w:pStyle w:val="Ttulo1"/>
      </w:pPr>
      <w:bookmarkStart w:id="4" w:name="_Toc37410395"/>
      <w:r>
        <w:t xml:space="preserve">1.1 </w:t>
      </w:r>
      <w:r w:rsidR="00200F1F">
        <w:t>Estructura del repositorio</w:t>
      </w:r>
      <w:r w:rsidR="004B6CB4">
        <w:t>.</w:t>
      </w:r>
      <w:bookmarkEnd w:id="4"/>
    </w:p>
    <w:p w14:paraId="2A7B6702" w14:textId="77777777" w:rsidR="00EF0685" w:rsidRPr="00EF0685" w:rsidRDefault="00EF0685" w:rsidP="00EF0685"/>
    <w:p w14:paraId="4F02438B" w14:textId="77777777" w:rsidR="009307AA" w:rsidRDefault="001C6523" w:rsidP="009307AA">
      <w:r>
        <w:t>Con el propósito d</w:t>
      </w:r>
      <w:r w:rsidR="009307AA">
        <w:t xml:space="preserve">e dar una explicación más detallada durante la realización de esta memoria, en ocasiones se hace referencia al código fuente del trabajo que se encuentra alojado en el repositorio de </w:t>
      </w:r>
      <w:r w:rsidR="00244F74">
        <w:t>GitHub</w:t>
      </w:r>
      <w:r w:rsidR="00D82430">
        <w:t xml:space="preserve"> </w:t>
      </w:r>
      <w:proofErr w:type="spellStart"/>
      <w:r w:rsidR="00D82430">
        <w:t>juancalf</w:t>
      </w:r>
      <w:proofErr w:type="spellEnd"/>
      <w:r w:rsidR="00D82430">
        <w:t>/TFG</w:t>
      </w:r>
      <w:r w:rsidR="004A3DAF">
        <w:t xml:space="preserve"> (</w:t>
      </w:r>
      <w:r w:rsidR="00AC1435">
        <w:fldChar w:fldCharType="begin"/>
      </w:r>
      <w:r w:rsidR="00AC1435">
        <w:instrText xml:space="preserve"> REF _Ref33428779 \r \h </w:instrText>
      </w:r>
      <w:r w:rsidR="00AC1435">
        <w:fldChar w:fldCharType="separate"/>
      </w:r>
      <w:r w:rsidR="00AC1435">
        <w:t>1)</w:t>
      </w:r>
      <w:r w:rsidR="00AC1435">
        <w:fldChar w:fldCharType="end"/>
      </w:r>
      <w:r w:rsidR="009307AA">
        <w:t>.</w:t>
      </w:r>
    </w:p>
    <w:p w14:paraId="24E61C7D" w14:textId="77777777" w:rsidR="009307AA" w:rsidRDefault="009307AA" w:rsidP="009307AA"/>
    <w:p w14:paraId="2ADFBDF4" w14:textId="06D616A2" w:rsidR="009307AA" w:rsidRDefault="009307AA" w:rsidP="009307AA">
      <w:r>
        <w:t>El repositorio está subdividido e</w:t>
      </w:r>
      <w:r w:rsidR="00EB2809">
        <w:t xml:space="preserve">n las </w:t>
      </w:r>
      <w:r w:rsidR="00B90F38">
        <w:t>siguientes carpetas</w:t>
      </w:r>
      <w:r w:rsidR="00244F74">
        <w:t>:</w:t>
      </w:r>
    </w:p>
    <w:p w14:paraId="64870B9C" w14:textId="77777777" w:rsidR="009E7E54" w:rsidRDefault="009E7E54" w:rsidP="009307AA"/>
    <w:p w14:paraId="2BD554F0" w14:textId="7C5D0C54" w:rsidR="009E7E54" w:rsidRDefault="009E7E54" w:rsidP="001C6523">
      <w:proofErr w:type="spellStart"/>
      <w:r w:rsidRPr="00DF5A7C">
        <w:rPr>
          <w:b/>
          <w:bCs/>
        </w:rPr>
        <w:t>Android_</w:t>
      </w:r>
      <w:proofErr w:type="gramStart"/>
      <w:r w:rsidRPr="00DF5A7C">
        <w:rPr>
          <w:b/>
          <w:bCs/>
        </w:rPr>
        <w:t>app</w:t>
      </w:r>
      <w:proofErr w:type="spellEnd"/>
      <w:proofErr w:type="gramEnd"/>
      <w:r>
        <w:t>: Dentro de esta carpeta se encuentran todos los códigos referentes a la aplicación de control, en concreto est</w:t>
      </w:r>
      <w:r w:rsidR="009345EB">
        <w:t>á</w:t>
      </w:r>
      <w:r>
        <w:t xml:space="preserve"> la aplicación completa comprimida “app.zip” y dos carpetas “</w:t>
      </w:r>
      <w:proofErr w:type="spellStart"/>
      <w:r>
        <w:t>archivos_java</w:t>
      </w:r>
      <w:proofErr w:type="spellEnd"/>
      <w:r>
        <w:t>” y “</w:t>
      </w:r>
      <w:proofErr w:type="spellStart"/>
      <w:r>
        <w:t>archivos_xml</w:t>
      </w:r>
      <w:proofErr w:type="spellEnd"/>
      <w:r>
        <w:t>” con los archivos fuente más importantes para poder consultarlos sin necesidad de descargar la aplicación ni tener que buscar en esta los distintos archivos.</w:t>
      </w:r>
    </w:p>
    <w:p w14:paraId="322838EE" w14:textId="33056918" w:rsidR="009E7E54" w:rsidRDefault="009E7E54" w:rsidP="001C6523"/>
    <w:p w14:paraId="719D9874" w14:textId="2D58B5A0" w:rsidR="0092036C" w:rsidRDefault="0092036C" w:rsidP="001C6523">
      <w:r w:rsidRPr="00DF5A7C">
        <w:rPr>
          <w:b/>
          <w:bCs/>
        </w:rPr>
        <w:t>Archivos 3d</w:t>
      </w:r>
      <w:r>
        <w:t xml:space="preserve">: Contiene los distintos archivos </w:t>
      </w:r>
      <w:proofErr w:type="spellStart"/>
      <w:r>
        <w:t>stl</w:t>
      </w:r>
      <w:proofErr w:type="spellEnd"/>
      <w:r>
        <w:t xml:space="preserve"> </w:t>
      </w:r>
      <w:r>
        <w:rPr>
          <w:rStyle w:val="Refdenotaalpie"/>
        </w:rPr>
        <w:footnoteReference w:id="1"/>
      </w:r>
      <w:r>
        <w:t>usados en el proyecto.</w:t>
      </w:r>
    </w:p>
    <w:p w14:paraId="3F3C75CB" w14:textId="2DE20F8E" w:rsidR="00082AB2" w:rsidRDefault="00082AB2" w:rsidP="001C6523"/>
    <w:p w14:paraId="39ED8CCB" w14:textId="77777777" w:rsidR="00082AB2" w:rsidRDefault="00082AB2" w:rsidP="00082AB2">
      <w:r w:rsidRPr="00DF5A7C">
        <w:rPr>
          <w:b/>
          <w:bCs/>
        </w:rPr>
        <w:t>Control</w:t>
      </w:r>
      <w:r>
        <w:t>: contiene el archivo “controlador.py” que se encarga de controlar y gestionar todo el funcionamiento del aparato.</w:t>
      </w:r>
    </w:p>
    <w:p w14:paraId="04364343" w14:textId="30BF1830" w:rsidR="00082AB2" w:rsidRDefault="00082AB2" w:rsidP="001C6523"/>
    <w:p w14:paraId="2E0FC1C8" w14:textId="14ED4F28" w:rsidR="00082AB2" w:rsidRDefault="00082AB2" w:rsidP="001C6523">
      <w:r w:rsidRPr="00DF5A7C">
        <w:rPr>
          <w:b/>
          <w:bCs/>
        </w:rPr>
        <w:t>Memoria</w:t>
      </w:r>
      <w:r>
        <w:t xml:space="preserve">: Contiene una copia de la memoria en formato Word y </w:t>
      </w:r>
      <w:proofErr w:type="spellStart"/>
      <w:r>
        <w:t>pdf</w:t>
      </w:r>
      <w:proofErr w:type="spellEnd"/>
      <w:r>
        <w:t>.</w:t>
      </w:r>
    </w:p>
    <w:p w14:paraId="150A75E4" w14:textId="77777777" w:rsidR="0092036C" w:rsidRDefault="0092036C" w:rsidP="001C6523"/>
    <w:p w14:paraId="4C1CCFB6" w14:textId="77777777" w:rsidR="0061306F" w:rsidRDefault="009E7E54" w:rsidP="001C6523">
      <w:r w:rsidRPr="00DF5A7C">
        <w:rPr>
          <w:b/>
          <w:bCs/>
        </w:rPr>
        <w:t>Reconocimiento</w:t>
      </w:r>
      <w:r>
        <w:t xml:space="preserve">: En esta carpeta está alojado todo el software usado para la detección de los </w:t>
      </w:r>
      <w:r w:rsidR="00244F74">
        <w:t>objetivo</w:t>
      </w:r>
      <w:r w:rsidR="00D211AE">
        <w:t>s</w:t>
      </w:r>
      <w:r>
        <w:t>. Está subdividida de la siguiente manera:</w:t>
      </w:r>
    </w:p>
    <w:p w14:paraId="08595D60" w14:textId="77777777" w:rsidR="0061306F" w:rsidRDefault="0061306F" w:rsidP="0061306F">
      <w:pPr>
        <w:pStyle w:val="Prrafodelista"/>
        <w:numPr>
          <w:ilvl w:val="0"/>
          <w:numId w:val="3"/>
        </w:numPr>
      </w:pPr>
      <w:r>
        <w:t>Reconocedor.py: archivo fuente con el algoritmo de reconocimiento.</w:t>
      </w:r>
    </w:p>
    <w:p w14:paraId="675FE0B3" w14:textId="41167B14" w:rsidR="0061306F" w:rsidRDefault="0061306F" w:rsidP="0061306F">
      <w:pPr>
        <w:pStyle w:val="Prrafodelista"/>
        <w:numPr>
          <w:ilvl w:val="0"/>
          <w:numId w:val="3"/>
        </w:numPr>
      </w:pPr>
      <w:proofErr w:type="spellStart"/>
      <w:r>
        <w:t>Labels</w:t>
      </w:r>
      <w:proofErr w:type="spellEnd"/>
      <w:r>
        <w:t xml:space="preserve">: contiene el </w:t>
      </w:r>
      <w:proofErr w:type="spellStart"/>
      <w:proofErr w:type="gramStart"/>
      <w:r>
        <w:t>archivo.pbtxt</w:t>
      </w:r>
      <w:proofErr w:type="spellEnd"/>
      <w:proofErr w:type="gramEnd"/>
      <w:r>
        <w:t xml:space="preserve"> con la información del id y el nombre usado para identificar a l</w:t>
      </w:r>
      <w:r w:rsidR="00082AB2">
        <w:t>os objetivos</w:t>
      </w:r>
      <w:r>
        <w:t>.</w:t>
      </w:r>
    </w:p>
    <w:p w14:paraId="643C0F0A" w14:textId="77777777" w:rsidR="009B2F93" w:rsidRDefault="00A842E7" w:rsidP="0061306F">
      <w:pPr>
        <w:pStyle w:val="Prrafodelista"/>
        <w:numPr>
          <w:ilvl w:val="0"/>
          <w:numId w:val="3"/>
        </w:numPr>
      </w:pPr>
      <w:proofErr w:type="spellStart"/>
      <w:r>
        <w:t>Utils</w:t>
      </w:r>
      <w:proofErr w:type="spellEnd"/>
      <w:r>
        <w:t xml:space="preserve">: </w:t>
      </w:r>
      <w:r w:rsidR="009B2F93">
        <w:t>contiene todos los archivos</w:t>
      </w:r>
      <w:r w:rsidR="00045530">
        <w:t xml:space="preserve"> y librerías</w:t>
      </w:r>
      <w:r w:rsidR="009B2F93">
        <w:t xml:space="preserve"> que usa el algoritmo para funcionar.</w:t>
      </w:r>
    </w:p>
    <w:p w14:paraId="6F19CE91" w14:textId="77777777" w:rsidR="009B2F93" w:rsidRDefault="009B2F93" w:rsidP="0061306F">
      <w:pPr>
        <w:pStyle w:val="Prrafodelista"/>
        <w:numPr>
          <w:ilvl w:val="0"/>
          <w:numId w:val="3"/>
        </w:numPr>
      </w:pPr>
      <w:r>
        <w:t>Capturas: contiene las imágenes de los individuos detectados.</w:t>
      </w:r>
    </w:p>
    <w:p w14:paraId="4C168C02" w14:textId="77777777" w:rsidR="009B2F93" w:rsidRDefault="009B2F93" w:rsidP="0061306F">
      <w:pPr>
        <w:pStyle w:val="Prrafodelista"/>
        <w:numPr>
          <w:ilvl w:val="0"/>
          <w:numId w:val="3"/>
        </w:numPr>
      </w:pPr>
      <w:r>
        <w:t>Modelos: contiene los modelos usados para la detección.</w:t>
      </w:r>
    </w:p>
    <w:p w14:paraId="180601F8" w14:textId="77777777" w:rsidR="009E7E54" w:rsidRDefault="009B2F93" w:rsidP="0061306F">
      <w:pPr>
        <w:pStyle w:val="Prrafodelista"/>
        <w:numPr>
          <w:ilvl w:val="0"/>
          <w:numId w:val="3"/>
        </w:numPr>
      </w:pPr>
      <w:proofErr w:type="spellStart"/>
      <w:r>
        <w:t>TestVideos</w:t>
      </w:r>
      <w:proofErr w:type="spellEnd"/>
      <w:r>
        <w:t>: contiene una serie de videos usados durante la depuración del algoritmo para comprobar su correcto funcionamiento.</w:t>
      </w:r>
      <w:r w:rsidR="009E7E54">
        <w:t xml:space="preserve"> </w:t>
      </w:r>
    </w:p>
    <w:p w14:paraId="39864762" w14:textId="77777777" w:rsidR="0020313B" w:rsidRDefault="0020313B" w:rsidP="0020313B">
      <w:pPr>
        <w:pStyle w:val="Prrafodelista"/>
      </w:pPr>
    </w:p>
    <w:p w14:paraId="4F6D0ECF" w14:textId="77777777" w:rsidR="0020313B" w:rsidRDefault="0020313B" w:rsidP="0020313B"/>
    <w:p w14:paraId="512AB9FE" w14:textId="1FADD099" w:rsidR="009E7E54" w:rsidRPr="001C6523" w:rsidRDefault="00151F70" w:rsidP="001C6523">
      <w:r w:rsidRPr="00DF5A7C">
        <w:rPr>
          <w:b/>
          <w:bCs/>
        </w:rPr>
        <w:lastRenderedPageBreak/>
        <w:t>Sensores</w:t>
      </w:r>
      <w:r w:rsidR="0020313B">
        <w:t>:</w:t>
      </w:r>
      <w:r>
        <w:t xml:space="preserve"> En ella están los drivers del dispositivo (subcarpeta </w:t>
      </w:r>
      <w:proofErr w:type="spellStart"/>
      <w:r>
        <w:t>Navio</w:t>
      </w:r>
      <w:proofErr w:type="spellEnd"/>
      <w:r>
        <w:t xml:space="preserve">) y todos los archivos </w:t>
      </w:r>
      <w:r w:rsidR="00DF5A7C">
        <w:t>P</w:t>
      </w:r>
      <w:r>
        <w:t>ython que interactúan con el exterior (barómetro, controlador de leds, servidor, etc.).</w:t>
      </w:r>
    </w:p>
    <w:p w14:paraId="6F2E172B" w14:textId="0CE53D2E" w:rsidR="00890A7E" w:rsidRDefault="00DC23A6" w:rsidP="00BC1E65">
      <w:pPr>
        <w:pStyle w:val="TtuloTDC"/>
      </w:pPr>
      <w:bookmarkStart w:id="5" w:name="_Toc37410396"/>
      <w:r>
        <w:t xml:space="preserve">2. </w:t>
      </w:r>
      <w:r w:rsidR="00FB0F7E">
        <w:t>Diseño y construcción.</w:t>
      </w:r>
      <w:bookmarkEnd w:id="5"/>
    </w:p>
    <w:p w14:paraId="563BBAEA" w14:textId="487BE497" w:rsidR="007A4459" w:rsidRDefault="00DC23A6" w:rsidP="007A4459">
      <w:pPr>
        <w:pStyle w:val="Ttulo1"/>
      </w:pPr>
      <w:bookmarkStart w:id="6" w:name="_Toc37410397"/>
      <w:r>
        <w:t xml:space="preserve">2.1 </w:t>
      </w:r>
      <w:r w:rsidR="007A4459">
        <w:t>Diseño hardware</w:t>
      </w:r>
      <w:r w:rsidR="004B6CB4">
        <w:t>.</w:t>
      </w:r>
      <w:bookmarkEnd w:id="6"/>
    </w:p>
    <w:p w14:paraId="0BB6422E" w14:textId="77777777" w:rsidR="009345EB" w:rsidRPr="009345EB" w:rsidRDefault="009345EB" w:rsidP="009345EB"/>
    <w:p w14:paraId="4C7E8B3C" w14:textId="321B8C56" w:rsidR="008A7D0A" w:rsidRDefault="00F7316E" w:rsidP="007A4459">
      <w:pPr>
        <w:pStyle w:val="Ttulo2"/>
      </w:pPr>
      <w:bookmarkStart w:id="7" w:name="_Toc37410398"/>
      <w:r>
        <w:t xml:space="preserve">2.1.1 </w:t>
      </w:r>
      <w:r w:rsidR="008A7D0A">
        <w:t>Primer acercamiento: elementos que podemos necesitar.</w:t>
      </w:r>
      <w:bookmarkEnd w:id="7"/>
    </w:p>
    <w:p w14:paraId="2DB049AD" w14:textId="77777777" w:rsidR="00EB7DB4" w:rsidRDefault="00EB7DB4" w:rsidP="00EB7DB4"/>
    <w:p w14:paraId="5F073342" w14:textId="77777777" w:rsidR="00EB7DB4" w:rsidRDefault="00EB7DB4" w:rsidP="00EB7DB4">
      <w:r>
        <w:t xml:space="preserve">De forma abstracta resulta sencillo el saber que elementos podemos necesitar para construir </w:t>
      </w:r>
      <w:r w:rsidR="00CE36A3">
        <w:t>un dron</w:t>
      </w:r>
      <w:r>
        <w:t>:</w:t>
      </w:r>
    </w:p>
    <w:p w14:paraId="32465AC5" w14:textId="77777777" w:rsidR="00EB7DB4" w:rsidRDefault="00EB7DB4" w:rsidP="00EB7DB4">
      <w:pPr>
        <w:pStyle w:val="Prrafodelista"/>
        <w:numPr>
          <w:ilvl w:val="0"/>
          <w:numId w:val="2"/>
        </w:numPr>
      </w:pPr>
      <w:r>
        <w:t>Chasis</w:t>
      </w:r>
      <w:r w:rsidR="00A4091E">
        <w:t xml:space="preserve"> o armazón</w:t>
      </w:r>
      <w:r>
        <w:t>.</w:t>
      </w:r>
    </w:p>
    <w:p w14:paraId="501511B4" w14:textId="3D5D595C" w:rsidR="00EB7DB4" w:rsidRDefault="00EB7DB4" w:rsidP="00EB7DB4">
      <w:pPr>
        <w:pStyle w:val="Prrafodelista"/>
        <w:numPr>
          <w:ilvl w:val="0"/>
          <w:numId w:val="2"/>
        </w:numPr>
      </w:pPr>
      <w:r>
        <w:t>Ordenador que actúe como “cerebro” y sea capaz de recibir información de los sensores</w:t>
      </w:r>
      <w:r w:rsidR="00C43434">
        <w:t xml:space="preserve"> y</w:t>
      </w:r>
      <w:r>
        <w:t xml:space="preserve"> tomar decisiones durante el vuelo.</w:t>
      </w:r>
    </w:p>
    <w:p w14:paraId="535513EF" w14:textId="77777777" w:rsidR="00EB7DB4" w:rsidRDefault="00EB7DB4" w:rsidP="00EB7DB4">
      <w:pPr>
        <w:pStyle w:val="Prrafodelista"/>
        <w:numPr>
          <w:ilvl w:val="0"/>
          <w:numId w:val="2"/>
        </w:numPr>
      </w:pPr>
      <w:r>
        <w:t>Una cámara para la etapa de reconocimiento.</w:t>
      </w:r>
    </w:p>
    <w:p w14:paraId="01EAA719" w14:textId="77777777" w:rsidR="00EB7DB4" w:rsidRDefault="00EB7DB4" w:rsidP="00EB7DB4">
      <w:pPr>
        <w:pStyle w:val="Prrafodelista"/>
        <w:numPr>
          <w:ilvl w:val="0"/>
          <w:numId w:val="2"/>
        </w:numPr>
      </w:pPr>
      <w:r>
        <w:t>Una batería.</w:t>
      </w:r>
    </w:p>
    <w:p w14:paraId="22191372" w14:textId="2FB7A838" w:rsidR="00EB7DB4" w:rsidRDefault="00EB7DB4" w:rsidP="00EB7DB4">
      <w:pPr>
        <w:pStyle w:val="Prrafodelista"/>
        <w:numPr>
          <w:ilvl w:val="0"/>
          <w:numId w:val="2"/>
        </w:numPr>
      </w:pPr>
      <w:r>
        <w:t>Cuatro motores con sus respectivos variadores</w:t>
      </w:r>
      <w:r w:rsidR="00C43434">
        <w:t xml:space="preserve"> (</w:t>
      </w:r>
      <w:proofErr w:type="spellStart"/>
      <w:r w:rsidR="00C43434">
        <w:t>ESCs</w:t>
      </w:r>
      <w:proofErr w:type="spellEnd"/>
      <w:r w:rsidR="004810D1">
        <w:rPr>
          <w:rStyle w:val="Refdenotaalpie"/>
        </w:rPr>
        <w:footnoteReference w:id="2"/>
      </w:r>
      <w:r w:rsidR="00C43434">
        <w:t>)</w:t>
      </w:r>
      <w:r w:rsidR="00F41EA4">
        <w:t xml:space="preserve"> y hélices</w:t>
      </w:r>
      <w:r w:rsidR="00B0707E">
        <w:t>.</w:t>
      </w:r>
    </w:p>
    <w:p w14:paraId="370BBA15" w14:textId="77777777" w:rsidR="00B0707E" w:rsidRDefault="00B0707E" w:rsidP="00B0707E">
      <w:pPr>
        <w:pStyle w:val="Prrafodelista"/>
        <w:numPr>
          <w:ilvl w:val="0"/>
          <w:numId w:val="2"/>
        </w:numPr>
      </w:pPr>
      <w:r>
        <w:t>Sensores para poder conocer la inclinación del aparato, sus coordenadas, la altura o el nivel de batería.</w:t>
      </w:r>
    </w:p>
    <w:p w14:paraId="57EE94EA" w14:textId="77777777" w:rsidR="0053614B" w:rsidRDefault="0053614B" w:rsidP="00B0707E">
      <w:pPr>
        <w:pStyle w:val="Prrafodelista"/>
        <w:numPr>
          <w:ilvl w:val="0"/>
          <w:numId w:val="2"/>
        </w:numPr>
      </w:pPr>
      <w:r>
        <w:t>Un módulo de comunicación inalámbrica (wifi, bluetoot</w:t>
      </w:r>
      <w:r w:rsidR="008171EA">
        <w:t>h</w:t>
      </w:r>
      <w:r w:rsidR="00540864">
        <w:t>,</w:t>
      </w:r>
      <w:r w:rsidR="0034560E">
        <w:t xml:space="preserve"> etc.</w:t>
      </w:r>
      <w:r>
        <w:t>).</w:t>
      </w:r>
    </w:p>
    <w:p w14:paraId="76D3B450" w14:textId="77777777" w:rsidR="00B0707E" w:rsidRDefault="00B0707E" w:rsidP="00B0707E"/>
    <w:p w14:paraId="32B96310" w14:textId="77777777" w:rsidR="00F41EA4" w:rsidRDefault="00F41EA4" w:rsidP="00B0707E"/>
    <w:p w14:paraId="0D1A3C59" w14:textId="6363E097" w:rsidR="00F41EA4" w:rsidRDefault="00F7316E" w:rsidP="00F41EA4">
      <w:pPr>
        <w:pStyle w:val="Ttulo2"/>
      </w:pPr>
      <w:bookmarkStart w:id="8" w:name="_Toc37410399"/>
      <w:r>
        <w:t xml:space="preserve">2.1.2 </w:t>
      </w:r>
      <w:r w:rsidR="00F41EA4">
        <w:t>Segundo acercamiento: Selección concreta de componentes.</w:t>
      </w:r>
      <w:bookmarkEnd w:id="8"/>
    </w:p>
    <w:p w14:paraId="4289EC83" w14:textId="77777777" w:rsidR="00F41EA4" w:rsidRDefault="00F41EA4" w:rsidP="00F41EA4"/>
    <w:p w14:paraId="404330B0" w14:textId="1A7EE502" w:rsidR="00F41EA4" w:rsidRPr="00F41EA4" w:rsidRDefault="00F41EA4" w:rsidP="00F41EA4">
      <w:r>
        <w:t>Para el chasis se ha elegido el modelo F450 de la marca DJI dado que al tener una superficie amplía la colocación de</w:t>
      </w:r>
      <w:r w:rsidR="005610A9">
        <w:t xml:space="preserve"> los </w:t>
      </w:r>
      <w:r>
        <w:t xml:space="preserve">componentes </w:t>
      </w:r>
      <w:r w:rsidR="00D93C07">
        <w:t>es</w:t>
      </w:r>
      <w:r>
        <w:t xml:space="preserve"> más sencilla</w:t>
      </w:r>
      <w:r w:rsidR="007A5C3B">
        <w:t>,</w:t>
      </w:r>
      <w:r>
        <w:t xml:space="preserve"> además </w:t>
      </w:r>
      <w:r w:rsidR="007A5C3B">
        <w:t>cuenta</w:t>
      </w:r>
      <w:r>
        <w:t xml:space="preserve"> con un tablero con una </w:t>
      </w:r>
      <w:proofErr w:type="spellStart"/>
      <w:r>
        <w:t>p</w:t>
      </w:r>
      <w:r w:rsidR="005E627A">
        <w:t>db</w:t>
      </w:r>
      <w:proofErr w:type="spellEnd"/>
      <w:r w:rsidR="001A7724">
        <w:rPr>
          <w:rStyle w:val="Refdenotaalpie"/>
        </w:rPr>
        <w:footnoteReference w:id="3"/>
      </w:r>
      <w:r>
        <w:t xml:space="preserve"> integrada lo que hace mucho más fácil el soldar y colocar los </w:t>
      </w:r>
      <w:r w:rsidR="007A5C3B">
        <w:t xml:space="preserve">distintos </w:t>
      </w:r>
      <w:r>
        <w:t>cables.</w:t>
      </w:r>
    </w:p>
    <w:p w14:paraId="6CAF9445" w14:textId="77777777" w:rsidR="00F41EA4" w:rsidRDefault="00F41EA4" w:rsidP="00B0707E"/>
    <w:p w14:paraId="26D80E15" w14:textId="77777777" w:rsidR="00F41EA4" w:rsidRDefault="005C3D78" w:rsidP="00B0707E">
      <w:r>
        <w:t xml:space="preserve">Para el ordenador de a bordo hay dos opciones </w:t>
      </w:r>
      <w:r w:rsidR="007A5C3B">
        <w:t>claras (</w:t>
      </w:r>
      <w:r>
        <w:t xml:space="preserve">Arduino o Raspberry) en concreto dado que vamos a </w:t>
      </w:r>
      <w:proofErr w:type="gramStart"/>
      <w:r>
        <w:t>necesitar poder ejecutar</w:t>
      </w:r>
      <w:proofErr w:type="gramEnd"/>
      <w:r>
        <w:t xml:space="preserve"> un algoritmo de machine </w:t>
      </w:r>
      <w:proofErr w:type="spellStart"/>
      <w:r>
        <w:t>learning</w:t>
      </w:r>
      <w:proofErr w:type="spellEnd"/>
      <w:r>
        <w:t xml:space="preserve"> y alguna forma de conectarnos al ordenador lo más sencillo es usar una Raspberry, en concreto el modelo 3B+ que cuenta con bluetooth y wifi de serie.</w:t>
      </w:r>
    </w:p>
    <w:p w14:paraId="49A10E93" w14:textId="77777777" w:rsidR="005C3D78" w:rsidRDefault="005C3D78" w:rsidP="00B0707E"/>
    <w:p w14:paraId="42B8FA2A" w14:textId="173EB42C" w:rsidR="005C3D78" w:rsidRDefault="00C411D7" w:rsidP="00B0707E">
      <w:r>
        <w:rPr>
          <w:noProof/>
        </w:rPr>
        <w:lastRenderedPageBreak/>
        <w:drawing>
          <wp:anchor distT="0" distB="0" distL="114300" distR="114300" simplePos="0" relativeHeight="251667456" behindDoc="0" locked="0" layoutInCell="1" allowOverlap="0" wp14:anchorId="50B95C3D" wp14:editId="2D1AA4DA">
            <wp:simplePos x="0" y="0"/>
            <wp:positionH relativeFrom="column">
              <wp:posOffset>2067560</wp:posOffset>
            </wp:positionH>
            <wp:positionV relativeFrom="paragraph">
              <wp:posOffset>422275</wp:posOffset>
            </wp:positionV>
            <wp:extent cx="1453515" cy="2140585"/>
            <wp:effectExtent l="0" t="0" r="0" b="0"/>
            <wp:wrapTopAndBottom/>
            <wp:docPr id="7" name="Imagen 7"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o.png"/>
                    <pic:cNvPicPr/>
                  </pic:nvPicPr>
                  <pic:blipFill>
                    <a:blip r:embed="rId9">
                      <a:extLst>
                        <a:ext uri="{28A0092B-C50C-407E-A947-70E740481C1C}">
                          <a14:useLocalDpi xmlns:a14="http://schemas.microsoft.com/office/drawing/2010/main" val="0"/>
                        </a:ext>
                      </a:extLst>
                    </a:blip>
                    <a:stretch>
                      <a:fillRect/>
                    </a:stretch>
                  </pic:blipFill>
                  <pic:spPr>
                    <a:xfrm rot="5400000">
                      <a:off x="0" y="0"/>
                      <a:ext cx="1453515" cy="2140585"/>
                    </a:xfrm>
                    <a:prstGeom prst="rect">
                      <a:avLst/>
                    </a:prstGeom>
                  </pic:spPr>
                </pic:pic>
              </a:graphicData>
            </a:graphic>
            <wp14:sizeRelH relativeFrom="margin">
              <wp14:pctWidth>0</wp14:pctWidth>
            </wp14:sizeRelH>
            <wp14:sizeRelV relativeFrom="margin">
              <wp14:pctHeight>0</wp14:pctHeight>
            </wp14:sizeRelV>
          </wp:anchor>
        </w:drawing>
      </w:r>
      <w:r w:rsidR="000E772D">
        <w:rPr>
          <w:noProof/>
        </w:rPr>
        <mc:AlternateContent>
          <mc:Choice Requires="wps">
            <w:drawing>
              <wp:anchor distT="0" distB="0" distL="114300" distR="114300" simplePos="0" relativeHeight="251669504" behindDoc="0" locked="0" layoutInCell="1" allowOverlap="1" wp14:anchorId="50C0842A" wp14:editId="55A1A361">
                <wp:simplePos x="0" y="0"/>
                <wp:positionH relativeFrom="column">
                  <wp:posOffset>1669948</wp:posOffset>
                </wp:positionH>
                <wp:positionV relativeFrom="paragraph">
                  <wp:posOffset>2458720</wp:posOffset>
                </wp:positionV>
                <wp:extent cx="2568575"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2568575" cy="635"/>
                        </a:xfrm>
                        <a:prstGeom prst="rect">
                          <a:avLst/>
                        </a:prstGeom>
                        <a:solidFill>
                          <a:prstClr val="white"/>
                        </a:solidFill>
                        <a:ln>
                          <a:noFill/>
                        </a:ln>
                      </wps:spPr>
                      <wps:txbx>
                        <w:txbxContent>
                          <w:p w14:paraId="1AA9DC79" w14:textId="6ABB1AF5" w:rsidR="002B49F8" w:rsidRDefault="002B49F8" w:rsidP="0003617F">
                            <w:pPr>
                              <w:pStyle w:val="Descripcin"/>
                              <w:rPr>
                                <w:noProof/>
                              </w:rPr>
                            </w:pPr>
                            <w:r>
                              <w:rPr>
                                <w:noProof/>
                              </w:rPr>
                              <w:t>Fig 1. Placa Navio2 montada sobre Raspberry (</w:t>
                            </w:r>
                            <w:r>
                              <w:rPr>
                                <w:noProof/>
                              </w:rPr>
                              <w:fldChar w:fldCharType="begin"/>
                            </w:r>
                            <w:r>
                              <w:rPr>
                                <w:noProof/>
                              </w:rPr>
                              <w:instrText xml:space="preserve"> REF _Ref32388321 \r \h </w:instrText>
                            </w:r>
                            <w:r>
                              <w:rPr>
                                <w:noProof/>
                              </w:rPr>
                            </w:r>
                            <w:r>
                              <w:rPr>
                                <w:noProof/>
                              </w:rPr>
                              <w:fldChar w:fldCharType="separate"/>
                            </w:r>
                            <w:r>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C0842A" id="_x0000_t202" coordsize="21600,21600" o:spt="202" path="m,l,21600r21600,l21600,xe">
                <v:stroke joinstyle="miter"/>
                <v:path gradientshapeok="t" o:connecttype="rect"/>
              </v:shapetype>
              <v:shape id="Cuadro de texto 9" o:spid="_x0000_s1026" type="#_x0000_t202" style="position:absolute;margin-left:131.5pt;margin-top:193.6pt;width:202.2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" stroked="f">
                <v:textbox style="mso-fit-shape-to-text:t" inset="0,0,0,0">
                  <w:txbxContent>
                    <w:p w14:paraId="1AA9DC79" w14:textId="6ABB1AF5" w:rsidR="002B49F8" w:rsidRDefault="002B49F8" w:rsidP="0003617F">
                      <w:pPr>
                        <w:pStyle w:val="Descripcin"/>
                        <w:rPr>
                          <w:noProof/>
                        </w:rPr>
                      </w:pPr>
                      <w:r>
                        <w:rPr>
                          <w:noProof/>
                        </w:rPr>
                        <w:t>Fig 1. Placa Navio2 montada sobre Raspberry (</w:t>
                      </w:r>
                      <w:r>
                        <w:rPr>
                          <w:noProof/>
                        </w:rPr>
                        <w:fldChar w:fldCharType="begin"/>
                      </w:r>
                      <w:r>
                        <w:rPr>
                          <w:noProof/>
                        </w:rPr>
                        <w:instrText xml:space="preserve"> REF _Ref32388321 \r \h </w:instrText>
                      </w:r>
                      <w:r>
                        <w:rPr>
                          <w:noProof/>
                        </w:rPr>
                      </w:r>
                      <w:r>
                        <w:rPr>
                          <w:noProof/>
                        </w:rPr>
                        <w:fldChar w:fldCharType="separate"/>
                      </w:r>
                      <w:r>
                        <w:rPr>
                          <w:noProof/>
                        </w:rPr>
                        <w:t>2)</w:t>
                      </w:r>
                      <w:r>
                        <w:rPr>
                          <w:noProof/>
                        </w:rPr>
                        <w:fldChar w:fldCharType="end"/>
                      </w:r>
                    </w:p>
                  </w:txbxContent>
                </v:textbox>
                <w10:wrap type="topAndBottom"/>
              </v:shape>
            </w:pict>
          </mc:Fallback>
        </mc:AlternateContent>
      </w:r>
      <w:r w:rsidR="005C3D78">
        <w:t xml:space="preserve">Los sensores </w:t>
      </w:r>
      <w:r w:rsidR="00DF0F4A">
        <w:t>son</w:t>
      </w:r>
      <w:r w:rsidR="005C3D78">
        <w:t xml:space="preserve"> </w:t>
      </w:r>
      <w:r w:rsidR="00435B4B">
        <w:t>con seguridad</w:t>
      </w:r>
      <w:r w:rsidR="005C3D78">
        <w:t xml:space="preserve"> la parte más importante pues deben estar colocados de manera correcta en el aparato para poder funcionar</w:t>
      </w:r>
      <w:r w:rsidR="00216CEA">
        <w:t xml:space="preserve"> adecuadamente</w:t>
      </w:r>
      <w:r w:rsidR="005C3D78">
        <w:t xml:space="preserve">, por la cantidad de sensores necesarios se decidió comprar un </w:t>
      </w:r>
      <w:proofErr w:type="spellStart"/>
      <w:r w:rsidR="00B91A8E">
        <w:t>hat</w:t>
      </w:r>
      <w:proofErr w:type="spellEnd"/>
      <w:r w:rsidR="005C3D78">
        <w:t xml:space="preserve"> para la </w:t>
      </w:r>
      <w:r w:rsidR="00B91A8E">
        <w:t>R</w:t>
      </w:r>
      <w:r w:rsidR="005C3D78">
        <w:t>aspberry</w:t>
      </w:r>
      <w:r w:rsidR="00216CEA">
        <w:t>,</w:t>
      </w:r>
      <w:r w:rsidR="005C3D78">
        <w:t xml:space="preserve"> llamado NAVIO2</w:t>
      </w:r>
      <w:r w:rsidR="00216CEA">
        <w:t>,</w:t>
      </w:r>
      <w:r w:rsidR="005C3D78">
        <w:t xml:space="preserve"> compatible con nuestro modelo.</w:t>
      </w:r>
    </w:p>
    <w:p w14:paraId="4D61F227" w14:textId="77777777" w:rsidR="005C3D78" w:rsidRDefault="005C3D78" w:rsidP="00B0707E"/>
    <w:p w14:paraId="4193944A" w14:textId="77777777" w:rsidR="0027462E" w:rsidRDefault="0027462E" w:rsidP="00B0707E"/>
    <w:p w14:paraId="11F96CB0" w14:textId="493233F0" w:rsidR="0091685A" w:rsidRDefault="00410E42" w:rsidP="00ED79F5">
      <w:r>
        <w:t>Est</w:t>
      </w:r>
      <w:r w:rsidR="00B91A8E">
        <w:t>e</w:t>
      </w:r>
      <w:r w:rsidR="005C3D78">
        <w:t xml:space="preserve"> </w:t>
      </w:r>
      <w:proofErr w:type="spellStart"/>
      <w:r w:rsidR="00B91A8E">
        <w:t>hat</w:t>
      </w:r>
      <w:proofErr w:type="spellEnd"/>
      <w:r w:rsidR="005C3D78">
        <w:t xml:space="preserve"> cuenta con un barómetro de alta resolución (</w:t>
      </w:r>
      <w:r w:rsidR="007A5C3B">
        <w:t>MS5611</w:t>
      </w:r>
      <w:r w:rsidR="005C3D78">
        <w:t>), dos sensores IMU (</w:t>
      </w:r>
      <w:r w:rsidR="007A5C3B">
        <w:t>MPU9250 y LSM9DS1</w:t>
      </w:r>
      <w:r w:rsidR="005C3D78">
        <w:t xml:space="preserve">), la </w:t>
      </w:r>
      <w:r w:rsidR="00216CEA">
        <w:t>posibilidad de ser alimentado desde una batería LIPO mediante un adaptador</w:t>
      </w:r>
      <w:r w:rsidR="00C24D3B">
        <w:t xml:space="preserve">, un módulo </w:t>
      </w:r>
      <w:proofErr w:type="spellStart"/>
      <w:r w:rsidR="00C24D3B">
        <w:t>gps</w:t>
      </w:r>
      <w:proofErr w:type="spellEnd"/>
      <w:r w:rsidR="007A5C3B">
        <w:t xml:space="preserve"> (</w:t>
      </w:r>
      <w:proofErr w:type="spellStart"/>
      <w:r w:rsidR="007A5C3B">
        <w:t>Ublox</w:t>
      </w:r>
      <w:proofErr w:type="spellEnd"/>
      <w:r w:rsidR="007A5C3B">
        <w:t xml:space="preserve"> </w:t>
      </w:r>
      <w:r w:rsidR="009D6253">
        <w:t>M8N</w:t>
      </w:r>
      <w:r w:rsidR="007A5C3B">
        <w:t>)</w:t>
      </w:r>
      <w:r w:rsidR="005C3D78">
        <w:t xml:space="preserve"> y 14 canales </w:t>
      </w:r>
      <w:r w:rsidR="00031B4C">
        <w:t>PWM</w:t>
      </w:r>
      <w:r w:rsidR="005C3D78">
        <w:t xml:space="preserve"> para poder controlar los motores</w:t>
      </w:r>
      <w:r w:rsidR="002157A1">
        <w:t xml:space="preserve"> </w:t>
      </w:r>
      <w:r w:rsidR="00DF0F4A">
        <w:t>(solo se usarán 4)</w:t>
      </w:r>
      <w:r w:rsidR="002A753F">
        <w:t>.</w:t>
      </w:r>
      <w:r w:rsidR="009D6253">
        <w:t xml:space="preserve"> Esta </w:t>
      </w:r>
      <w:proofErr w:type="spellStart"/>
      <w:r w:rsidR="009D6253">
        <w:t>hat</w:t>
      </w:r>
      <w:proofErr w:type="spellEnd"/>
      <w:r w:rsidR="009D6253">
        <w:t xml:space="preserve"> lleva otros sensores y conectores que no se mencionan dado que no se usarán para este proyecto</w:t>
      </w:r>
      <w:r w:rsidR="00875DEB">
        <w:t xml:space="preserve"> (</w:t>
      </w:r>
      <w:r w:rsidR="00ED79F5">
        <w:fldChar w:fldCharType="begin"/>
      </w:r>
      <w:r w:rsidR="00ED79F5">
        <w:instrText xml:space="preserve"> REF _Ref33512684 \r \h </w:instrText>
      </w:r>
      <w:r w:rsidR="00ED79F5">
        <w:fldChar w:fldCharType="separate"/>
      </w:r>
      <w:r w:rsidR="00ED79F5">
        <w:t>3)</w:t>
      </w:r>
      <w:r w:rsidR="00ED79F5">
        <w:fldChar w:fldCharType="end"/>
      </w:r>
      <w:r w:rsidR="009D6253">
        <w:t>.</w:t>
      </w:r>
    </w:p>
    <w:p w14:paraId="1CE2EDF7" w14:textId="77777777" w:rsidR="0091685A" w:rsidRPr="0091685A" w:rsidRDefault="0091685A" w:rsidP="0091685A"/>
    <w:p w14:paraId="48CFD1C8" w14:textId="0638BC77" w:rsidR="0091685A" w:rsidRDefault="00F7316E" w:rsidP="0091685A">
      <w:pPr>
        <w:pStyle w:val="Ttulo2"/>
      </w:pPr>
      <w:bookmarkStart w:id="9" w:name="_Toc37410400"/>
      <w:r>
        <w:t xml:space="preserve">2.1.3 </w:t>
      </w:r>
      <w:r w:rsidR="0091685A">
        <w:t>Estructura adicional impresa en 3d</w:t>
      </w:r>
      <w:r w:rsidR="001F1DD8">
        <w:t>.</w:t>
      </w:r>
      <w:bookmarkEnd w:id="9"/>
    </w:p>
    <w:p w14:paraId="49A2C51F" w14:textId="77777777" w:rsidR="001F1DD8" w:rsidRPr="001F1DD8" w:rsidRDefault="001F1DD8" w:rsidP="001F1DD8"/>
    <w:p w14:paraId="67AFB035" w14:textId="44DD4AB2" w:rsidR="00EB7A7D" w:rsidRDefault="00AB2375" w:rsidP="00EB7A7D">
      <w:r>
        <w:t>Para</w:t>
      </w:r>
      <w:r w:rsidR="00EB7A7D">
        <w:t xml:space="preserve"> que la </w:t>
      </w:r>
      <w:r w:rsidR="002A766A">
        <w:t>estructura</w:t>
      </w:r>
      <w:r w:rsidR="00EB7A7D">
        <w:t xml:space="preserve"> fuera más sólida</w:t>
      </w:r>
      <w:r w:rsidR="002A766A">
        <w:t>,</w:t>
      </w:r>
      <w:r w:rsidR="00EB7A7D">
        <w:t xml:space="preserve"> algunos componentes se han unido </w:t>
      </w:r>
      <w:r w:rsidR="00005698">
        <w:t>entre si</w:t>
      </w:r>
      <w:r w:rsidR="00EB7A7D">
        <w:t xml:space="preserve"> usando piezas impresas en 3d </w:t>
      </w:r>
      <w:r>
        <w:t>usando</w:t>
      </w:r>
      <w:r w:rsidR="00EB7A7D">
        <w:t xml:space="preserve"> una impresora </w:t>
      </w:r>
      <w:proofErr w:type="spellStart"/>
      <w:r w:rsidR="00EB7A7D">
        <w:t>Prusa</w:t>
      </w:r>
      <w:proofErr w:type="spellEnd"/>
      <w:r w:rsidR="00EB7A7D">
        <w:t xml:space="preserve"> </w:t>
      </w:r>
      <w:r>
        <w:t xml:space="preserve">modelo </w:t>
      </w:r>
      <w:r w:rsidR="00EB7A7D">
        <w:t>mk3s</w:t>
      </w:r>
      <w:r w:rsidR="004C6576">
        <w:t xml:space="preserve"> (</w:t>
      </w:r>
      <w:r w:rsidR="004C6576">
        <w:fldChar w:fldCharType="begin"/>
      </w:r>
      <w:r w:rsidR="004C6576">
        <w:instrText xml:space="preserve"> REF _Ref33425177 \r \h </w:instrText>
      </w:r>
      <w:r w:rsidR="004C6576">
        <w:fldChar w:fldCharType="separate"/>
      </w:r>
      <w:r w:rsidR="00E34B0F">
        <w:t>4</w:t>
      </w:r>
      <w:r w:rsidR="004C6576">
        <w:t>)</w:t>
      </w:r>
      <w:r w:rsidR="004C6576">
        <w:fldChar w:fldCharType="end"/>
      </w:r>
      <w:r w:rsidR="00EB7A7D">
        <w:t>.</w:t>
      </w:r>
      <w:r w:rsidR="00730E18">
        <w:t xml:space="preserve"> </w:t>
      </w:r>
      <w:r w:rsidR="00F12C18">
        <w:t>Todos los archivos, tanto los orig</w:t>
      </w:r>
      <w:r w:rsidR="001022C3">
        <w:t>i</w:t>
      </w:r>
      <w:r w:rsidR="00F12C18">
        <w:t xml:space="preserve">nales como los modificados se pueden encontrar dentro del repositorio de </w:t>
      </w:r>
      <w:r w:rsidR="00AC35E5">
        <w:t>GitHub</w:t>
      </w:r>
      <w:r w:rsidR="00F12C18">
        <w:t xml:space="preserve"> mencionado al principio de esta memoria</w:t>
      </w:r>
      <w:r w:rsidR="0077769D">
        <w:t xml:space="preserve"> </w:t>
      </w:r>
      <w:r w:rsidR="00F12C18">
        <w:t>(</w:t>
      </w:r>
      <w:r w:rsidR="007C25EE">
        <w:fldChar w:fldCharType="begin"/>
      </w:r>
      <w:r w:rsidR="007C25EE">
        <w:instrText xml:space="preserve"> REF _Ref33427654 \r \h </w:instrText>
      </w:r>
      <w:r w:rsidR="007C25EE">
        <w:fldChar w:fldCharType="separate"/>
      </w:r>
      <w:r w:rsidR="00E34B0F">
        <w:t>1</w:t>
      </w:r>
      <w:r w:rsidR="007C25EE">
        <w:t>)</w:t>
      </w:r>
      <w:r w:rsidR="007C25EE">
        <w:fldChar w:fldCharType="end"/>
      </w:r>
      <w:r w:rsidR="00F12C18">
        <w:t>.</w:t>
      </w:r>
      <w:r w:rsidR="004A0867">
        <w:t xml:space="preserve"> </w:t>
      </w:r>
    </w:p>
    <w:p w14:paraId="5A07D731" w14:textId="77777777" w:rsidR="0091685A" w:rsidRDefault="0091685A" w:rsidP="00EB7A7D"/>
    <w:p w14:paraId="79D748E4" w14:textId="05F88208" w:rsidR="004C6576" w:rsidRDefault="002A766A" w:rsidP="00EB7A7D">
      <w:r>
        <w:t>L</w:t>
      </w:r>
      <w:r w:rsidR="0091685A">
        <w:t xml:space="preserve">a placa Navio2 y la Raspberry se han integrado en la parte superior </w:t>
      </w:r>
      <w:r w:rsidR="001D009D">
        <w:t xml:space="preserve">usando una carcasa añadiendo huecos para atornillarla </w:t>
      </w:r>
      <w:r w:rsidR="00AB2375">
        <w:t>a nuestro armazón</w:t>
      </w:r>
      <w:r w:rsidR="004C6576">
        <w:t xml:space="preserve"> (</w:t>
      </w:r>
      <w:r w:rsidR="004C6576">
        <w:fldChar w:fldCharType="begin"/>
      </w:r>
      <w:r w:rsidR="004C6576">
        <w:instrText xml:space="preserve"> REF _Ref33425284 \r \h </w:instrText>
      </w:r>
      <w:r w:rsidR="004C6576">
        <w:fldChar w:fldCharType="separate"/>
      </w:r>
      <w:r w:rsidR="00971CB5">
        <w:t>5</w:t>
      </w:r>
      <w:r w:rsidR="004C6576">
        <w:t>)</w:t>
      </w:r>
      <w:r w:rsidR="004C6576">
        <w:fldChar w:fldCharType="end"/>
      </w:r>
      <w:r w:rsidR="001D009D">
        <w:t>.</w:t>
      </w:r>
      <w:r w:rsidR="00FB7FDE">
        <w:t xml:space="preserve"> Esta carcasa además cuenta con huecos para la colocación de bolas </w:t>
      </w:r>
      <w:proofErr w:type="gramStart"/>
      <w:r w:rsidR="00005698">
        <w:t>anti</w:t>
      </w:r>
      <w:r w:rsidR="006814B7">
        <w:t>-</w:t>
      </w:r>
      <w:r w:rsidR="00005698">
        <w:t>vibración</w:t>
      </w:r>
      <w:proofErr w:type="gramEnd"/>
      <w:r w:rsidR="00FB7FDE">
        <w:t xml:space="preserve"> para que durante el vuelo sea más estable la lectura de los sensores</w:t>
      </w:r>
      <w:r w:rsidR="00AD03DC">
        <w:t xml:space="preserve"> (</w:t>
      </w:r>
      <w:proofErr w:type="spellStart"/>
      <w:r w:rsidR="00AD03DC">
        <w:t>Fig</w:t>
      </w:r>
      <w:proofErr w:type="spellEnd"/>
      <w:r w:rsidR="00AD03DC">
        <w:t xml:space="preserve"> </w:t>
      </w:r>
      <w:r w:rsidR="00F77496">
        <w:t>2</w:t>
      </w:r>
      <w:r w:rsidR="00AD03DC">
        <w:t>)</w:t>
      </w:r>
      <w:r w:rsidR="00FB7FDE">
        <w:t>.</w:t>
      </w:r>
    </w:p>
    <w:p w14:paraId="531447B7" w14:textId="77777777" w:rsidR="00BF4399" w:rsidRDefault="00BF4399" w:rsidP="00EB7A7D"/>
    <w:p w14:paraId="4C101F1B" w14:textId="2386F6BE" w:rsidR="001D009D" w:rsidRDefault="001D009D" w:rsidP="00EB7A7D">
      <w:r>
        <w:t>También se ha rediseñado una funda para la cámara</w:t>
      </w:r>
      <w:r w:rsidR="0098314E">
        <w:t xml:space="preserve"> basada en el siguiente diseño (</w:t>
      </w:r>
      <w:r w:rsidR="0098314E">
        <w:fldChar w:fldCharType="begin"/>
      </w:r>
      <w:r w:rsidR="0098314E">
        <w:instrText xml:space="preserve"> REF _Ref33425379 \r \h </w:instrText>
      </w:r>
      <w:r w:rsidR="0098314E">
        <w:fldChar w:fldCharType="separate"/>
      </w:r>
      <w:r w:rsidR="00971CB5">
        <w:t>6</w:t>
      </w:r>
      <w:r w:rsidR="0098314E">
        <w:t>)</w:t>
      </w:r>
      <w:r w:rsidR="0098314E">
        <w:fldChar w:fldCharType="end"/>
      </w:r>
      <w:r w:rsidR="00AB2375">
        <w:t>,</w:t>
      </w:r>
      <w:r>
        <w:t xml:space="preserve">  añadiéndole un soporte con el que poder orientar el ángulo de esta de forma sencilla</w:t>
      </w:r>
      <w:r w:rsidR="00932C25">
        <w:t xml:space="preserve"> </w:t>
      </w:r>
      <w:r w:rsidR="00AB2375">
        <w:t xml:space="preserve">y unos agujeros </w:t>
      </w:r>
      <w:r w:rsidR="00AD03DC">
        <w:t xml:space="preserve">adicionales </w:t>
      </w:r>
      <w:r w:rsidR="00AB2375">
        <w:t>para poder atornillarla</w:t>
      </w:r>
      <w:r w:rsidR="00AD03DC">
        <w:t xml:space="preserve"> (</w:t>
      </w:r>
      <w:proofErr w:type="spellStart"/>
      <w:r w:rsidR="00AD03DC">
        <w:t>Fig</w:t>
      </w:r>
      <w:proofErr w:type="spellEnd"/>
      <w:r w:rsidR="00AD03DC">
        <w:t xml:space="preserve"> </w:t>
      </w:r>
      <w:r w:rsidR="00F77496">
        <w:t>3</w:t>
      </w:r>
      <w:r w:rsidR="00AD03DC">
        <w:t>)</w:t>
      </w:r>
      <w:r w:rsidR="00932C25">
        <w:t>.</w:t>
      </w:r>
    </w:p>
    <w:p w14:paraId="218630AB" w14:textId="77777777" w:rsidR="00067BDA" w:rsidRDefault="00067BDA" w:rsidP="00EB7A7D"/>
    <w:p w14:paraId="3405CC24" w14:textId="77777777" w:rsidR="00067BDA" w:rsidRDefault="00067BDA" w:rsidP="00EB7A7D"/>
    <w:p w14:paraId="5D754782" w14:textId="77777777" w:rsidR="00067BDA" w:rsidRDefault="00067BDA" w:rsidP="00EB7A7D"/>
    <w:p w14:paraId="77453C89" w14:textId="77777777" w:rsidR="00067BDA" w:rsidRDefault="00130978" w:rsidP="00EB7A7D">
      <w:r>
        <w:rPr>
          <w:noProof/>
        </w:rPr>
        <w:lastRenderedPageBreak/>
        <w:drawing>
          <wp:anchor distT="0" distB="0" distL="114300" distR="114300" simplePos="0" relativeHeight="251688960" behindDoc="0" locked="0" layoutInCell="1" allowOverlap="1" wp14:anchorId="171BD22E" wp14:editId="215AE8A2">
            <wp:simplePos x="0" y="0"/>
            <wp:positionH relativeFrom="column">
              <wp:posOffset>-35657</wp:posOffset>
            </wp:positionH>
            <wp:positionV relativeFrom="paragraph">
              <wp:posOffset>342</wp:posOffset>
            </wp:positionV>
            <wp:extent cx="3491865" cy="2690495"/>
            <wp:effectExtent l="0" t="0" r="635" b="190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rcasa navio.png"/>
                    <pic:cNvPicPr/>
                  </pic:nvPicPr>
                  <pic:blipFill>
                    <a:blip r:embed="rId10">
                      <a:extLst>
                        <a:ext uri="{28A0092B-C50C-407E-A947-70E740481C1C}">
                          <a14:useLocalDpi xmlns:a14="http://schemas.microsoft.com/office/drawing/2010/main" val="0"/>
                        </a:ext>
                      </a:extLst>
                    </a:blip>
                    <a:stretch>
                      <a:fillRect/>
                    </a:stretch>
                  </pic:blipFill>
                  <pic:spPr>
                    <a:xfrm>
                      <a:off x="0" y="0"/>
                      <a:ext cx="3491865" cy="2690495"/>
                    </a:xfrm>
                    <a:prstGeom prst="rect">
                      <a:avLst/>
                    </a:prstGeom>
                  </pic:spPr>
                </pic:pic>
              </a:graphicData>
            </a:graphic>
            <wp14:sizeRelH relativeFrom="page">
              <wp14:pctWidth>0</wp14:pctWidth>
            </wp14:sizeRelH>
            <wp14:sizeRelV relativeFrom="page">
              <wp14:pctHeight>0</wp14:pctHeight>
            </wp14:sizeRelV>
          </wp:anchor>
        </w:drawing>
      </w:r>
    </w:p>
    <w:p w14:paraId="36304CB4" w14:textId="79F629C9" w:rsidR="00067BDA" w:rsidRDefault="00A872AC" w:rsidP="00EB7A7D">
      <w:r>
        <w:rPr>
          <w:noProof/>
        </w:rPr>
        <mc:AlternateContent>
          <mc:Choice Requires="wps">
            <w:drawing>
              <wp:anchor distT="0" distB="0" distL="114300" distR="114300" simplePos="0" relativeHeight="251687936" behindDoc="0" locked="0" layoutInCell="1" allowOverlap="1" wp14:anchorId="379B51FD" wp14:editId="4F3D46D4">
                <wp:simplePos x="0" y="0"/>
                <wp:positionH relativeFrom="column">
                  <wp:posOffset>3716655</wp:posOffset>
                </wp:positionH>
                <wp:positionV relativeFrom="paragraph">
                  <wp:posOffset>2589530</wp:posOffset>
                </wp:positionV>
                <wp:extent cx="1767205" cy="635"/>
                <wp:effectExtent l="0" t="0" r="0" b="12065"/>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767205" cy="635"/>
                        </a:xfrm>
                        <a:prstGeom prst="rect">
                          <a:avLst/>
                        </a:prstGeom>
                        <a:solidFill>
                          <a:prstClr val="white"/>
                        </a:solidFill>
                        <a:ln>
                          <a:noFill/>
                        </a:ln>
                      </wps:spPr>
                      <wps:txbx>
                        <w:txbxContent>
                          <w:p w14:paraId="1FF581F6" w14:textId="3515C05D" w:rsidR="002B49F8" w:rsidRDefault="002B49F8" w:rsidP="00067BDA">
                            <w:pPr>
                              <w:pStyle w:val="Descripcin"/>
                              <w:rPr>
                                <w:noProof/>
                              </w:rPr>
                            </w:pPr>
                            <w:proofErr w:type="spellStart"/>
                            <w:r>
                              <w:t>Fig</w:t>
                            </w:r>
                            <w:proofErr w:type="spellEnd"/>
                            <w:r>
                              <w:t xml:space="preserve"> </w:t>
                            </w:r>
                            <w:ins w:id="10" w:author="Juan Carlos de Alfonso Juliá" w:date="2020-04-08T12:58:00Z">
                              <w:r>
                                <w:t>3</w:t>
                              </w:r>
                            </w:ins>
                            <w:r>
                              <w:t xml:space="preserve">. Diseño 3d de la funda para la cámara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B51FD" id="Cuadro de texto 19" o:spid="_x0000_s1027" type="#_x0000_t202" style="position:absolute;margin-left:292.65pt;margin-top:203.9pt;width:139.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" stroked="f">
                <v:textbox style="mso-fit-shape-to-text:t" inset="0,0,0,0">
                  <w:txbxContent>
                    <w:p w14:paraId="1FF581F6" w14:textId="3515C05D" w:rsidR="002B49F8" w:rsidRDefault="002B49F8" w:rsidP="00067BDA">
                      <w:pPr>
                        <w:pStyle w:val="Descripcin"/>
                        <w:rPr>
                          <w:noProof/>
                        </w:rPr>
                      </w:pPr>
                      <w:proofErr w:type="spellStart"/>
                      <w:r>
                        <w:t>Fig</w:t>
                      </w:r>
                      <w:proofErr w:type="spellEnd"/>
                      <w:r>
                        <w:t xml:space="preserve"> </w:t>
                      </w:r>
                      <w:ins w:id="11" w:author="Juan Carlos de Alfonso Juliá" w:date="2020-04-08T12:58:00Z">
                        <w:r>
                          <w:t>3</w:t>
                        </w:r>
                      </w:ins>
                      <w:r>
                        <w:t xml:space="preserve">. Diseño 3d de la funda para la cámara </w:t>
                      </w:r>
                    </w:p>
                  </w:txbxContent>
                </v:textbox>
                <w10:wrap type="square"/>
              </v:shape>
            </w:pict>
          </mc:Fallback>
        </mc:AlternateContent>
      </w:r>
      <w:r>
        <w:rPr>
          <w:noProof/>
        </w:rPr>
        <mc:AlternateContent>
          <mc:Choice Requires="wps">
            <w:drawing>
              <wp:anchor distT="0" distB="0" distL="114300" distR="114300" simplePos="0" relativeHeight="251691008" behindDoc="0" locked="0" layoutInCell="1" allowOverlap="1" wp14:anchorId="3B951566" wp14:editId="2C957461">
                <wp:simplePos x="0" y="0"/>
                <wp:positionH relativeFrom="column">
                  <wp:posOffset>-81280</wp:posOffset>
                </wp:positionH>
                <wp:positionV relativeFrom="paragraph">
                  <wp:posOffset>2698750</wp:posOffset>
                </wp:positionV>
                <wp:extent cx="3491865" cy="635"/>
                <wp:effectExtent l="0" t="0" r="635" b="1206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wps:spPr>
                      <wps:txbx>
                        <w:txbxContent>
                          <w:p w14:paraId="6F00C3F7" w14:textId="1EFB987D" w:rsidR="002B49F8" w:rsidRDefault="002B49F8" w:rsidP="00BF4399">
                            <w:pPr>
                              <w:pStyle w:val="Descripcin"/>
                              <w:rPr>
                                <w:noProof/>
                              </w:rPr>
                            </w:pPr>
                            <w:proofErr w:type="spellStart"/>
                            <w:r>
                              <w:t>Fig</w:t>
                            </w:r>
                            <w:proofErr w:type="spellEnd"/>
                            <w:r>
                              <w:t xml:space="preserve"> </w:t>
                            </w:r>
                            <w:ins w:id="12" w:author="Juan Carlos de Alfonso Juliá" w:date="2020-04-08T12:58:00Z">
                              <w:r>
                                <w:t>2</w:t>
                              </w:r>
                            </w:ins>
                            <w:r>
                              <w:t>. Diseño 3d del armazón de la Raspberry.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51566" id="Cuadro de texto 21" o:spid="_x0000_s1028" type="#_x0000_t202" style="position:absolute;margin-left:-6.4pt;margin-top:212.5pt;width:274.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" stroked="f">
                <v:textbox style="mso-fit-shape-to-text:t" inset="0,0,0,0">
                  <w:txbxContent>
                    <w:p w14:paraId="6F00C3F7" w14:textId="1EFB987D" w:rsidR="002B49F8" w:rsidRDefault="002B49F8" w:rsidP="00BF4399">
                      <w:pPr>
                        <w:pStyle w:val="Descripcin"/>
                        <w:rPr>
                          <w:noProof/>
                        </w:rPr>
                      </w:pPr>
                      <w:proofErr w:type="spellStart"/>
                      <w:r>
                        <w:t>Fig</w:t>
                      </w:r>
                      <w:proofErr w:type="spellEnd"/>
                      <w:r>
                        <w:t xml:space="preserve"> </w:t>
                      </w:r>
                      <w:ins w:id="13" w:author="Juan Carlos de Alfonso Juliá" w:date="2020-04-08T12:58:00Z">
                        <w:r>
                          <w:t>2</w:t>
                        </w:r>
                      </w:ins>
                      <w:r>
                        <w:t>. Diseño 3d del armazón de la Raspberry.</w:t>
                      </w:r>
                    </w:p>
                  </w:txbxContent>
                </v:textbox>
                <w10:wrap type="square"/>
              </v:shape>
            </w:pict>
          </mc:Fallback>
        </mc:AlternateContent>
      </w:r>
      <w:r>
        <w:rPr>
          <w:noProof/>
        </w:rPr>
        <w:drawing>
          <wp:anchor distT="0" distB="0" distL="114300" distR="114300" simplePos="0" relativeHeight="251685888" behindDoc="0" locked="0" layoutInCell="1" allowOverlap="1" wp14:anchorId="46DC17FA" wp14:editId="64E263DD">
            <wp:simplePos x="0" y="0"/>
            <wp:positionH relativeFrom="column">
              <wp:posOffset>3671570</wp:posOffset>
            </wp:positionH>
            <wp:positionV relativeFrom="paragraph">
              <wp:posOffset>694690</wp:posOffset>
            </wp:positionV>
            <wp:extent cx="1767706" cy="1785383"/>
            <wp:effectExtent l="0" t="0" r="0" b="5715"/>
            <wp:wrapSquare wrapText="bothSides"/>
            <wp:docPr id="18" name="Imagen 18" descr="Imagen que contiene su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porte camara stl.png"/>
                    <pic:cNvPicPr/>
                  </pic:nvPicPr>
                  <pic:blipFill>
                    <a:blip r:embed="rId11">
                      <a:extLst>
                        <a:ext uri="{28A0092B-C50C-407E-A947-70E740481C1C}">
                          <a14:useLocalDpi xmlns:a14="http://schemas.microsoft.com/office/drawing/2010/main" val="0"/>
                        </a:ext>
                      </a:extLst>
                    </a:blip>
                    <a:stretch>
                      <a:fillRect/>
                    </a:stretch>
                  </pic:blipFill>
                  <pic:spPr>
                    <a:xfrm>
                      <a:off x="0" y="0"/>
                      <a:ext cx="1767706" cy="1785383"/>
                    </a:xfrm>
                    <a:prstGeom prst="rect">
                      <a:avLst/>
                    </a:prstGeom>
                  </pic:spPr>
                </pic:pic>
              </a:graphicData>
            </a:graphic>
            <wp14:sizeRelH relativeFrom="page">
              <wp14:pctWidth>0</wp14:pctWidth>
            </wp14:sizeRelH>
            <wp14:sizeRelV relativeFrom="page">
              <wp14:pctHeight>0</wp14:pctHeight>
            </wp14:sizeRelV>
          </wp:anchor>
        </w:drawing>
      </w:r>
    </w:p>
    <w:p w14:paraId="75FB75D2" w14:textId="6A72EDBE" w:rsidR="00067BDA" w:rsidRDefault="00067BDA" w:rsidP="00067BDA">
      <w:pPr>
        <w:keepNext/>
      </w:pPr>
    </w:p>
    <w:p w14:paraId="4AE3F0B9" w14:textId="4E825B52" w:rsidR="00067BDA" w:rsidRDefault="00067BDA" w:rsidP="00067BDA">
      <w:pPr>
        <w:keepNext/>
      </w:pPr>
    </w:p>
    <w:p w14:paraId="5465502A" w14:textId="22F88A52" w:rsidR="00130978" w:rsidRDefault="00130978" w:rsidP="009D7EAC">
      <w:pPr>
        <w:keepNext/>
      </w:pPr>
    </w:p>
    <w:p w14:paraId="4DC14F2C" w14:textId="07551EBE" w:rsidR="00130978" w:rsidRDefault="00130978" w:rsidP="00445B5D">
      <w:pPr>
        <w:pStyle w:val="Ttulo2"/>
      </w:pPr>
    </w:p>
    <w:p w14:paraId="65026761" w14:textId="73ADEB6B" w:rsidR="00A872AC" w:rsidRDefault="00A872AC" w:rsidP="004F52B9">
      <w:pPr>
        <w:pStyle w:val="Ttulo1"/>
      </w:pPr>
    </w:p>
    <w:p w14:paraId="722D5B2F" w14:textId="77777777" w:rsidR="00A872AC" w:rsidRPr="00A872AC" w:rsidRDefault="00A872AC" w:rsidP="00A872AC"/>
    <w:p w14:paraId="0BC95C86" w14:textId="1628767B" w:rsidR="004F52B9" w:rsidRDefault="00456515" w:rsidP="004F52B9">
      <w:pPr>
        <w:pStyle w:val="Ttulo1"/>
      </w:pPr>
      <w:bookmarkStart w:id="14" w:name="_Toc37410401"/>
      <w:r>
        <w:t xml:space="preserve">2.2 </w:t>
      </w:r>
      <w:r w:rsidR="004F52B9">
        <w:t>Construcción final del prototipo.</w:t>
      </w:r>
      <w:bookmarkEnd w:id="14"/>
    </w:p>
    <w:p w14:paraId="7D4C6269" w14:textId="423E0D05" w:rsidR="00F41F51" w:rsidRDefault="00F41F51" w:rsidP="00F41F51"/>
    <w:p w14:paraId="4EA31F48" w14:textId="1BB6A0F6" w:rsidR="00F41F51" w:rsidRDefault="00F41F51" w:rsidP="00F41F51">
      <w:pPr>
        <w:pStyle w:val="Ttulo2"/>
      </w:pPr>
      <w:bookmarkStart w:id="15" w:name="_Toc37410402"/>
      <w:r>
        <w:t>2.2.1 Conexión entre variadores y motores</w:t>
      </w:r>
      <w:r w:rsidR="00A000A2">
        <w:t>.</w:t>
      </w:r>
      <w:bookmarkEnd w:id="15"/>
    </w:p>
    <w:p w14:paraId="4849CCB8" w14:textId="77777777" w:rsidR="001F1DD8" w:rsidRPr="001F1DD8" w:rsidRDefault="001F1DD8" w:rsidP="001F1DD8"/>
    <w:p w14:paraId="451F8D7B" w14:textId="2B13B24C" w:rsidR="004F778B" w:rsidRDefault="004F778B" w:rsidP="004F778B">
      <w:r>
        <w:t>Para este tipo de proyectos lo más habitual es usar motores sin escobillas (trifásicos)</w:t>
      </w:r>
      <w:r w:rsidR="008914D7">
        <w:t>,</w:t>
      </w:r>
      <w:r>
        <w:t xml:space="preserve"> cuya estructura interna corresponde a la de la figura 4 en donde hay 3 cables con el mismo voltaje cada uno separado entre si </w:t>
      </w:r>
      <w:r w:rsidR="00B34D3B">
        <w:t>120º.</w:t>
      </w:r>
    </w:p>
    <w:p w14:paraId="4DCB713E" w14:textId="2475EC2F" w:rsidR="004F778B" w:rsidRDefault="002B123D" w:rsidP="004F778B">
      <w:r w:rsidRPr="004F778B">
        <w:rPr>
          <w:noProof/>
        </w:rPr>
        <w:drawing>
          <wp:anchor distT="0" distB="0" distL="114300" distR="114300" simplePos="0" relativeHeight="251817984" behindDoc="0" locked="0" layoutInCell="1" allowOverlap="1" wp14:anchorId="0BCE7011" wp14:editId="7E626BE8">
            <wp:simplePos x="0" y="0"/>
            <wp:positionH relativeFrom="column">
              <wp:posOffset>1198545</wp:posOffset>
            </wp:positionH>
            <wp:positionV relativeFrom="paragraph">
              <wp:posOffset>161109</wp:posOffset>
            </wp:positionV>
            <wp:extent cx="2689860" cy="1765935"/>
            <wp:effectExtent l="0" t="0" r="2540" b="0"/>
            <wp:wrapSquare wrapText="bothSides"/>
            <wp:docPr id="89" name="Imagen 89" descr="Motores brushless Brush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ores brushless Brushl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9860" cy="1765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838D7A" w14:textId="45B76A1F" w:rsidR="004F778B" w:rsidRDefault="004F778B" w:rsidP="004F778B"/>
    <w:p w14:paraId="5FFF22A9" w14:textId="677F94A2" w:rsidR="002B123D" w:rsidRDefault="002B123D" w:rsidP="002B123D">
      <w:pPr>
        <w:keepNext/>
      </w:pPr>
      <w:r w:rsidRPr="004F778B">
        <w:fldChar w:fldCharType="begin"/>
      </w:r>
      <w:r w:rsidRPr="004F778B">
        <w:instrText xml:space="preserve"> INCLUDEPICTURE "/var/folders/f9/g2h78njx30sdg7mmyn9f5cm80000gn/T/com.microsoft.Word/WebArchiveCopyPasteTempFiles/brushl10.jpg" \* MERGEFORMATINET </w:instrText>
      </w:r>
      <w:r w:rsidRPr="004F778B">
        <w:fldChar w:fldCharType="end"/>
      </w:r>
    </w:p>
    <w:p w14:paraId="570FE55F" w14:textId="77777777" w:rsidR="002B123D" w:rsidRDefault="002B123D" w:rsidP="002B123D">
      <w:pPr>
        <w:pStyle w:val="Descripcin"/>
      </w:pPr>
    </w:p>
    <w:p w14:paraId="6E87196C" w14:textId="77777777" w:rsidR="002B123D" w:rsidRDefault="002B123D" w:rsidP="002B123D">
      <w:pPr>
        <w:pStyle w:val="Descripcin"/>
      </w:pPr>
    </w:p>
    <w:p w14:paraId="73175270" w14:textId="77777777" w:rsidR="002B123D" w:rsidRDefault="002B123D" w:rsidP="002B123D">
      <w:pPr>
        <w:pStyle w:val="Descripcin"/>
      </w:pPr>
    </w:p>
    <w:p w14:paraId="234DA95E" w14:textId="4762F273" w:rsidR="002B123D" w:rsidRDefault="002B123D" w:rsidP="002B123D">
      <w:pPr>
        <w:pStyle w:val="Descripcin"/>
      </w:pPr>
    </w:p>
    <w:p w14:paraId="15F27994" w14:textId="7A927D2E" w:rsidR="002B123D" w:rsidRDefault="002B123D" w:rsidP="002B123D">
      <w:pPr>
        <w:pStyle w:val="Descripcin"/>
      </w:pPr>
    </w:p>
    <w:p w14:paraId="1FFA104A" w14:textId="58972F9C" w:rsidR="00B34D3B" w:rsidRDefault="002B123D" w:rsidP="004F778B">
      <w:r>
        <w:rPr>
          <w:noProof/>
        </w:rPr>
        <mc:AlternateContent>
          <mc:Choice Requires="wps">
            <w:drawing>
              <wp:anchor distT="0" distB="0" distL="114300" distR="114300" simplePos="0" relativeHeight="251820032" behindDoc="0" locked="0" layoutInCell="1" allowOverlap="1" wp14:anchorId="0D36DDE2" wp14:editId="64611173">
                <wp:simplePos x="0" y="0"/>
                <wp:positionH relativeFrom="column">
                  <wp:posOffset>1320905</wp:posOffset>
                </wp:positionH>
                <wp:positionV relativeFrom="paragraph">
                  <wp:posOffset>64135</wp:posOffset>
                </wp:positionV>
                <wp:extent cx="2082800" cy="635"/>
                <wp:effectExtent l="0" t="0" r="0" b="0"/>
                <wp:wrapSquare wrapText="bothSides"/>
                <wp:docPr id="100" name="Cuadro de texto 100"/>
                <wp:cNvGraphicFramePr/>
                <a:graphic xmlns:a="http://schemas.openxmlformats.org/drawingml/2006/main">
                  <a:graphicData uri="http://schemas.microsoft.com/office/word/2010/wordprocessingShape">
                    <wps:wsp>
                      <wps:cNvSpPr txBox="1"/>
                      <wps:spPr>
                        <a:xfrm>
                          <a:off x="0" y="0"/>
                          <a:ext cx="2082800" cy="635"/>
                        </a:xfrm>
                        <a:prstGeom prst="rect">
                          <a:avLst/>
                        </a:prstGeom>
                        <a:solidFill>
                          <a:prstClr val="white"/>
                        </a:solidFill>
                        <a:ln>
                          <a:noFill/>
                        </a:ln>
                      </wps:spPr>
                      <wps:txbx>
                        <w:txbxContent>
                          <w:p w14:paraId="26848775" w14:textId="541E8AD4" w:rsidR="002B49F8" w:rsidRDefault="002B49F8" w:rsidP="002B123D">
                            <w:pPr>
                              <w:pStyle w:val="Descripcin"/>
                              <w:rPr>
                                <w:noProof/>
                              </w:rPr>
                            </w:pPr>
                            <w:proofErr w:type="spellStart"/>
                            <w:r>
                              <w:t>Fig</w:t>
                            </w:r>
                            <w:proofErr w:type="spellEnd"/>
                            <w:r>
                              <w:t xml:space="preserve"> 4. Esquema de un motor </w:t>
                            </w:r>
                            <w:proofErr w:type="spellStart"/>
                            <w:r>
                              <w:t>trifase</w:t>
                            </w:r>
                            <w:proofErr w:type="spellEnd"/>
                            <w:r>
                              <w:t xml:space="preserve"> (</w:t>
                            </w:r>
                            <w:r>
                              <w:fldChar w:fldCharType="begin"/>
                            </w:r>
                            <w:r>
                              <w:instrText xml:space="preserve"> REF _Ref37324149 \r \h </w:instrText>
                            </w:r>
                            <w:r>
                              <w:fldChar w:fldCharType="separate"/>
                            </w:r>
                            <w:r>
                              <w:t>7)</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36DDE2" id="Cuadro de texto 100" o:spid="_x0000_s1029" type="#_x0000_t202" style="position:absolute;margin-left:104pt;margin-top:5.05pt;width:164pt;height:.05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" stroked="f">
                <v:textbox style="mso-fit-shape-to-text:t" inset="0,0,0,0">
                  <w:txbxContent>
                    <w:p w14:paraId="26848775" w14:textId="541E8AD4" w:rsidR="002B49F8" w:rsidRDefault="002B49F8" w:rsidP="002B123D">
                      <w:pPr>
                        <w:pStyle w:val="Descripcin"/>
                        <w:rPr>
                          <w:noProof/>
                        </w:rPr>
                      </w:pPr>
                      <w:proofErr w:type="spellStart"/>
                      <w:r>
                        <w:t>Fig</w:t>
                      </w:r>
                      <w:proofErr w:type="spellEnd"/>
                      <w:r>
                        <w:t xml:space="preserve"> 4. Esquema de un motor </w:t>
                      </w:r>
                      <w:proofErr w:type="spellStart"/>
                      <w:r>
                        <w:t>trifase</w:t>
                      </w:r>
                      <w:proofErr w:type="spellEnd"/>
                      <w:r>
                        <w:t xml:space="preserve"> (</w:t>
                      </w:r>
                      <w:r>
                        <w:fldChar w:fldCharType="begin"/>
                      </w:r>
                      <w:r>
                        <w:instrText xml:space="preserve"> REF _Ref37324149 \r \h </w:instrText>
                      </w:r>
                      <w:r>
                        <w:fldChar w:fldCharType="separate"/>
                      </w:r>
                      <w:r>
                        <w:t>7)</w:t>
                      </w:r>
                      <w:r>
                        <w:fldChar w:fldCharType="end"/>
                      </w:r>
                      <w:r>
                        <w:t>.</w:t>
                      </w:r>
                    </w:p>
                  </w:txbxContent>
                </v:textbox>
                <w10:wrap type="square"/>
              </v:shape>
            </w:pict>
          </mc:Fallback>
        </mc:AlternateContent>
      </w:r>
    </w:p>
    <w:p w14:paraId="25F2754D" w14:textId="5A1451E9" w:rsidR="00B34D3B" w:rsidRPr="004F778B" w:rsidRDefault="00B34D3B" w:rsidP="004F778B"/>
    <w:p w14:paraId="70A00AAF" w14:textId="2223A776" w:rsidR="00B34D3B" w:rsidRDefault="00B34D3B" w:rsidP="004F778B">
      <w:r>
        <w:t xml:space="preserve">Estos 3 cables son conectados al variador que tiene la función de activar cada uno de los cables en orden creando un campo magnético haciendo girar por tanto el motor. </w:t>
      </w:r>
    </w:p>
    <w:p w14:paraId="5599B6A9" w14:textId="77777777" w:rsidR="00B34D3B" w:rsidRDefault="00B34D3B" w:rsidP="004F778B"/>
    <w:p w14:paraId="453DBE1F" w14:textId="01154FB2" w:rsidR="004F778B" w:rsidRDefault="00435B4B" w:rsidP="004F778B">
      <w:r>
        <w:t>Teniendo</w:t>
      </w:r>
      <w:r w:rsidR="00B34D3B">
        <w:t xml:space="preserve"> esto</w:t>
      </w:r>
      <w:r>
        <w:t xml:space="preserve"> en cuenta</w:t>
      </w:r>
      <w:r w:rsidR="00B34D3B">
        <w:t xml:space="preserve"> es relativamente sencillo el cambiar el sentido del giro, bastaría con cambiar el orden de conexión de los dos cables exteriores dejando el </w:t>
      </w:r>
      <w:r w:rsidR="00B34D3B">
        <w:lastRenderedPageBreak/>
        <w:t xml:space="preserve">central inmóvil, la razón es que </w:t>
      </w:r>
      <w:r w:rsidR="002B123D">
        <w:t>el cable central siempre se activará en segundo lugar y no tiene sentido cambiarlo para cambiar el sentido del giro.</w:t>
      </w:r>
    </w:p>
    <w:p w14:paraId="3841CBC4" w14:textId="7859DE70" w:rsidR="00B34D3B" w:rsidRDefault="00B34D3B" w:rsidP="004F778B">
      <w:r>
        <w:t>Es importante entender este concepto dado que va a ser necesario invertir el sentido del giro en ocasiones para el correcto funcionamiento del dron, la razón se explicará más adelante.</w:t>
      </w:r>
    </w:p>
    <w:p w14:paraId="5D2C8D70" w14:textId="113AE99E" w:rsidR="004F778B" w:rsidRDefault="004F778B" w:rsidP="004F778B"/>
    <w:p w14:paraId="1C210367" w14:textId="215A2827" w:rsidR="004F778B" w:rsidRPr="004F778B" w:rsidRDefault="00B34D3B" w:rsidP="004F778B">
      <w:r w:rsidRPr="00B34D3B">
        <w:rPr>
          <w:noProof/>
        </w:rPr>
        <w:drawing>
          <wp:inline distT="0" distB="0" distL="0" distR="0" wp14:anchorId="1AC32E65" wp14:editId="2B5FBA5C">
            <wp:extent cx="5396230" cy="995045"/>
            <wp:effectExtent l="0" t="0" r="1270" b="0"/>
            <wp:docPr id="99" name="Imagen 99"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6230" cy="995045"/>
                    </a:xfrm>
                    <a:prstGeom prst="rect">
                      <a:avLst/>
                    </a:prstGeom>
                  </pic:spPr>
                </pic:pic>
              </a:graphicData>
            </a:graphic>
          </wp:inline>
        </w:drawing>
      </w:r>
    </w:p>
    <w:p w14:paraId="6E2E130C" w14:textId="4C80846F" w:rsidR="00F41F51" w:rsidRDefault="00F41F51" w:rsidP="00F41F51">
      <w:pPr>
        <w:pStyle w:val="Ttulo2"/>
      </w:pPr>
      <w:bookmarkStart w:id="16" w:name="_Toc37410403"/>
      <w:r>
        <w:t xml:space="preserve">2.2.1 Conexión entre variadores </w:t>
      </w:r>
      <w:r w:rsidR="00B34D3B">
        <w:t>con Raspberry y batería</w:t>
      </w:r>
      <w:r w:rsidR="00672A2A">
        <w:t>.</w:t>
      </w:r>
      <w:bookmarkEnd w:id="16"/>
    </w:p>
    <w:p w14:paraId="4D91A426" w14:textId="6753287C" w:rsidR="004F778B" w:rsidRDefault="004F778B" w:rsidP="004F778B"/>
    <w:p w14:paraId="2F364F51" w14:textId="73C9A0BB" w:rsidR="008914D7" w:rsidRDefault="008914D7" w:rsidP="008914D7">
      <w:r>
        <w:t xml:space="preserve">Respecto a la otra parte del variador hay 4 cables, dos de ellos (normalmente rojo y negro) son los cables de alimentación que irán conectados a la </w:t>
      </w:r>
      <w:proofErr w:type="spellStart"/>
      <w:r>
        <w:t>pdb</w:t>
      </w:r>
      <w:proofErr w:type="spellEnd"/>
      <w:r>
        <w:t xml:space="preserve"> y posteriormente a la batería. Los otros dos cables que normalmente vienen e</w:t>
      </w:r>
      <w:r w:rsidR="00A000A2">
        <w:t>n</w:t>
      </w:r>
      <w:r>
        <w:t xml:space="preserve"> un conector </w:t>
      </w:r>
      <w:proofErr w:type="spellStart"/>
      <w:r>
        <w:t>gpio</w:t>
      </w:r>
      <w:proofErr w:type="spellEnd"/>
      <w:r>
        <w:t xml:space="preserve"> hembra van conectados al controlador (en este caso a los puertos </w:t>
      </w:r>
      <w:proofErr w:type="spellStart"/>
      <w:r>
        <w:t>pwm</w:t>
      </w:r>
      <w:proofErr w:type="spellEnd"/>
      <w:r>
        <w:t xml:space="preserve"> de la Navio2) son de color negro y blanco siendo el </w:t>
      </w:r>
      <w:proofErr w:type="gramStart"/>
      <w:r>
        <w:t>primero tierra</w:t>
      </w:r>
      <w:proofErr w:type="gramEnd"/>
      <w:r>
        <w:t xml:space="preserve"> (GND) y el segundo la señal </w:t>
      </w:r>
      <w:proofErr w:type="spellStart"/>
      <w:r>
        <w:t>pwm</w:t>
      </w:r>
      <w:proofErr w:type="spellEnd"/>
      <w:r>
        <w:t xml:space="preserve">. </w:t>
      </w:r>
    </w:p>
    <w:p w14:paraId="303501EF" w14:textId="7C980962" w:rsidR="008914D7" w:rsidRDefault="008914D7" w:rsidP="008914D7"/>
    <w:p w14:paraId="590496E9" w14:textId="249D0A08" w:rsidR="008914D7" w:rsidRDefault="008914D7" w:rsidP="008914D7">
      <w:r>
        <w:t xml:space="preserve">Una vez que tenemos claro que cables deben ir a la batería hay que soldarlos a la </w:t>
      </w:r>
      <w:proofErr w:type="spellStart"/>
      <w:r>
        <w:t>pdb</w:t>
      </w:r>
      <w:proofErr w:type="spellEnd"/>
      <w:r>
        <w:t xml:space="preserve"> del chasis junto con el módulo de corriente siguiendo el esquema de la figura 5.</w:t>
      </w:r>
    </w:p>
    <w:p w14:paraId="6FACF374" w14:textId="77777777" w:rsidR="008914D7" w:rsidRDefault="008914D7" w:rsidP="008914D7"/>
    <w:p w14:paraId="046F890C" w14:textId="1335D062" w:rsidR="00905686" w:rsidRDefault="00905686" w:rsidP="004F778B">
      <w:r>
        <w:rPr>
          <w:noProof/>
        </w:rPr>
        <w:drawing>
          <wp:anchor distT="0" distB="0" distL="114300" distR="114300" simplePos="0" relativeHeight="251814912" behindDoc="0" locked="0" layoutInCell="1" allowOverlap="1" wp14:anchorId="1ED210A3" wp14:editId="7BD4EE37">
            <wp:simplePos x="0" y="0"/>
            <wp:positionH relativeFrom="column">
              <wp:posOffset>0</wp:posOffset>
            </wp:positionH>
            <wp:positionV relativeFrom="paragraph">
              <wp:posOffset>178435</wp:posOffset>
            </wp:positionV>
            <wp:extent cx="5396230" cy="1639570"/>
            <wp:effectExtent l="0" t="0" r="1270" b="0"/>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aptura de pantalla 2020-02-27 a las 9.39.34.png"/>
                    <pic:cNvPicPr/>
                  </pic:nvPicPr>
                  <pic:blipFill>
                    <a:blip r:embed="rId14">
                      <a:extLst>
                        <a:ext uri="{28A0092B-C50C-407E-A947-70E740481C1C}">
                          <a14:useLocalDpi xmlns:a14="http://schemas.microsoft.com/office/drawing/2010/main" val="0"/>
                        </a:ext>
                      </a:extLst>
                    </a:blip>
                    <a:stretch>
                      <a:fillRect/>
                    </a:stretch>
                  </pic:blipFill>
                  <pic:spPr>
                    <a:xfrm>
                      <a:off x="0" y="0"/>
                      <a:ext cx="5396230" cy="1639570"/>
                    </a:xfrm>
                    <a:prstGeom prst="rect">
                      <a:avLst/>
                    </a:prstGeom>
                  </pic:spPr>
                </pic:pic>
              </a:graphicData>
            </a:graphic>
            <wp14:sizeRelH relativeFrom="page">
              <wp14:pctWidth>0</wp14:pctWidth>
            </wp14:sizeRelH>
            <wp14:sizeRelV relativeFrom="page">
              <wp14:pctHeight>0</wp14:pctHeight>
            </wp14:sizeRelV>
          </wp:anchor>
        </w:drawing>
      </w:r>
    </w:p>
    <w:p w14:paraId="6FE79D74" w14:textId="5F29A935" w:rsidR="00B34D3B" w:rsidRDefault="00905686" w:rsidP="004F778B">
      <w:r>
        <w:rPr>
          <w:noProof/>
        </w:rPr>
        <mc:AlternateContent>
          <mc:Choice Requires="wps">
            <w:drawing>
              <wp:anchor distT="0" distB="0" distL="114300" distR="114300" simplePos="0" relativeHeight="251816960" behindDoc="0" locked="0" layoutInCell="1" allowOverlap="1" wp14:anchorId="5C4D3D0E" wp14:editId="1A2C2405">
                <wp:simplePos x="0" y="0"/>
                <wp:positionH relativeFrom="column">
                  <wp:posOffset>0</wp:posOffset>
                </wp:positionH>
                <wp:positionV relativeFrom="paragraph">
                  <wp:posOffset>1812925</wp:posOffset>
                </wp:positionV>
                <wp:extent cx="5396230" cy="635"/>
                <wp:effectExtent l="0" t="0" r="1270" b="12065"/>
                <wp:wrapSquare wrapText="bothSides"/>
                <wp:docPr id="77" name="Cuadro de texto 77"/>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06680237" w14:textId="5363C521" w:rsidR="002B49F8" w:rsidRDefault="002B49F8" w:rsidP="00905686">
                            <w:pPr>
                              <w:pStyle w:val="Descripcin"/>
                              <w:rPr>
                                <w:noProof/>
                              </w:rPr>
                            </w:pPr>
                            <w:proofErr w:type="spellStart"/>
                            <w:r>
                              <w:t>Fig</w:t>
                            </w:r>
                            <w:proofErr w:type="spellEnd"/>
                            <w:r>
                              <w:t xml:space="preserve"> </w:t>
                            </w:r>
                            <w:ins w:id="17" w:author="Juan Carlos de Alfonso Juliá" w:date="2020-04-08T12:59:00Z">
                              <w:r>
                                <w:t>5</w:t>
                              </w:r>
                            </w:ins>
                            <w:r>
                              <w:t>. Diagrama de instalación de los variadores y el conector de potencia a una placa F450 (</w:t>
                            </w:r>
                            <w:r>
                              <w:fldChar w:fldCharType="begin"/>
                            </w:r>
                            <w:r>
                              <w:instrText xml:space="preserve"> REF _Ref33688866 \r \h </w:instrText>
                            </w:r>
                            <w:r>
                              <w:fldChar w:fldCharType="separate"/>
                            </w:r>
                            <w:r>
                              <w:t>8)</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D3D0E" id="Cuadro de texto 77" o:spid="_x0000_s1030" type="#_x0000_t202" style="position:absolute;margin-left:0;margin-top:142.75pt;width:424.9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" stroked="f">
                <v:textbox style="mso-fit-shape-to-text:t" inset="0,0,0,0">
                  <w:txbxContent>
                    <w:p w14:paraId="06680237" w14:textId="5363C521" w:rsidR="002B49F8" w:rsidRDefault="002B49F8" w:rsidP="00905686">
                      <w:pPr>
                        <w:pStyle w:val="Descripcin"/>
                        <w:rPr>
                          <w:noProof/>
                        </w:rPr>
                      </w:pPr>
                      <w:proofErr w:type="spellStart"/>
                      <w:r>
                        <w:t>Fig</w:t>
                      </w:r>
                      <w:proofErr w:type="spellEnd"/>
                      <w:r>
                        <w:t xml:space="preserve"> </w:t>
                      </w:r>
                      <w:ins w:id="18" w:author="Juan Carlos de Alfonso Juliá" w:date="2020-04-08T12:59:00Z">
                        <w:r>
                          <w:t>5</w:t>
                        </w:r>
                      </w:ins>
                      <w:r>
                        <w:t>. Diagrama de instalación de los variadores y el conector de potencia a una placa F450 (</w:t>
                      </w:r>
                      <w:r>
                        <w:fldChar w:fldCharType="begin"/>
                      </w:r>
                      <w:r>
                        <w:instrText xml:space="preserve"> REF _Ref33688866 \r \h </w:instrText>
                      </w:r>
                      <w:r>
                        <w:fldChar w:fldCharType="separate"/>
                      </w:r>
                      <w:r>
                        <w:t>8)</w:t>
                      </w:r>
                      <w:r>
                        <w:fldChar w:fldCharType="end"/>
                      </w:r>
                      <w:r>
                        <w:t>.</w:t>
                      </w:r>
                    </w:p>
                  </w:txbxContent>
                </v:textbox>
                <w10:wrap type="square"/>
              </v:shape>
            </w:pict>
          </mc:Fallback>
        </mc:AlternateContent>
      </w:r>
    </w:p>
    <w:p w14:paraId="754ACDF5" w14:textId="77777777" w:rsidR="00B34D3B" w:rsidRPr="004F778B" w:rsidRDefault="00B34D3B" w:rsidP="004F778B"/>
    <w:p w14:paraId="230C2862" w14:textId="2B5F8517" w:rsidR="00F41F51" w:rsidRDefault="00F41F51" w:rsidP="00F41F51">
      <w:pPr>
        <w:pStyle w:val="Ttulo2"/>
      </w:pPr>
      <w:bookmarkStart w:id="19" w:name="_Toc37410404"/>
      <w:r>
        <w:t>2.2.2 Instalación de las hélices</w:t>
      </w:r>
      <w:r w:rsidR="0068545E">
        <w:t xml:space="preserve"> y ajuste del sentido de giro</w:t>
      </w:r>
      <w:r w:rsidR="005E30A7">
        <w:t>.</w:t>
      </w:r>
      <w:bookmarkEnd w:id="19"/>
    </w:p>
    <w:p w14:paraId="0C3E20F5" w14:textId="77777777" w:rsidR="0068545E" w:rsidRDefault="0068545E" w:rsidP="008914D7"/>
    <w:p w14:paraId="56703DFC" w14:textId="58DEDC08" w:rsidR="008914D7" w:rsidRDefault="0068545E" w:rsidP="008914D7">
      <w:r>
        <w:t>Cuando a un motor se le instala una hélice y este gira en horizontal va a generar una fuerza de sustentación que es lo que se busca para mantener el dron en el aire, sin embargo también debido al giro de la hélice se genera un par motor en puntos distintos que tiende a parar la hélice y hacer girar el dron a su alrededor</w:t>
      </w:r>
      <w:r w:rsidR="001D0017">
        <w:t>,</w:t>
      </w:r>
      <w:r>
        <w:t xml:space="preserve"> </w:t>
      </w:r>
      <w:r w:rsidR="001D0017">
        <w:t>e</w:t>
      </w:r>
      <w:r>
        <w:t xml:space="preserve">s por este motivo que la colocación de las hélices </w:t>
      </w:r>
      <w:r w:rsidR="001D0017">
        <w:t>y</w:t>
      </w:r>
      <w:r>
        <w:t xml:space="preserve"> el sentido del giro </w:t>
      </w:r>
      <w:r w:rsidR="007B19AF">
        <w:t xml:space="preserve">de estas </w:t>
      </w:r>
      <w:r>
        <w:t>debe ser simétrico para poder contrarrestar los momentos angulares generados evitando que el dron gire sobre si mismo</w:t>
      </w:r>
      <w:r w:rsidR="007B19AF">
        <w:t>,</w:t>
      </w:r>
      <w:r>
        <w:t xml:space="preserve"> y mantenga</w:t>
      </w:r>
      <w:r w:rsidR="007B19AF">
        <w:t xml:space="preserve"> así</w:t>
      </w:r>
      <w:r>
        <w:t xml:space="preserve"> una posición estable </w:t>
      </w:r>
      <w:r w:rsidR="007B19AF">
        <w:t>elevándose</w:t>
      </w:r>
      <w:r>
        <w:t xml:space="preserve"> (</w:t>
      </w:r>
      <w:r>
        <w:fldChar w:fldCharType="begin"/>
      </w:r>
      <w:r>
        <w:instrText xml:space="preserve"> REF _Ref33652366 \r \h </w:instrText>
      </w:r>
      <w:r>
        <w:fldChar w:fldCharType="separate"/>
      </w:r>
      <w:r w:rsidR="003C6D83">
        <w:t>9)</w:t>
      </w:r>
      <w:r>
        <w:fldChar w:fldCharType="end"/>
      </w:r>
      <w:r>
        <w:t>.</w:t>
      </w:r>
    </w:p>
    <w:p w14:paraId="2F395F44" w14:textId="4FBFB2B5" w:rsidR="0068545E" w:rsidRDefault="0068545E" w:rsidP="008914D7">
      <w:r>
        <w:lastRenderedPageBreak/>
        <w:t xml:space="preserve">La situación final debe ser por tanto igual a la de la figura 6 en donde como se ha mencionado antes </w:t>
      </w:r>
      <w:r w:rsidR="00A000A2">
        <w:t>la simetría de los motores anula</w:t>
      </w:r>
      <w:r>
        <w:t xml:space="preserve"> los momentos angulares de giro</w:t>
      </w:r>
      <w:r w:rsidR="007B19AF">
        <w:t xml:space="preserve"> del dron</w:t>
      </w:r>
      <w:r>
        <w:t>.</w:t>
      </w:r>
    </w:p>
    <w:p w14:paraId="4BFEF72C" w14:textId="6805DFE4" w:rsidR="0068545E" w:rsidRDefault="005515A4" w:rsidP="008914D7">
      <w:r>
        <w:rPr>
          <w:noProof/>
        </w:rPr>
        <w:drawing>
          <wp:anchor distT="0" distB="0" distL="114300" distR="114300" simplePos="0" relativeHeight="251821056" behindDoc="0" locked="0" layoutInCell="1" allowOverlap="1" wp14:anchorId="3B45C46D" wp14:editId="5D145CAE">
            <wp:simplePos x="0" y="0"/>
            <wp:positionH relativeFrom="column">
              <wp:posOffset>52172</wp:posOffset>
            </wp:positionH>
            <wp:positionV relativeFrom="paragraph">
              <wp:posOffset>190754</wp:posOffset>
            </wp:positionV>
            <wp:extent cx="5396230" cy="2450465"/>
            <wp:effectExtent l="0" t="0" r="1270" b="635"/>
            <wp:wrapSquare wrapText="bothSides"/>
            <wp:docPr id="41" name="Imagen 41" descr="aircraft design - How do propeller-driven, fixed-wing UAV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aircraft design - How do propeller-driven, fixed-wing UAVs ..."/>
                    <pic:cNvPicPr>
                      <a:picLocks noChangeAspect="1"/>
                    </pic:cNvPicPr>
                  </pic:nvPicPr>
                  <pic:blipFill>
                    <a:blip r:embed="rId15">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5396230" cy="2450465"/>
                    </a:xfrm>
                    <a:prstGeom prst="rect">
                      <a:avLst/>
                    </a:prstGeom>
                  </pic:spPr>
                </pic:pic>
              </a:graphicData>
            </a:graphic>
            <wp14:sizeRelH relativeFrom="page">
              <wp14:pctWidth>0</wp14:pctWidth>
            </wp14:sizeRelH>
            <wp14:sizeRelV relativeFrom="page">
              <wp14:pctHeight>0</wp14:pctHeight>
            </wp14:sizeRelV>
          </wp:anchor>
        </w:drawing>
      </w:r>
    </w:p>
    <w:p w14:paraId="3770A433" w14:textId="1B4142BB" w:rsidR="008914D7" w:rsidRPr="008914D7" w:rsidRDefault="00901195" w:rsidP="008914D7">
      <w:r>
        <w:rPr>
          <w:noProof/>
        </w:rPr>
        <mc:AlternateContent>
          <mc:Choice Requires="wps">
            <w:drawing>
              <wp:anchor distT="0" distB="0" distL="114300" distR="114300" simplePos="0" relativeHeight="251726848" behindDoc="0" locked="0" layoutInCell="1" allowOverlap="1" wp14:anchorId="5A14B0DF" wp14:editId="770995E1">
                <wp:simplePos x="0" y="0"/>
                <wp:positionH relativeFrom="column">
                  <wp:posOffset>58420</wp:posOffset>
                </wp:positionH>
                <wp:positionV relativeFrom="paragraph">
                  <wp:posOffset>2590633</wp:posOffset>
                </wp:positionV>
                <wp:extent cx="3247390" cy="635"/>
                <wp:effectExtent l="0" t="0" r="381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3247390" cy="635"/>
                        </a:xfrm>
                        <a:prstGeom prst="rect">
                          <a:avLst/>
                        </a:prstGeom>
                        <a:solidFill>
                          <a:prstClr val="white"/>
                        </a:solidFill>
                        <a:ln>
                          <a:noFill/>
                        </a:ln>
                      </wps:spPr>
                      <wps:txbx>
                        <w:txbxContent>
                          <w:p w14:paraId="190FDE16" w14:textId="795A3061" w:rsidR="002B49F8" w:rsidRDefault="002B49F8" w:rsidP="00860826">
                            <w:pPr>
                              <w:pStyle w:val="Descripcin"/>
                              <w:rPr>
                                <w:noProof/>
                              </w:rPr>
                            </w:pPr>
                            <w:proofErr w:type="spellStart"/>
                            <w:r>
                              <w:t>Fig</w:t>
                            </w:r>
                            <w:proofErr w:type="spellEnd"/>
                            <w:r>
                              <w:t xml:space="preserve"> </w:t>
                            </w:r>
                            <w:ins w:id="20" w:author="Juan Carlos de Alfonso Juliá" w:date="2020-04-08T12:59:00Z">
                              <w:r>
                                <w:t>6</w:t>
                              </w:r>
                            </w:ins>
                            <w:r>
                              <w:t>. Esquema de rotación de los motores (</w:t>
                            </w:r>
                            <w:r>
                              <w:fldChar w:fldCharType="begin"/>
                            </w:r>
                            <w:r>
                              <w:instrText xml:space="preserve"> REF _Ref37326950 \r \h </w:instrText>
                            </w:r>
                            <w:r>
                              <w:fldChar w:fldCharType="separate"/>
                            </w:r>
                            <w:r>
                              <w:t>10)</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14B0DF" id="Cuadro de texto 50" o:spid="_x0000_s1031" type="#_x0000_t202" style="position:absolute;margin-left:4.6pt;margin-top:204pt;width:255.7pt;height:.0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" stroked="f">
                <v:textbox style="mso-fit-shape-to-text:t" inset="0,0,0,0">
                  <w:txbxContent>
                    <w:p w14:paraId="190FDE16" w14:textId="795A3061" w:rsidR="002B49F8" w:rsidRDefault="002B49F8" w:rsidP="00860826">
                      <w:pPr>
                        <w:pStyle w:val="Descripcin"/>
                        <w:rPr>
                          <w:noProof/>
                        </w:rPr>
                      </w:pPr>
                      <w:proofErr w:type="spellStart"/>
                      <w:r>
                        <w:t>Fig</w:t>
                      </w:r>
                      <w:proofErr w:type="spellEnd"/>
                      <w:r>
                        <w:t xml:space="preserve"> </w:t>
                      </w:r>
                      <w:ins w:id="21" w:author="Juan Carlos de Alfonso Juliá" w:date="2020-04-08T12:59:00Z">
                        <w:r>
                          <w:t>6</w:t>
                        </w:r>
                      </w:ins>
                      <w:r>
                        <w:t>. Esquema de rotación de los motores (</w:t>
                      </w:r>
                      <w:r>
                        <w:fldChar w:fldCharType="begin"/>
                      </w:r>
                      <w:r>
                        <w:instrText xml:space="preserve"> REF _Ref37326950 \r \h </w:instrText>
                      </w:r>
                      <w:r>
                        <w:fldChar w:fldCharType="separate"/>
                      </w:r>
                      <w:r>
                        <w:t>10)</w:t>
                      </w:r>
                      <w:r>
                        <w:fldChar w:fldCharType="end"/>
                      </w:r>
                      <w:r>
                        <w:t>.</w:t>
                      </w:r>
                    </w:p>
                  </w:txbxContent>
                </v:textbox>
                <w10:wrap type="square"/>
              </v:shape>
            </w:pict>
          </mc:Fallback>
        </mc:AlternateContent>
      </w:r>
    </w:p>
    <w:p w14:paraId="227E78D0" w14:textId="2E4A1929" w:rsidR="00901195" w:rsidRDefault="00901195" w:rsidP="007A0D09"/>
    <w:p w14:paraId="7B2FF2F4" w14:textId="7E416393" w:rsidR="00901195" w:rsidRDefault="00901195" w:rsidP="007A0D09"/>
    <w:p w14:paraId="3D788620" w14:textId="698D932D" w:rsidR="00B32FC3" w:rsidRDefault="00B32FC3" w:rsidP="007A0D09"/>
    <w:p w14:paraId="775416C9" w14:textId="6DA8475A" w:rsidR="00DA453D" w:rsidRDefault="00DA453D" w:rsidP="007A0D09"/>
    <w:p w14:paraId="6BC63FE1" w14:textId="77777777" w:rsidR="00DA453D" w:rsidRDefault="00DA453D" w:rsidP="007A0D09"/>
    <w:p w14:paraId="5ACCA158" w14:textId="77777777" w:rsidR="00901195" w:rsidRDefault="00901195" w:rsidP="007A0D09"/>
    <w:p w14:paraId="46A91882" w14:textId="4CEAA1A6" w:rsidR="00B32FC3" w:rsidRDefault="00456515" w:rsidP="004017E5">
      <w:pPr>
        <w:pStyle w:val="Ttulo2"/>
      </w:pPr>
      <w:bookmarkStart w:id="22" w:name="_Toc37410405"/>
      <w:r>
        <w:t xml:space="preserve">2.2.3 </w:t>
      </w:r>
      <w:r w:rsidR="002C3BDD">
        <w:t>Colocación del resto de componentes</w:t>
      </w:r>
      <w:r w:rsidR="008635C7">
        <w:t>.</w:t>
      </w:r>
      <w:bookmarkEnd w:id="22"/>
    </w:p>
    <w:p w14:paraId="19DB6C07" w14:textId="11CC1679" w:rsidR="002C3BDD" w:rsidRDefault="002C3BDD" w:rsidP="002C3BDD"/>
    <w:p w14:paraId="0DCD7225" w14:textId="112432C7" w:rsidR="002C3BDD" w:rsidRDefault="002C3BDD" w:rsidP="002C3BDD">
      <w:r>
        <w:t>Una vez instalados los motores y variadores, la colocación del resto de componentes es trivial y no necesita apenas explicación.</w:t>
      </w:r>
    </w:p>
    <w:p w14:paraId="002AA745" w14:textId="037266BD" w:rsidR="002C3BDD" w:rsidRDefault="002C3BDD" w:rsidP="002C3BDD">
      <w:r>
        <w:t>El primer paso es colocar la funda de la Navio2 y la Raspberry y atornillarla colocando los soportes de goma, a continuación:</w:t>
      </w:r>
    </w:p>
    <w:p w14:paraId="56DC23F2" w14:textId="21D5D436" w:rsidR="002C3BDD" w:rsidRDefault="002C3BDD" w:rsidP="002C3BDD">
      <w:pPr>
        <w:pStyle w:val="Prrafodelista"/>
        <w:numPr>
          <w:ilvl w:val="0"/>
          <w:numId w:val="2"/>
        </w:numPr>
      </w:pPr>
      <w:r>
        <w:t>Conectamos la cámara usando el cable plano colocándola en el puerto CSI de la Raspberry y la atornillamos junto al soporte impreso.</w:t>
      </w:r>
    </w:p>
    <w:p w14:paraId="156A08DC" w14:textId="3400951F" w:rsidR="002C3BDD" w:rsidRDefault="002C3BDD" w:rsidP="002C3BDD">
      <w:pPr>
        <w:pStyle w:val="Prrafodelista"/>
        <w:numPr>
          <w:ilvl w:val="0"/>
          <w:numId w:val="2"/>
        </w:numPr>
      </w:pPr>
      <w:r>
        <w:t>El segundo paso es conectar la antena GPS a la parte superior de la placa haciendo un poco de presión en el hueco de la funda usado para este propósito.</w:t>
      </w:r>
    </w:p>
    <w:p w14:paraId="15658761" w14:textId="462A41DD" w:rsidR="002C3BDD" w:rsidRDefault="002C3BDD" w:rsidP="002C3BDD">
      <w:pPr>
        <w:pStyle w:val="Prrafodelista"/>
        <w:numPr>
          <w:ilvl w:val="0"/>
          <w:numId w:val="2"/>
        </w:numPr>
      </w:pPr>
      <w:r>
        <w:t>Conectamos la salida de 5V del módulo de potencia a la placa Navio2.</w:t>
      </w:r>
    </w:p>
    <w:p w14:paraId="5E2D981F" w14:textId="75B44228" w:rsidR="00E27C9F" w:rsidRDefault="00E27C9F" w:rsidP="002C3BDD">
      <w:pPr>
        <w:pStyle w:val="Prrafodelista"/>
        <w:numPr>
          <w:ilvl w:val="0"/>
          <w:numId w:val="2"/>
        </w:numPr>
      </w:pPr>
      <w:r>
        <w:t xml:space="preserve">Conectamos las salidas GPIO de los variadores a la placa </w:t>
      </w:r>
      <w:proofErr w:type="spellStart"/>
      <w:r>
        <w:t>Navio</w:t>
      </w:r>
      <w:proofErr w:type="spellEnd"/>
      <w:r>
        <w:t xml:space="preserve"> usando cualquier puerto del 1 al 14. Por comodidad se han usado los puertos </w:t>
      </w:r>
      <w:r w:rsidR="00C46CE6">
        <w:t>1</w:t>
      </w:r>
      <w:r>
        <w:t>,</w:t>
      </w:r>
      <w:r w:rsidR="00C46CE6">
        <w:t>3,11</w:t>
      </w:r>
      <w:r>
        <w:t xml:space="preserve"> y </w:t>
      </w:r>
      <w:r w:rsidR="00C156F4">
        <w:t>13.</w:t>
      </w:r>
    </w:p>
    <w:p w14:paraId="79E8BA31" w14:textId="53692921" w:rsidR="002C3BDD" w:rsidRDefault="002C3BDD" w:rsidP="002C3BDD"/>
    <w:p w14:paraId="045BCA9B" w14:textId="5C5565FB" w:rsidR="002C3BDD" w:rsidRPr="002C3BDD" w:rsidRDefault="002C3BDD" w:rsidP="002C3BDD">
      <w:r>
        <w:t xml:space="preserve">Una vez que se han realizado todos los pasos anteriores </w:t>
      </w:r>
      <w:r w:rsidR="00571E60">
        <w:t>la parte de construcción del dron ha finalizado obteniendo un diseño semejante al de la</w:t>
      </w:r>
      <w:r w:rsidR="00CD5219">
        <w:t>s</w:t>
      </w:r>
      <w:r w:rsidR="00571E60">
        <w:t xml:space="preserve"> figura</w:t>
      </w:r>
      <w:r w:rsidR="00CD5219">
        <w:t>s</w:t>
      </w:r>
      <w:r w:rsidR="00571E60">
        <w:t xml:space="preserve"> </w:t>
      </w:r>
      <w:r w:rsidR="00EC697B">
        <w:t>8</w:t>
      </w:r>
      <w:r w:rsidR="00571E60">
        <w:t xml:space="preserve"> </w:t>
      </w:r>
      <w:r w:rsidR="00CD5219">
        <w:t xml:space="preserve">y </w:t>
      </w:r>
      <w:r w:rsidR="00EC697B">
        <w:t>9</w:t>
      </w:r>
      <w:r w:rsidR="00CD5219">
        <w:t xml:space="preserve"> </w:t>
      </w:r>
      <w:r w:rsidR="00571E60">
        <w:t xml:space="preserve">que es </w:t>
      </w:r>
      <w:r w:rsidR="00B307F8">
        <w:t>mi</w:t>
      </w:r>
      <w:r w:rsidR="00571E60">
        <w:t xml:space="preserve"> prototipo construido en este proyecto y </w:t>
      </w:r>
      <w:r w:rsidR="00F427BF">
        <w:t>e</w:t>
      </w:r>
      <w:r w:rsidR="00571E60">
        <w:t xml:space="preserve">l que posteriormente usaremos para el resto de </w:t>
      </w:r>
      <w:proofErr w:type="gramStart"/>
      <w:r w:rsidR="00571E60">
        <w:t>etapas</w:t>
      </w:r>
      <w:proofErr w:type="gramEnd"/>
      <w:r w:rsidR="00571E60">
        <w:t>.</w:t>
      </w:r>
    </w:p>
    <w:p w14:paraId="7ABD244B" w14:textId="7584B5D3" w:rsidR="00B32FC3" w:rsidRDefault="00B32FC3" w:rsidP="00CD5219"/>
    <w:p w14:paraId="7F404F71" w14:textId="6DA950D6" w:rsidR="00CD5219" w:rsidRPr="00CD5219" w:rsidRDefault="00EC4274" w:rsidP="004017E5">
      <w:r>
        <w:rPr>
          <w:noProof/>
        </w:rPr>
        <w:lastRenderedPageBreak/>
        <mc:AlternateContent>
          <mc:Choice Requires="wps">
            <w:drawing>
              <wp:anchor distT="0" distB="0" distL="114300" distR="114300" simplePos="0" relativeHeight="251808768" behindDoc="0" locked="0" layoutInCell="1" allowOverlap="1" wp14:anchorId="75F234D7" wp14:editId="79CAAA68">
                <wp:simplePos x="0" y="0"/>
                <wp:positionH relativeFrom="column">
                  <wp:posOffset>5280220</wp:posOffset>
                </wp:positionH>
                <wp:positionV relativeFrom="paragraph">
                  <wp:posOffset>7013085</wp:posOffset>
                </wp:positionV>
                <wp:extent cx="1070708" cy="367324"/>
                <wp:effectExtent l="0" t="0" r="8890" b="13970"/>
                <wp:wrapNone/>
                <wp:docPr id="98" name="Cuadro de texto 98"/>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4EFCE9F9" w14:textId="614583A8" w:rsidR="002B49F8" w:rsidRDefault="002B49F8" w:rsidP="00EC4274">
                            <w:ins w:id="23" w:author="Juan Carlos de Alfonso Juliá" w:date="2020-04-08T11:41:00Z">
                              <w:r>
                                <w:t>Variadores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F234D7" id="Cuadro de texto 98" o:spid="_x0000_s1032" type="#_x0000_t202" style="position:absolute;margin-left:415.75pt;margin-top:552.2pt;width:84.3pt;height:28.9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" fillcolor="white [3201]" strokeweight=".5pt">
                <v:textbox>
                  <w:txbxContent>
                    <w:p w14:paraId="4EFCE9F9" w14:textId="614583A8" w:rsidR="002B49F8" w:rsidRDefault="002B49F8" w:rsidP="00EC4274">
                      <w:ins w:id="24" w:author="Juan Carlos de Alfonso Juliá" w:date="2020-04-08T11:41:00Z">
                        <w:r>
                          <w:t>Variadores</w:t>
                        </w:r>
                      </w:ins>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7DDE5FD9" wp14:editId="0D62AFB1">
                <wp:simplePos x="0" y="0"/>
                <wp:positionH relativeFrom="column">
                  <wp:posOffset>89241</wp:posOffset>
                </wp:positionH>
                <wp:positionV relativeFrom="paragraph">
                  <wp:posOffset>7103891</wp:posOffset>
                </wp:positionV>
                <wp:extent cx="5190343" cy="110831"/>
                <wp:effectExtent l="12700" t="63500" r="17145" b="16510"/>
                <wp:wrapNone/>
                <wp:docPr id="86" name="Conector recto de flecha 86"/>
                <wp:cNvGraphicFramePr/>
                <a:graphic xmlns:a="http://schemas.openxmlformats.org/drawingml/2006/main">
                  <a:graphicData uri="http://schemas.microsoft.com/office/word/2010/wordprocessingShape">
                    <wps:wsp>
                      <wps:cNvCnPr/>
                      <wps:spPr>
                        <a:xfrm flipH="1" flipV="1">
                          <a:off x="0" y="0"/>
                          <a:ext cx="5190343" cy="1108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5E9F94" id="_x0000_t32" coordsize="21600,21600" o:spt="32" o:oned="t" path="m,l21600,21600e" filled="f">
                <v:path arrowok="t" fillok="f" o:connecttype="none"/>
                <o:lock v:ext="edit" shapetype="t"/>
              </v:shapetype>
              <v:shape id="Conector recto de flecha 86" o:spid="_x0000_s1026" type="#_x0000_t32" style="position:absolute;margin-left:7.05pt;margin-top:559.35pt;width:408.7pt;height:8.75pt;flip:x 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787264" behindDoc="0" locked="0" layoutInCell="1" allowOverlap="1" wp14:anchorId="76DD78CA" wp14:editId="1C938592">
                <wp:simplePos x="0" y="0"/>
                <wp:positionH relativeFrom="column">
                  <wp:posOffset>2892034</wp:posOffset>
                </wp:positionH>
                <wp:positionV relativeFrom="paragraph">
                  <wp:posOffset>7025884</wp:posOffset>
                </wp:positionV>
                <wp:extent cx="2389554" cy="186446"/>
                <wp:effectExtent l="0" t="50800" r="10795" b="17145"/>
                <wp:wrapNone/>
                <wp:docPr id="85" name="Conector recto de flecha 85"/>
                <wp:cNvGraphicFramePr/>
                <a:graphic xmlns:a="http://schemas.openxmlformats.org/drawingml/2006/main">
                  <a:graphicData uri="http://schemas.microsoft.com/office/word/2010/wordprocessingShape">
                    <wps:wsp>
                      <wps:cNvCnPr/>
                      <wps:spPr>
                        <a:xfrm flipH="1" flipV="1">
                          <a:off x="0" y="0"/>
                          <a:ext cx="2389554" cy="1864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E3901" id="Conector recto de flecha 85" o:spid="_x0000_s1026" type="#_x0000_t32" style="position:absolute;margin-left:227.7pt;margin-top:553.2pt;width:188.15pt;height:14.7pt;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794432" behindDoc="0" locked="0" layoutInCell="1" allowOverlap="1" wp14:anchorId="4C71330A" wp14:editId="19AC2513">
                <wp:simplePos x="0" y="0"/>
                <wp:positionH relativeFrom="column">
                  <wp:posOffset>4976788</wp:posOffset>
                </wp:positionH>
                <wp:positionV relativeFrom="paragraph">
                  <wp:posOffset>780268</wp:posOffset>
                </wp:positionV>
                <wp:extent cx="1070708" cy="367324"/>
                <wp:effectExtent l="0" t="0" r="8890" b="13970"/>
                <wp:wrapNone/>
                <wp:docPr id="91" name="Cuadro de texto 91"/>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37B9B51C" w14:textId="772BB6C0" w:rsidR="002B49F8" w:rsidRDefault="002B49F8">
                            <w:r>
                              <w:t>Antena 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71330A" id="Cuadro de texto 91" o:spid="_x0000_s1033" type="#_x0000_t202" style="position:absolute;margin-left:391.85pt;margin-top:61.45pt;width:84.3pt;height:28.9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" fillcolor="white [3201]" strokeweight=".5pt">
                <v:textbox>
                  <w:txbxContent>
                    <w:p w14:paraId="37B9B51C" w14:textId="772BB6C0" w:rsidR="002B49F8" w:rsidRDefault="002B49F8">
                      <w:r>
                        <w:t>Antena GPS</w:t>
                      </w:r>
                    </w:p>
                  </w:txbxContent>
                </v:textbox>
              </v:shape>
            </w:pict>
          </mc:Fallback>
        </mc:AlternateContent>
      </w:r>
      <w:r w:rsidR="00CD5219">
        <w:rPr>
          <w:noProof/>
        </w:rPr>
        <mc:AlternateContent>
          <mc:Choice Requires="wps">
            <w:drawing>
              <wp:anchor distT="0" distB="0" distL="114300" distR="114300" simplePos="0" relativeHeight="251783168" behindDoc="0" locked="0" layoutInCell="1" allowOverlap="1" wp14:anchorId="539BD1FA" wp14:editId="1040A812">
                <wp:simplePos x="0" y="0"/>
                <wp:positionH relativeFrom="column">
                  <wp:posOffset>1878965</wp:posOffset>
                </wp:positionH>
                <wp:positionV relativeFrom="paragraph">
                  <wp:posOffset>1337945</wp:posOffset>
                </wp:positionV>
                <wp:extent cx="2992120" cy="535305"/>
                <wp:effectExtent l="12700" t="50800" r="17780" b="23495"/>
                <wp:wrapNone/>
                <wp:docPr id="83" name="Conector recto de flecha 83"/>
                <wp:cNvGraphicFramePr/>
                <a:graphic xmlns:a="http://schemas.openxmlformats.org/drawingml/2006/main">
                  <a:graphicData uri="http://schemas.microsoft.com/office/word/2010/wordprocessingShape">
                    <wps:wsp>
                      <wps:cNvCnPr/>
                      <wps:spPr>
                        <a:xfrm flipH="1" flipV="1">
                          <a:off x="0" y="0"/>
                          <a:ext cx="2992120" cy="535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ABD939" id="_x0000_t32" coordsize="21600,21600" o:spt="32" o:oned="t" path="m,l21600,21600e" filled="f">
                <v:path arrowok="t" fillok="f" o:connecttype="none"/>
                <o:lock v:ext="edit" shapetype="t"/>
              </v:shapetype>
              <v:shape id="Conector recto de flecha 83" o:spid="_x0000_s1026" type="#_x0000_t32" style="position:absolute;margin-left:147.95pt;margin-top:105.35pt;width:235.6pt;height:42.15pt;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" strokecolor="#4472c4 [3204]" strokeweight=".5pt">
                <v:stroke endarrow="block" joinstyle="miter"/>
              </v:shape>
            </w:pict>
          </mc:Fallback>
        </mc:AlternateContent>
      </w:r>
      <w:r w:rsidR="00CD5219">
        <w:rPr>
          <w:noProof/>
        </w:rPr>
        <mc:AlternateContent>
          <mc:Choice Requires="wps">
            <w:drawing>
              <wp:anchor distT="0" distB="0" distL="114300" distR="114300" simplePos="0" relativeHeight="251782144" behindDoc="0" locked="0" layoutInCell="1" allowOverlap="1" wp14:anchorId="04674AF1" wp14:editId="4FE7F796">
                <wp:simplePos x="0" y="0"/>
                <wp:positionH relativeFrom="column">
                  <wp:posOffset>1343469</wp:posOffset>
                </wp:positionH>
                <wp:positionV relativeFrom="paragraph">
                  <wp:posOffset>2440089</wp:posOffset>
                </wp:positionV>
                <wp:extent cx="3790765" cy="0"/>
                <wp:effectExtent l="25400" t="63500" r="0" b="76200"/>
                <wp:wrapNone/>
                <wp:docPr id="82" name="Conector recto de flecha 82"/>
                <wp:cNvGraphicFramePr/>
                <a:graphic xmlns:a="http://schemas.openxmlformats.org/drawingml/2006/main">
                  <a:graphicData uri="http://schemas.microsoft.com/office/word/2010/wordprocessingShape">
                    <wps:wsp>
                      <wps:cNvCnPr/>
                      <wps:spPr>
                        <a:xfrm flipH="1">
                          <a:off x="0" y="0"/>
                          <a:ext cx="37907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409276" id="Conector recto de flecha 82" o:spid="_x0000_s1026" type="#_x0000_t32" style="position:absolute;margin-left:105.8pt;margin-top:192.15pt;width:298.5pt;height:0;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" strokecolor="#4472c4 [3204]" strokeweight=".5pt">
                <v:stroke endarrow="block" joinstyle="miter"/>
              </v:shape>
            </w:pict>
          </mc:Fallback>
        </mc:AlternateContent>
      </w:r>
      <w:r w:rsidR="00CD5219">
        <w:rPr>
          <w:noProof/>
        </w:rPr>
        <mc:AlternateContent>
          <mc:Choice Requires="wps">
            <w:drawing>
              <wp:anchor distT="0" distB="0" distL="114300" distR="114300" simplePos="0" relativeHeight="251781120" behindDoc="0" locked="0" layoutInCell="1" allowOverlap="1" wp14:anchorId="02B2EC9F" wp14:editId="38A6011F">
                <wp:simplePos x="0" y="0"/>
                <wp:positionH relativeFrom="column">
                  <wp:posOffset>2382156</wp:posOffset>
                </wp:positionH>
                <wp:positionV relativeFrom="paragraph">
                  <wp:posOffset>922008</wp:posOffset>
                </wp:positionV>
                <wp:extent cx="2636668" cy="337351"/>
                <wp:effectExtent l="25400" t="0" r="17780" b="69215"/>
                <wp:wrapNone/>
                <wp:docPr id="81" name="Conector recto de flecha 81"/>
                <wp:cNvGraphicFramePr/>
                <a:graphic xmlns:a="http://schemas.openxmlformats.org/drawingml/2006/main">
                  <a:graphicData uri="http://schemas.microsoft.com/office/word/2010/wordprocessingShape">
                    <wps:wsp>
                      <wps:cNvCnPr/>
                      <wps:spPr>
                        <a:xfrm flipH="1">
                          <a:off x="0" y="0"/>
                          <a:ext cx="2636668" cy="3373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CCEDB2" id="Conector recto de flecha 81" o:spid="_x0000_s1026" type="#_x0000_t32" style="position:absolute;margin-left:187.55pt;margin-top:72.6pt;width:207.6pt;height:26.55pt;flip:x;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" strokecolor="#4472c4 [3204]" strokeweight=".5pt">
                <v:stroke endarrow="block" joinstyle="miter"/>
              </v:shape>
            </w:pict>
          </mc:Fallback>
        </mc:AlternateContent>
      </w:r>
      <w:r w:rsidR="00BB5AF6">
        <w:rPr>
          <w:noProof/>
        </w:rPr>
        <mc:AlternateContent>
          <mc:Choice Requires="wps">
            <w:drawing>
              <wp:anchor distT="0" distB="0" distL="114300" distR="114300" simplePos="0" relativeHeight="251810816" behindDoc="0" locked="0" layoutInCell="1" allowOverlap="1" wp14:anchorId="06F376F7" wp14:editId="5213554E">
                <wp:simplePos x="0" y="0"/>
                <wp:positionH relativeFrom="column">
                  <wp:posOffset>-5715</wp:posOffset>
                </wp:positionH>
                <wp:positionV relativeFrom="paragraph">
                  <wp:posOffset>3695700</wp:posOffset>
                </wp:positionV>
                <wp:extent cx="4450715" cy="635"/>
                <wp:effectExtent l="0" t="0" r="0" b="12065"/>
                <wp:wrapSquare wrapText="bothSides"/>
                <wp:docPr id="78" name="Cuadro de texto 78"/>
                <wp:cNvGraphicFramePr/>
                <a:graphic xmlns:a="http://schemas.openxmlformats.org/drawingml/2006/main">
                  <a:graphicData uri="http://schemas.microsoft.com/office/word/2010/wordprocessingShape">
                    <wps:wsp>
                      <wps:cNvSpPr txBox="1"/>
                      <wps:spPr>
                        <a:xfrm>
                          <a:off x="0" y="0"/>
                          <a:ext cx="4450715" cy="635"/>
                        </a:xfrm>
                        <a:prstGeom prst="rect">
                          <a:avLst/>
                        </a:prstGeom>
                        <a:solidFill>
                          <a:prstClr val="white"/>
                        </a:solidFill>
                        <a:ln>
                          <a:noFill/>
                        </a:ln>
                      </wps:spPr>
                      <wps:txbx>
                        <w:txbxContent>
                          <w:p w14:paraId="4D0CE241" w14:textId="01B06939" w:rsidR="002B49F8" w:rsidRDefault="002B49F8" w:rsidP="00D239B8">
                            <w:pPr>
                              <w:pStyle w:val="Descripcin"/>
                              <w:rPr>
                                <w:noProof/>
                              </w:rPr>
                            </w:pPr>
                            <w:proofErr w:type="spellStart"/>
                            <w:r>
                              <w:t>Fig</w:t>
                            </w:r>
                            <w:proofErr w:type="spellEnd"/>
                            <w:r>
                              <w:t xml:space="preserve"> 8. Prototipo final </w:t>
                            </w:r>
                            <w:proofErr w:type="spellStart"/>
                            <w:r>
                              <w:t>lhardware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376F7" id="Cuadro de texto 78" o:spid="_x0000_s1034" type="#_x0000_t202" style="position:absolute;margin-left:-.45pt;margin-top:291pt;width:350.4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" stroked="f">
                <v:textbox style="mso-fit-shape-to-text:t" inset="0,0,0,0">
                  <w:txbxContent>
                    <w:p w14:paraId="4D0CE241" w14:textId="01B06939" w:rsidR="002B49F8" w:rsidRDefault="002B49F8" w:rsidP="00D239B8">
                      <w:pPr>
                        <w:pStyle w:val="Descripcin"/>
                        <w:rPr>
                          <w:noProof/>
                        </w:rPr>
                      </w:pPr>
                      <w:proofErr w:type="spellStart"/>
                      <w:r>
                        <w:t>Fig</w:t>
                      </w:r>
                      <w:proofErr w:type="spellEnd"/>
                      <w:r>
                        <w:t xml:space="preserve"> 8. Prototipo final </w:t>
                      </w:r>
                      <w:proofErr w:type="spellStart"/>
                      <w:r>
                        <w:t>lhardware</w:t>
                      </w:r>
                      <w:proofErr w:type="spellEnd"/>
                    </w:p>
                  </w:txbxContent>
                </v:textbox>
                <w10:wrap type="square"/>
              </v:shape>
            </w:pict>
          </mc:Fallback>
        </mc:AlternateContent>
      </w:r>
      <w:r w:rsidR="00CD5219">
        <w:rPr>
          <w:noProof/>
        </w:rPr>
        <w:drawing>
          <wp:anchor distT="0" distB="0" distL="114300" distR="114300" simplePos="0" relativeHeight="251778048" behindDoc="0" locked="0" layoutInCell="1" allowOverlap="1" wp14:anchorId="7A980DEB" wp14:editId="3BD37CAD">
            <wp:simplePos x="0" y="0"/>
            <wp:positionH relativeFrom="column">
              <wp:posOffset>-5715</wp:posOffset>
            </wp:positionH>
            <wp:positionV relativeFrom="paragraph">
              <wp:posOffset>83820</wp:posOffset>
            </wp:positionV>
            <wp:extent cx="4450976" cy="3554997"/>
            <wp:effectExtent l="0" t="0" r="0" b="1270"/>
            <wp:wrapSquare wrapText="bothSides"/>
            <wp:docPr id="74" name="Imagen 74" descr="Imagen que contiene interior, colgando, tabla,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G_20200408_112411.jpg"/>
                    <pic:cNvPicPr/>
                  </pic:nvPicPr>
                  <pic:blipFill rotWithShape="1">
                    <a:blip r:embed="rId17" cstate="print">
                      <a:extLst>
                        <a:ext uri="{28A0092B-C50C-407E-A947-70E740481C1C}">
                          <a14:useLocalDpi xmlns:a14="http://schemas.microsoft.com/office/drawing/2010/main" val="0"/>
                        </a:ext>
                      </a:extLst>
                    </a:blip>
                    <a:srcRect l="3738" t="3157" r="7170" b="1964"/>
                    <a:stretch/>
                  </pic:blipFill>
                  <pic:spPr bwMode="auto">
                    <a:xfrm>
                      <a:off x="0" y="0"/>
                      <a:ext cx="4450976" cy="35549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FB2FEB" w14:textId="4BFF4771" w:rsidR="00B32FC3" w:rsidRDefault="00B32FC3" w:rsidP="00FB0F7E">
      <w:pPr>
        <w:pStyle w:val="TtuloTDC"/>
      </w:pPr>
    </w:p>
    <w:p w14:paraId="31DF87D9" w14:textId="253D7830" w:rsidR="00CD5219" w:rsidRDefault="00CD5219" w:rsidP="00FB0F7E">
      <w:pPr>
        <w:pStyle w:val="TtuloTDC"/>
      </w:pPr>
    </w:p>
    <w:p w14:paraId="7140066F" w14:textId="13087A07" w:rsidR="00CD5219" w:rsidRDefault="00BA5E12" w:rsidP="00D239B8">
      <w:r>
        <w:rPr>
          <w:noProof/>
        </w:rPr>
        <mc:AlternateContent>
          <mc:Choice Requires="wps">
            <w:drawing>
              <wp:anchor distT="0" distB="0" distL="114300" distR="114300" simplePos="0" relativeHeight="251796480" behindDoc="0" locked="0" layoutInCell="1" allowOverlap="1" wp14:anchorId="6BB027CD" wp14:editId="38B75728">
                <wp:simplePos x="0" y="0"/>
                <wp:positionH relativeFrom="column">
                  <wp:posOffset>4863465</wp:posOffset>
                </wp:positionH>
                <wp:positionV relativeFrom="paragraph">
                  <wp:posOffset>82159</wp:posOffset>
                </wp:positionV>
                <wp:extent cx="1061036" cy="466676"/>
                <wp:effectExtent l="0" t="0" r="19050" b="16510"/>
                <wp:wrapNone/>
                <wp:docPr id="92" name="Cuadro de texto 92"/>
                <wp:cNvGraphicFramePr/>
                <a:graphic xmlns:a="http://schemas.openxmlformats.org/drawingml/2006/main">
                  <a:graphicData uri="http://schemas.microsoft.com/office/word/2010/wordprocessingShape">
                    <wps:wsp>
                      <wps:cNvSpPr txBox="1"/>
                      <wps:spPr>
                        <a:xfrm>
                          <a:off x="0" y="0"/>
                          <a:ext cx="1061036" cy="466676"/>
                        </a:xfrm>
                        <a:prstGeom prst="rect">
                          <a:avLst/>
                        </a:prstGeom>
                        <a:solidFill>
                          <a:schemeClr val="lt1"/>
                        </a:solidFill>
                        <a:ln w="6350">
                          <a:solidFill>
                            <a:prstClr val="black"/>
                          </a:solidFill>
                        </a:ln>
                      </wps:spPr>
                      <wps:txbx>
                        <w:txbxContent>
                          <w:p w14:paraId="739A2B86" w14:textId="1105493C" w:rsidR="002B49F8" w:rsidRDefault="002B49F8" w:rsidP="00EC4274">
                            <w:ins w:id="25" w:author="Juan Carlos de Alfonso Juliá" w:date="2020-04-08T11:39:00Z">
                              <w:r>
                                <w:t xml:space="preserve">Indicador de </w:t>
                              </w:r>
                              <w:proofErr w:type="spellStart"/>
                              <w:r>
                                <w:t>bateria</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027CD" id="Cuadro de texto 92" o:spid="_x0000_s1035" type="#_x0000_t202" style="position:absolute;margin-left:382.95pt;margin-top:6.45pt;width:83.55pt;height:36.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" fillcolor="white [3201]" strokeweight=".5pt">
                <v:textbox>
                  <w:txbxContent>
                    <w:p w14:paraId="739A2B86" w14:textId="1105493C" w:rsidR="002B49F8" w:rsidRDefault="002B49F8" w:rsidP="00EC4274">
                      <w:ins w:id="26" w:author="Juan Carlos de Alfonso Juliá" w:date="2020-04-08T11:39:00Z">
                        <w:r>
                          <w:t xml:space="preserve">Indicador de </w:t>
                        </w:r>
                        <w:proofErr w:type="spellStart"/>
                        <w:r>
                          <w:t>bateria</w:t>
                        </w:r>
                      </w:ins>
                      <w:proofErr w:type="spellEnd"/>
                    </w:p>
                  </w:txbxContent>
                </v:textbox>
              </v:shape>
            </w:pict>
          </mc:Fallback>
        </mc:AlternateContent>
      </w:r>
    </w:p>
    <w:p w14:paraId="009BAB26" w14:textId="2A230D2A" w:rsidR="00CD5219" w:rsidRDefault="00CD5219" w:rsidP="00D239B8"/>
    <w:p w14:paraId="44EB345D" w14:textId="1DBCDD46" w:rsidR="00CD5219" w:rsidRDefault="00D239B8" w:rsidP="00101501">
      <w:r>
        <w:rPr>
          <w:noProof/>
        </w:rPr>
        <mc:AlternateContent>
          <mc:Choice Requires="wps">
            <w:drawing>
              <wp:anchor distT="0" distB="0" distL="114300" distR="114300" simplePos="0" relativeHeight="251798528" behindDoc="0" locked="0" layoutInCell="1" allowOverlap="1" wp14:anchorId="7D14DD8C" wp14:editId="6BF7B37B">
                <wp:simplePos x="0" y="0"/>
                <wp:positionH relativeFrom="column">
                  <wp:posOffset>5120511</wp:posOffset>
                </wp:positionH>
                <wp:positionV relativeFrom="paragraph">
                  <wp:posOffset>341904</wp:posOffset>
                </wp:positionV>
                <wp:extent cx="1072662" cy="527538"/>
                <wp:effectExtent l="0" t="0" r="6985" b="19050"/>
                <wp:wrapNone/>
                <wp:docPr id="93" name="Cuadro de texto 93"/>
                <wp:cNvGraphicFramePr/>
                <a:graphic xmlns:a="http://schemas.openxmlformats.org/drawingml/2006/main">
                  <a:graphicData uri="http://schemas.microsoft.com/office/word/2010/wordprocessingShape">
                    <wps:wsp>
                      <wps:cNvSpPr txBox="1"/>
                      <wps:spPr>
                        <a:xfrm>
                          <a:off x="0" y="0"/>
                          <a:ext cx="1072662" cy="527538"/>
                        </a:xfrm>
                        <a:prstGeom prst="rect">
                          <a:avLst/>
                        </a:prstGeom>
                        <a:solidFill>
                          <a:schemeClr val="lt1"/>
                        </a:solidFill>
                        <a:ln w="6350">
                          <a:solidFill>
                            <a:prstClr val="black"/>
                          </a:solidFill>
                        </a:ln>
                      </wps:spPr>
                      <wps:txbx>
                        <w:txbxContent>
                          <w:p w14:paraId="7EB87E6A" w14:textId="3BE72334" w:rsidR="002B49F8" w:rsidRDefault="002B49F8" w:rsidP="00EC4274">
                            <w:r>
                              <w:t>Conector a batería XT60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4DD8C" id="Cuadro de texto 93" o:spid="_x0000_s1036" type="#_x0000_t202" style="position:absolute;margin-left:403.2pt;margin-top:26.9pt;width:84.45pt;height:41.5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" fillcolor="white [3201]" strokeweight=".5pt">
                <v:textbox>
                  <w:txbxContent>
                    <w:p w14:paraId="7EB87E6A" w14:textId="3BE72334" w:rsidR="002B49F8" w:rsidRDefault="002B49F8" w:rsidP="00EC4274">
                      <w:r>
                        <w:t>Conector a batería XT60</w:t>
                      </w:r>
                    </w:p>
                  </w:txbxContent>
                </v:textbox>
              </v:shape>
            </w:pict>
          </mc:Fallback>
        </mc:AlternateContent>
      </w:r>
    </w:p>
    <w:p w14:paraId="7902849C" w14:textId="18312309" w:rsidR="00CD5219" w:rsidRDefault="00CD5219" w:rsidP="00FB0F7E">
      <w:pPr>
        <w:pStyle w:val="TtuloTDC"/>
      </w:pPr>
    </w:p>
    <w:p w14:paraId="434527A5" w14:textId="3E86641E" w:rsidR="009D032D" w:rsidRDefault="009D032D" w:rsidP="009D032D"/>
    <w:p w14:paraId="036C33D3" w14:textId="26430CE9" w:rsidR="009D032D" w:rsidRDefault="009D032D" w:rsidP="009D032D"/>
    <w:p w14:paraId="2C4EC009" w14:textId="0F42E298" w:rsidR="009D032D" w:rsidRDefault="009D032D" w:rsidP="009D032D"/>
    <w:p w14:paraId="34B48DEC" w14:textId="5A19BDE9" w:rsidR="00CD5219" w:rsidRDefault="00CD5219" w:rsidP="004017E5"/>
    <w:p w14:paraId="013730E9" w14:textId="3FA77718" w:rsidR="00CD5219" w:rsidRDefault="00CD5219" w:rsidP="00D239B8"/>
    <w:p w14:paraId="0EB948C2" w14:textId="1C466FB7" w:rsidR="00D239B8" w:rsidRDefault="00D239B8" w:rsidP="00D239B8"/>
    <w:p w14:paraId="3EAAB666" w14:textId="10DCF4F8" w:rsidR="00D239B8" w:rsidRDefault="00D239B8" w:rsidP="00D239B8">
      <w:r>
        <w:rPr>
          <w:noProof/>
        </w:rPr>
        <w:drawing>
          <wp:anchor distT="0" distB="0" distL="114300" distR="114300" simplePos="0" relativeHeight="251779072" behindDoc="0" locked="0" layoutInCell="1" allowOverlap="1" wp14:anchorId="6088FC69" wp14:editId="50148886">
            <wp:simplePos x="0" y="0"/>
            <wp:positionH relativeFrom="column">
              <wp:posOffset>-12700</wp:posOffset>
            </wp:positionH>
            <wp:positionV relativeFrom="paragraph">
              <wp:posOffset>45085</wp:posOffset>
            </wp:positionV>
            <wp:extent cx="3669030" cy="3655695"/>
            <wp:effectExtent l="0" t="6033" r="0" b="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G_20200408_112458.jpg"/>
                    <pic:cNvPicPr/>
                  </pic:nvPicPr>
                  <pic:blipFill rotWithShape="1">
                    <a:blip r:embed="rId18" cstate="print">
                      <a:extLst>
                        <a:ext uri="{28A0092B-C50C-407E-A947-70E740481C1C}">
                          <a14:useLocalDpi xmlns:a14="http://schemas.microsoft.com/office/drawing/2010/main" val="0"/>
                        </a:ext>
                      </a:extLst>
                    </a:blip>
                    <a:srcRect l="10975" r="13748"/>
                    <a:stretch/>
                  </pic:blipFill>
                  <pic:spPr bwMode="auto">
                    <a:xfrm rot="5400000">
                      <a:off x="0" y="0"/>
                      <a:ext cx="3669030" cy="3655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5F2AB9" w14:textId="13FB924D" w:rsidR="00DC23A6" w:rsidRDefault="00D239B8" w:rsidP="00D239B8">
      <w:r>
        <w:rPr>
          <w:noProof/>
        </w:rPr>
        <mc:AlternateContent>
          <mc:Choice Requires="wps">
            <w:drawing>
              <wp:anchor distT="0" distB="0" distL="114300" distR="114300" simplePos="0" relativeHeight="251800576" behindDoc="0" locked="0" layoutInCell="1" allowOverlap="1" wp14:anchorId="65351043" wp14:editId="0B8DBE4F">
                <wp:simplePos x="0" y="0"/>
                <wp:positionH relativeFrom="column">
                  <wp:posOffset>5140502</wp:posOffset>
                </wp:positionH>
                <wp:positionV relativeFrom="paragraph">
                  <wp:posOffset>28977</wp:posOffset>
                </wp:positionV>
                <wp:extent cx="1070708" cy="367324"/>
                <wp:effectExtent l="0" t="0" r="8890" b="13970"/>
                <wp:wrapNone/>
                <wp:docPr id="94" name="Cuadro de texto 94"/>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457F3FB8" w14:textId="27B4A590" w:rsidR="002B49F8" w:rsidRDefault="002B49F8" w:rsidP="00EC4274">
                            <w:ins w:id="27" w:author="Juan Carlos de Alfonso Juliá" w:date="2020-04-08T11:40:00Z">
                              <w:r>
                                <w:t xml:space="preserve">Puertos </w:t>
                              </w:r>
                              <w:proofErr w:type="spellStart"/>
                              <w:r>
                                <w:t>pwm</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351043" id="Cuadro de texto 94" o:spid="_x0000_s1037" type="#_x0000_t202" style="position:absolute;margin-left:404.75pt;margin-top:2.3pt;width:84.3pt;height:28.9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" fillcolor="white [3201]" strokeweight=".5pt">
                <v:textbox>
                  <w:txbxContent>
                    <w:p w14:paraId="457F3FB8" w14:textId="27B4A590" w:rsidR="002B49F8" w:rsidRDefault="002B49F8" w:rsidP="00EC4274">
                      <w:ins w:id="28" w:author="Juan Carlos de Alfonso Juliá" w:date="2020-04-08T11:40:00Z">
                        <w:r>
                          <w:t xml:space="preserve">Puertos </w:t>
                        </w:r>
                        <w:proofErr w:type="spellStart"/>
                        <w:r>
                          <w:t>pwm</w:t>
                        </w:r>
                      </w:ins>
                      <w:proofErr w:type="spellEnd"/>
                    </w:p>
                  </w:txbxContent>
                </v:textbox>
              </v:shape>
            </w:pict>
          </mc:Fallback>
        </mc:AlternateContent>
      </w:r>
    </w:p>
    <w:p w14:paraId="7AA37ED5" w14:textId="506A7072" w:rsidR="00DC23A6" w:rsidRDefault="00D239B8" w:rsidP="00BA5E12">
      <w:r>
        <w:rPr>
          <w:noProof/>
        </w:rPr>
        <mc:AlternateContent>
          <mc:Choice Requires="wps">
            <w:drawing>
              <wp:anchor distT="0" distB="0" distL="114300" distR="114300" simplePos="0" relativeHeight="251793408" behindDoc="0" locked="0" layoutInCell="1" allowOverlap="1" wp14:anchorId="52E27B24" wp14:editId="7F96D04B">
                <wp:simplePos x="0" y="0"/>
                <wp:positionH relativeFrom="column">
                  <wp:posOffset>2004100</wp:posOffset>
                </wp:positionH>
                <wp:positionV relativeFrom="paragraph">
                  <wp:posOffset>38847</wp:posOffset>
                </wp:positionV>
                <wp:extent cx="3124200" cy="320040"/>
                <wp:effectExtent l="25400" t="0" r="12700" b="60960"/>
                <wp:wrapNone/>
                <wp:docPr id="88" name="Conector recto de flecha 88"/>
                <wp:cNvGraphicFramePr/>
                <a:graphic xmlns:a="http://schemas.openxmlformats.org/drawingml/2006/main">
                  <a:graphicData uri="http://schemas.microsoft.com/office/word/2010/wordprocessingShape">
                    <wps:wsp>
                      <wps:cNvCnPr/>
                      <wps:spPr>
                        <a:xfrm flipH="1">
                          <a:off x="0" y="0"/>
                          <a:ext cx="312420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5944B" id="Conector recto de flecha 88" o:spid="_x0000_s1026" type="#_x0000_t32" style="position:absolute;margin-left:157.8pt;margin-top:3.05pt;width:246pt;height:25.2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" strokecolor="#4472c4 [3204]" strokeweight=".5pt">
                <v:stroke endarrow="block" joinstyle="miter"/>
              </v:shape>
            </w:pict>
          </mc:Fallback>
        </mc:AlternateContent>
      </w:r>
    </w:p>
    <w:p w14:paraId="0D585492" w14:textId="3E3A2CDF" w:rsidR="00BA5E12" w:rsidRDefault="00BA5E12" w:rsidP="00BA5E12"/>
    <w:p w14:paraId="77E070C6" w14:textId="5F56F4C7" w:rsidR="00BA5E12" w:rsidRDefault="00BA5E12" w:rsidP="00BA5E12"/>
    <w:p w14:paraId="2F4D69C2" w14:textId="177F8C22" w:rsidR="00BA5E12" w:rsidRDefault="00D239B8" w:rsidP="00BA5E12">
      <w:r>
        <w:rPr>
          <w:noProof/>
        </w:rPr>
        <mc:AlternateContent>
          <mc:Choice Requires="wps">
            <w:drawing>
              <wp:anchor distT="0" distB="0" distL="114300" distR="114300" simplePos="0" relativeHeight="251791360" behindDoc="0" locked="0" layoutInCell="1" allowOverlap="1" wp14:anchorId="315E05C6" wp14:editId="286E28DC">
                <wp:simplePos x="0" y="0"/>
                <wp:positionH relativeFrom="column">
                  <wp:posOffset>1228837</wp:posOffset>
                </wp:positionH>
                <wp:positionV relativeFrom="paragraph">
                  <wp:posOffset>150841</wp:posOffset>
                </wp:positionV>
                <wp:extent cx="3671398" cy="330080"/>
                <wp:effectExtent l="0" t="50800" r="12065" b="13335"/>
                <wp:wrapNone/>
                <wp:docPr id="87" name="Conector recto de flecha 87"/>
                <wp:cNvGraphicFramePr/>
                <a:graphic xmlns:a="http://schemas.openxmlformats.org/drawingml/2006/main">
                  <a:graphicData uri="http://schemas.microsoft.com/office/word/2010/wordprocessingShape">
                    <wps:wsp>
                      <wps:cNvCnPr/>
                      <wps:spPr>
                        <a:xfrm flipH="1" flipV="1">
                          <a:off x="0" y="0"/>
                          <a:ext cx="3671398" cy="330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AF10BA" id="Conector recto de flecha 87" o:spid="_x0000_s1026" type="#_x0000_t32" style="position:absolute;margin-left:96.75pt;margin-top:11.9pt;width:289.1pt;height:26pt;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" strokecolor="#4472c4 [3204]" strokeweight=".5pt">
                <v:stroke endarrow="block" joinstyle="miter"/>
              </v:shape>
            </w:pict>
          </mc:Fallback>
        </mc:AlternateContent>
      </w:r>
    </w:p>
    <w:p w14:paraId="50C84334" w14:textId="79CCD85B" w:rsidR="00BA5E12" w:rsidRDefault="00D239B8" w:rsidP="00BA5E12">
      <w:r>
        <w:rPr>
          <w:noProof/>
        </w:rPr>
        <mc:AlternateContent>
          <mc:Choice Requires="wps">
            <w:drawing>
              <wp:anchor distT="0" distB="0" distL="114300" distR="114300" simplePos="0" relativeHeight="251802624" behindDoc="0" locked="0" layoutInCell="1" allowOverlap="1" wp14:anchorId="0B886C3D" wp14:editId="06C1C51F">
                <wp:simplePos x="0" y="0"/>
                <wp:positionH relativeFrom="column">
                  <wp:posOffset>4924058</wp:posOffset>
                </wp:positionH>
                <wp:positionV relativeFrom="paragraph">
                  <wp:posOffset>42698</wp:posOffset>
                </wp:positionV>
                <wp:extent cx="1024568" cy="504825"/>
                <wp:effectExtent l="0" t="0" r="17145" b="15875"/>
                <wp:wrapNone/>
                <wp:docPr id="95" name="Cuadro de texto 95"/>
                <wp:cNvGraphicFramePr/>
                <a:graphic xmlns:a="http://schemas.openxmlformats.org/drawingml/2006/main">
                  <a:graphicData uri="http://schemas.microsoft.com/office/word/2010/wordprocessingShape">
                    <wps:wsp>
                      <wps:cNvSpPr txBox="1"/>
                      <wps:spPr>
                        <a:xfrm>
                          <a:off x="0" y="0"/>
                          <a:ext cx="1024568" cy="504825"/>
                        </a:xfrm>
                        <a:prstGeom prst="rect">
                          <a:avLst/>
                        </a:prstGeom>
                        <a:solidFill>
                          <a:schemeClr val="lt1"/>
                        </a:solidFill>
                        <a:ln w="6350">
                          <a:solidFill>
                            <a:prstClr val="black"/>
                          </a:solidFill>
                        </a:ln>
                      </wps:spPr>
                      <wps:txbx>
                        <w:txbxContent>
                          <w:p w14:paraId="13E21C34" w14:textId="5CD18F98" w:rsidR="002B49F8" w:rsidRDefault="002B49F8" w:rsidP="00EC4274">
                            <w:ins w:id="29" w:author="Juan Carlos de Alfonso Juliá" w:date="2020-04-08T11:40:00Z">
                              <w:r>
                                <w:t xml:space="preserve">Alimentador </w:t>
                              </w:r>
                              <w:proofErr w:type="spellStart"/>
                              <w:r>
                                <w:t>Navio</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86C3D" id="Cuadro de texto 95" o:spid="_x0000_s1038" type="#_x0000_t202" style="position:absolute;margin-left:387.7pt;margin-top:3.35pt;width:80.65pt;height:39.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" fillcolor="white [3201]" strokeweight=".5pt">
                <v:textbox>
                  <w:txbxContent>
                    <w:p w14:paraId="13E21C34" w14:textId="5CD18F98" w:rsidR="002B49F8" w:rsidRDefault="002B49F8" w:rsidP="00EC4274">
                      <w:ins w:id="30" w:author="Juan Carlos de Alfonso Juliá" w:date="2020-04-08T11:40:00Z">
                        <w:r>
                          <w:t xml:space="preserve">Alimentador </w:t>
                        </w:r>
                        <w:proofErr w:type="spellStart"/>
                        <w:r>
                          <w:t>Navio</w:t>
                        </w:r>
                      </w:ins>
                      <w:proofErr w:type="spellEnd"/>
                    </w:p>
                  </w:txbxContent>
                </v:textbox>
              </v:shape>
            </w:pict>
          </mc:Fallback>
        </mc:AlternateContent>
      </w:r>
    </w:p>
    <w:p w14:paraId="4882A646" w14:textId="72FF429F" w:rsidR="00BA5E12" w:rsidRDefault="00BA5E12" w:rsidP="00BA5E12"/>
    <w:p w14:paraId="276190F2" w14:textId="72737680" w:rsidR="00BA5E12" w:rsidRDefault="00D239B8" w:rsidP="00BA5E12">
      <w:r>
        <w:rPr>
          <w:noProof/>
        </w:rPr>
        <mc:AlternateContent>
          <mc:Choice Requires="wps">
            <w:drawing>
              <wp:anchor distT="0" distB="0" distL="114300" distR="114300" simplePos="0" relativeHeight="251785216" behindDoc="0" locked="0" layoutInCell="1" allowOverlap="1" wp14:anchorId="5A459CD8" wp14:editId="619D4545">
                <wp:simplePos x="0" y="0"/>
                <wp:positionH relativeFrom="column">
                  <wp:posOffset>1607185</wp:posOffset>
                </wp:positionH>
                <wp:positionV relativeFrom="paragraph">
                  <wp:posOffset>94358</wp:posOffset>
                </wp:positionV>
                <wp:extent cx="2683607" cy="421053"/>
                <wp:effectExtent l="12700" t="50800" r="8890" b="23495"/>
                <wp:wrapNone/>
                <wp:docPr id="84" name="Conector recto de flecha 84"/>
                <wp:cNvGraphicFramePr/>
                <a:graphic xmlns:a="http://schemas.openxmlformats.org/drawingml/2006/main">
                  <a:graphicData uri="http://schemas.microsoft.com/office/word/2010/wordprocessingShape">
                    <wps:wsp>
                      <wps:cNvCnPr/>
                      <wps:spPr>
                        <a:xfrm flipH="1" flipV="1">
                          <a:off x="0" y="0"/>
                          <a:ext cx="2683607" cy="421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5C25EE" id="Conector recto de flecha 84" o:spid="_x0000_s1026" type="#_x0000_t32" style="position:absolute;margin-left:126.55pt;margin-top:7.45pt;width:211.3pt;height:33.15p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" strokecolor="#4472c4 [3204]" strokeweight=".5pt">
                <v:stroke endarrow="block" joinstyle="miter"/>
              </v:shape>
            </w:pict>
          </mc:Fallback>
        </mc:AlternateContent>
      </w:r>
    </w:p>
    <w:p w14:paraId="2767ABBD" w14:textId="6E8110EC" w:rsidR="00BA5E12" w:rsidRDefault="00D239B8" w:rsidP="00BA5E12">
      <w:r>
        <w:rPr>
          <w:noProof/>
        </w:rPr>
        <mc:AlternateContent>
          <mc:Choice Requires="wps">
            <w:drawing>
              <wp:anchor distT="0" distB="0" distL="114300" distR="114300" simplePos="0" relativeHeight="251804672" behindDoc="0" locked="0" layoutInCell="1" allowOverlap="1" wp14:anchorId="1DFE6265" wp14:editId="4EF617C2">
                <wp:simplePos x="0" y="0"/>
                <wp:positionH relativeFrom="column">
                  <wp:posOffset>4277850</wp:posOffset>
                </wp:positionH>
                <wp:positionV relativeFrom="paragraph">
                  <wp:posOffset>136123</wp:posOffset>
                </wp:positionV>
                <wp:extent cx="1070610" cy="367030"/>
                <wp:effectExtent l="0" t="0" r="8890" b="13970"/>
                <wp:wrapNone/>
                <wp:docPr id="96" name="Cuadro de texto 96"/>
                <wp:cNvGraphicFramePr/>
                <a:graphic xmlns:a="http://schemas.openxmlformats.org/drawingml/2006/main">
                  <a:graphicData uri="http://schemas.microsoft.com/office/word/2010/wordprocessingShape">
                    <wps:wsp>
                      <wps:cNvSpPr txBox="1"/>
                      <wps:spPr>
                        <a:xfrm>
                          <a:off x="0" y="0"/>
                          <a:ext cx="1070610" cy="367030"/>
                        </a:xfrm>
                        <a:prstGeom prst="rect">
                          <a:avLst/>
                        </a:prstGeom>
                        <a:solidFill>
                          <a:schemeClr val="lt1"/>
                        </a:solidFill>
                        <a:ln w="6350">
                          <a:solidFill>
                            <a:prstClr val="black"/>
                          </a:solidFill>
                        </a:ln>
                      </wps:spPr>
                      <wps:txbx>
                        <w:txbxContent>
                          <w:p w14:paraId="68093351" w14:textId="0C8247B4" w:rsidR="002B49F8" w:rsidRDefault="002B49F8" w:rsidP="00EC4274">
                            <w:ins w:id="31" w:author="Juan Carlos de Alfonso Juliá" w:date="2020-04-08T11:40:00Z">
                              <w:r>
                                <w:t>Conector GPS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FE6265" id="Cuadro de texto 96" o:spid="_x0000_s1039" type="#_x0000_t202" style="position:absolute;margin-left:336.85pt;margin-top:10.7pt;width:84.3pt;height:28.9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" fillcolor="white [3201]" strokeweight=".5pt">
                <v:textbox>
                  <w:txbxContent>
                    <w:p w14:paraId="68093351" w14:textId="0C8247B4" w:rsidR="002B49F8" w:rsidRDefault="002B49F8" w:rsidP="00EC4274">
                      <w:ins w:id="32" w:author="Juan Carlos de Alfonso Juliá" w:date="2020-04-08T11:40:00Z">
                        <w:r>
                          <w:t>Conector GPS</w:t>
                        </w:r>
                      </w:ins>
                    </w:p>
                  </w:txbxContent>
                </v:textbox>
              </v:shape>
            </w:pict>
          </mc:Fallback>
        </mc:AlternateContent>
      </w:r>
    </w:p>
    <w:p w14:paraId="20C06786" w14:textId="1050467D" w:rsidR="00BA5E12" w:rsidRDefault="00BA5E12" w:rsidP="00BA5E12"/>
    <w:p w14:paraId="72ACF5D6" w14:textId="705FF712" w:rsidR="00BA5E12" w:rsidRDefault="00BA5E12" w:rsidP="00BA5E12"/>
    <w:p w14:paraId="2C964FC6" w14:textId="138F06F9" w:rsidR="00BA5E12" w:rsidRPr="00DC23A6" w:rsidRDefault="00D239B8" w:rsidP="004017E5">
      <w:r>
        <w:rPr>
          <w:noProof/>
        </w:rPr>
        <mc:AlternateContent>
          <mc:Choice Requires="wps">
            <w:drawing>
              <wp:anchor distT="0" distB="0" distL="114300" distR="114300" simplePos="0" relativeHeight="251806720" behindDoc="0" locked="0" layoutInCell="1" allowOverlap="1" wp14:anchorId="08DB65E2" wp14:editId="29E5ABA7">
                <wp:simplePos x="0" y="0"/>
                <wp:positionH relativeFrom="column">
                  <wp:posOffset>4064742</wp:posOffset>
                </wp:positionH>
                <wp:positionV relativeFrom="paragraph">
                  <wp:posOffset>147909</wp:posOffset>
                </wp:positionV>
                <wp:extent cx="839600" cy="367324"/>
                <wp:effectExtent l="0" t="0" r="11430" b="13970"/>
                <wp:wrapNone/>
                <wp:docPr id="97" name="Cuadro de texto 97"/>
                <wp:cNvGraphicFramePr/>
                <a:graphic xmlns:a="http://schemas.openxmlformats.org/drawingml/2006/main">
                  <a:graphicData uri="http://schemas.microsoft.com/office/word/2010/wordprocessingShape">
                    <wps:wsp>
                      <wps:cNvSpPr txBox="1"/>
                      <wps:spPr>
                        <a:xfrm>
                          <a:off x="0" y="0"/>
                          <a:ext cx="839600" cy="367324"/>
                        </a:xfrm>
                        <a:prstGeom prst="rect">
                          <a:avLst/>
                        </a:prstGeom>
                        <a:solidFill>
                          <a:schemeClr val="lt1"/>
                        </a:solidFill>
                        <a:ln w="6350">
                          <a:solidFill>
                            <a:prstClr val="black"/>
                          </a:solidFill>
                        </a:ln>
                      </wps:spPr>
                      <wps:txbx>
                        <w:txbxContent>
                          <w:p w14:paraId="3E6C2FC8" w14:textId="14C0C4E8" w:rsidR="002B49F8" w:rsidRDefault="002B49F8" w:rsidP="00EC4274">
                            <w:ins w:id="33" w:author="Juan Carlos de Alfonso Juliá" w:date="2020-04-08T11:41:00Z">
                              <w:r>
                                <w:t>Cámara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DB65E2" id="Cuadro de texto 97" o:spid="_x0000_s1040" type="#_x0000_t202" style="position:absolute;margin-left:320.05pt;margin-top:11.65pt;width:66.1pt;height:28.9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" fillcolor="white [3201]" strokeweight=".5pt">
                <v:textbox>
                  <w:txbxContent>
                    <w:p w14:paraId="3E6C2FC8" w14:textId="14C0C4E8" w:rsidR="002B49F8" w:rsidRDefault="002B49F8" w:rsidP="00EC4274">
                      <w:ins w:id="34" w:author="Juan Carlos de Alfonso Juliá" w:date="2020-04-08T11:41:00Z">
                        <w:r>
                          <w:t>Cámara</w:t>
                        </w:r>
                      </w:ins>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289DA71E" wp14:editId="5B5032AE">
                <wp:simplePos x="0" y="0"/>
                <wp:positionH relativeFrom="column">
                  <wp:posOffset>1520069</wp:posOffset>
                </wp:positionH>
                <wp:positionV relativeFrom="paragraph">
                  <wp:posOffset>338391</wp:posOffset>
                </wp:positionV>
                <wp:extent cx="2539014" cy="186431"/>
                <wp:effectExtent l="25400" t="0" r="13970" b="67945"/>
                <wp:wrapNone/>
                <wp:docPr id="79" name="Conector recto de flecha 79"/>
                <wp:cNvGraphicFramePr/>
                <a:graphic xmlns:a="http://schemas.openxmlformats.org/drawingml/2006/main">
                  <a:graphicData uri="http://schemas.microsoft.com/office/word/2010/wordprocessingShape">
                    <wps:wsp>
                      <wps:cNvCnPr/>
                      <wps:spPr>
                        <a:xfrm flipH="1">
                          <a:off x="0" y="0"/>
                          <a:ext cx="2539014" cy="1864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FA0D3C" id="Conector recto de flecha 79" o:spid="_x0000_s1026" type="#_x0000_t32" style="position:absolute;margin-left:119.7pt;margin-top:26.65pt;width:199.9pt;height:14.7pt;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" strokecolor="#4472c4 [3204]" strokeweight=".5pt">
                <v:stroke endarrow="block" joinstyle="miter"/>
              </v:shape>
            </w:pict>
          </mc:Fallback>
        </mc:AlternateContent>
      </w:r>
      <w:r>
        <w:rPr>
          <w:noProof/>
        </w:rPr>
        <mc:AlternateContent>
          <mc:Choice Requires="wps">
            <w:drawing>
              <wp:anchor distT="0" distB="0" distL="114300" distR="114300" simplePos="0" relativeHeight="251812864" behindDoc="0" locked="0" layoutInCell="1" allowOverlap="1" wp14:anchorId="43104C0C" wp14:editId="500D6632">
                <wp:simplePos x="0" y="0"/>
                <wp:positionH relativeFrom="column">
                  <wp:posOffset>-8399</wp:posOffset>
                </wp:positionH>
                <wp:positionV relativeFrom="paragraph">
                  <wp:posOffset>1662744</wp:posOffset>
                </wp:positionV>
                <wp:extent cx="3655695" cy="635"/>
                <wp:effectExtent l="0" t="0" r="1905" b="12065"/>
                <wp:wrapSquare wrapText="bothSides"/>
                <wp:docPr id="80" name="Cuadro de texto 80"/>
                <wp:cNvGraphicFramePr/>
                <a:graphic xmlns:a="http://schemas.openxmlformats.org/drawingml/2006/main">
                  <a:graphicData uri="http://schemas.microsoft.com/office/word/2010/wordprocessingShape">
                    <wps:wsp>
                      <wps:cNvSpPr txBox="1"/>
                      <wps:spPr>
                        <a:xfrm>
                          <a:off x="0" y="0"/>
                          <a:ext cx="3655695" cy="635"/>
                        </a:xfrm>
                        <a:prstGeom prst="rect">
                          <a:avLst/>
                        </a:prstGeom>
                        <a:solidFill>
                          <a:prstClr val="white"/>
                        </a:solidFill>
                        <a:ln>
                          <a:noFill/>
                        </a:ln>
                      </wps:spPr>
                      <wps:txbx>
                        <w:txbxContent>
                          <w:p w14:paraId="7DBC4893" w14:textId="1A46EBB5" w:rsidR="002B49F8" w:rsidRPr="004017E5" w:rsidRDefault="002B49F8" w:rsidP="004017E5">
                            <w:pPr>
                              <w:pStyle w:val="Descripcin"/>
                              <w:rPr>
                                <w:b/>
                                <w:bCs/>
                              </w:rPr>
                            </w:pPr>
                            <w:proofErr w:type="spellStart"/>
                            <w:r>
                              <w:t>fIig</w:t>
                            </w:r>
                            <w:proofErr w:type="spellEnd"/>
                            <w:r>
                              <w:t xml:space="preserve"> 9. Prototipo final hardware (vista ampliada).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04C0C" id="Cuadro de texto 80" o:spid="_x0000_s1041" type="#_x0000_t202" style="position:absolute;margin-left:-.65pt;margin-top:130.9pt;width:287.8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" stroked="f">
                <v:textbox style="mso-fit-shape-to-text:t" inset="0,0,0,0">
                  <w:txbxContent>
                    <w:p w14:paraId="7DBC4893" w14:textId="1A46EBB5" w:rsidR="002B49F8" w:rsidRPr="004017E5" w:rsidRDefault="002B49F8" w:rsidP="004017E5">
                      <w:pPr>
                        <w:pStyle w:val="Descripcin"/>
                        <w:rPr>
                          <w:b/>
                          <w:bCs/>
                        </w:rPr>
                      </w:pPr>
                      <w:proofErr w:type="spellStart"/>
                      <w:r>
                        <w:t>fIig</w:t>
                      </w:r>
                      <w:proofErr w:type="spellEnd"/>
                      <w:r>
                        <w:t xml:space="preserve"> 9. Prototipo final hardware (vista ampliada).</w:t>
                      </w:r>
                    </w:p>
                  </w:txbxContent>
                </v:textbox>
                <w10:wrap type="square"/>
              </v:shape>
            </w:pict>
          </mc:Fallback>
        </mc:AlternateContent>
      </w:r>
    </w:p>
    <w:p w14:paraId="5052B556" w14:textId="62636C7B" w:rsidR="00456515" w:rsidRDefault="00456515" w:rsidP="00F77889"/>
    <w:p w14:paraId="1B4588B9" w14:textId="69350D92" w:rsidR="00F77889" w:rsidRDefault="00F77889" w:rsidP="00F77889"/>
    <w:p w14:paraId="335686C3" w14:textId="2EF73A18" w:rsidR="00F77889" w:rsidRDefault="00F77889" w:rsidP="00F77889"/>
    <w:p w14:paraId="5D7C7160" w14:textId="1AB8567D" w:rsidR="00F77889" w:rsidRDefault="00F77889" w:rsidP="00F77889"/>
    <w:p w14:paraId="2CDAB1FC" w14:textId="10E241D3" w:rsidR="00F77889" w:rsidRDefault="00F77889" w:rsidP="00F77889"/>
    <w:p w14:paraId="5303FE1D" w14:textId="3FE457CC" w:rsidR="00F77889" w:rsidRDefault="00F77889" w:rsidP="00F77889"/>
    <w:p w14:paraId="36091170" w14:textId="5DCD12BB" w:rsidR="00F77889" w:rsidRDefault="00F77889" w:rsidP="00F77889"/>
    <w:p w14:paraId="1F5487BF" w14:textId="02E54D94" w:rsidR="00F77889" w:rsidRDefault="00F77889" w:rsidP="00F77889"/>
    <w:p w14:paraId="31DDD6F2" w14:textId="5D719E2F" w:rsidR="00F77889" w:rsidRDefault="00F77889" w:rsidP="00F77889"/>
    <w:p w14:paraId="6ACE6583" w14:textId="606F9A06" w:rsidR="00F77889" w:rsidRDefault="00F77889" w:rsidP="00F77889"/>
    <w:p w14:paraId="3474AF9F" w14:textId="77777777" w:rsidR="00F77889" w:rsidRDefault="00F77889" w:rsidP="00F77889"/>
    <w:p w14:paraId="0CE39F23" w14:textId="6872F9E7" w:rsidR="00FB0F7E" w:rsidRDefault="00DC23A6" w:rsidP="00FB0F7E">
      <w:pPr>
        <w:pStyle w:val="TtuloTDC"/>
      </w:pPr>
      <w:bookmarkStart w:id="35" w:name="_Toc37410406"/>
      <w:r>
        <w:lastRenderedPageBreak/>
        <w:t xml:space="preserve">3. </w:t>
      </w:r>
      <w:r w:rsidR="00097410">
        <w:t>Diseño software</w:t>
      </w:r>
      <w:r w:rsidR="001F1DD8">
        <w:t>.</w:t>
      </w:r>
      <w:bookmarkEnd w:id="35"/>
    </w:p>
    <w:p w14:paraId="135CC7A0" w14:textId="1DEA0988" w:rsidR="005072A1" w:rsidRDefault="00456515" w:rsidP="005072A1">
      <w:pPr>
        <w:pStyle w:val="Ttulo1"/>
      </w:pPr>
      <w:bookmarkStart w:id="36" w:name="_Toc37410407"/>
      <w:r>
        <w:t xml:space="preserve">3.1 </w:t>
      </w:r>
      <w:r w:rsidR="005072A1">
        <w:t>Sistema operativo</w:t>
      </w:r>
      <w:r w:rsidR="001F1DD8">
        <w:t>.</w:t>
      </w:r>
      <w:bookmarkEnd w:id="36"/>
    </w:p>
    <w:p w14:paraId="367C6E7D" w14:textId="77777777" w:rsidR="001F1DD8" w:rsidRPr="001F1DD8" w:rsidRDefault="001F1DD8" w:rsidP="001F1DD8"/>
    <w:p w14:paraId="69630AA8" w14:textId="08928666" w:rsidR="00D34FC7" w:rsidRDefault="00646D87" w:rsidP="00D34FC7">
      <w:r>
        <w:t>Para poder utilizar la placa Navio2 es necesario utilizar una versión modificada del sistema operativo Raspbian, este software lo proporciona el fabricante y no lleva incorporada interfaz gráfica por lo que en mi caso lo más cómodo ha sido el</w:t>
      </w:r>
      <w:r w:rsidR="00C01432">
        <w:t xml:space="preserve"> conectarla a una red wifi modificando el </w:t>
      </w:r>
      <w:r w:rsidR="00052A97">
        <w:t xml:space="preserve">archivo </w:t>
      </w:r>
      <w:r w:rsidR="00C01432" w:rsidRPr="003B1128">
        <w:rPr>
          <w:i/>
          <w:iCs/>
        </w:rPr>
        <w:t>/</w:t>
      </w:r>
      <w:proofErr w:type="spellStart"/>
      <w:r w:rsidR="00C01432" w:rsidRPr="003B1128">
        <w:rPr>
          <w:i/>
          <w:iCs/>
        </w:rPr>
        <w:t>boot</w:t>
      </w:r>
      <w:proofErr w:type="spellEnd"/>
      <w:r w:rsidR="00C01432" w:rsidRPr="003B1128">
        <w:rPr>
          <w:i/>
          <w:iCs/>
        </w:rPr>
        <w:t>/</w:t>
      </w:r>
      <w:proofErr w:type="spellStart"/>
      <w:r w:rsidR="00C01432" w:rsidRPr="003B1128">
        <w:rPr>
          <w:i/>
          <w:iCs/>
        </w:rPr>
        <w:t>wpa_supplicant.conf</w:t>
      </w:r>
      <w:proofErr w:type="spellEnd"/>
      <w:r w:rsidR="00C01432">
        <w:t xml:space="preserve"> y a partir de ahí trabajar mediante </w:t>
      </w:r>
      <w:proofErr w:type="spellStart"/>
      <w:r w:rsidR="00052A97">
        <w:t>ssh</w:t>
      </w:r>
      <w:proofErr w:type="spellEnd"/>
      <w:r w:rsidR="00876EFE">
        <w:rPr>
          <w:rStyle w:val="Refdenotaalpie"/>
        </w:rPr>
        <w:footnoteReference w:id="4"/>
      </w:r>
      <w:r w:rsidR="00BA5A39">
        <w:t xml:space="preserve"> desde una terminal</w:t>
      </w:r>
      <w:r w:rsidR="00697918">
        <w:t xml:space="preserve"> </w:t>
      </w:r>
      <w:r w:rsidR="00A34BF1">
        <w:t>(</w:t>
      </w:r>
      <w:r w:rsidR="00A34BF1">
        <w:fldChar w:fldCharType="begin"/>
      </w:r>
      <w:r w:rsidR="00A34BF1">
        <w:instrText xml:space="preserve"> REF _Ref33429135 \r \h </w:instrText>
      </w:r>
      <w:r w:rsidR="00A34BF1">
        <w:fldChar w:fldCharType="separate"/>
      </w:r>
      <w:r w:rsidR="00811FCB">
        <w:t>11)</w:t>
      </w:r>
      <w:r w:rsidR="00A34BF1">
        <w:fldChar w:fldCharType="end"/>
      </w:r>
      <w:r>
        <w:t xml:space="preserve">.  </w:t>
      </w:r>
    </w:p>
    <w:p w14:paraId="179CBE74" w14:textId="77777777" w:rsidR="00940BDE" w:rsidRDefault="00940BDE" w:rsidP="00D34FC7"/>
    <w:p w14:paraId="73431F6F" w14:textId="77777777" w:rsidR="00940BDE" w:rsidRDefault="00940BDE" w:rsidP="00D34FC7">
      <w:r>
        <w:t>Para modificar dicho archivo basta con abrirlo con algún editor de texto y añadir las siguientes líneas:</w:t>
      </w:r>
    </w:p>
    <w:p w14:paraId="7119E779" w14:textId="77777777" w:rsidR="00940BDE" w:rsidRDefault="00940BDE" w:rsidP="00D34FC7"/>
    <w:p w14:paraId="09D1FA6E" w14:textId="77777777" w:rsidR="00940BDE" w:rsidRDefault="00940BDE" w:rsidP="00D239B8">
      <w:pPr>
        <w:pStyle w:val="code"/>
      </w:pPr>
      <w:proofErr w:type="spellStart"/>
      <w:r>
        <w:t>network</w:t>
      </w:r>
      <w:proofErr w:type="spellEnd"/>
      <w:r>
        <w:t xml:space="preserve"> </w:t>
      </w:r>
      <w:proofErr w:type="gramStart"/>
      <w:r>
        <w:t>={</w:t>
      </w:r>
      <w:proofErr w:type="gramEnd"/>
    </w:p>
    <w:p w14:paraId="57810FF9" w14:textId="77777777" w:rsidR="00940BDE" w:rsidRDefault="00940BDE" w:rsidP="00D239B8">
      <w:pPr>
        <w:pStyle w:val="code"/>
      </w:pPr>
      <w:r>
        <w:t xml:space="preserve">  </w:t>
      </w:r>
      <w:proofErr w:type="spellStart"/>
      <w:r>
        <w:t>ssid</w:t>
      </w:r>
      <w:proofErr w:type="spellEnd"/>
      <w:r>
        <w:t xml:space="preserve"> = “</w:t>
      </w:r>
      <w:proofErr w:type="spellStart"/>
      <w:r>
        <w:t>ssid</w:t>
      </w:r>
      <w:proofErr w:type="spellEnd"/>
      <w:r>
        <w:t xml:space="preserve"> de la red”</w:t>
      </w:r>
    </w:p>
    <w:p w14:paraId="0D4E9E46" w14:textId="77777777" w:rsidR="00940BDE" w:rsidRDefault="00940BDE" w:rsidP="00D239B8">
      <w:pPr>
        <w:pStyle w:val="code"/>
      </w:pPr>
      <w:r>
        <w:t xml:space="preserve">  </w:t>
      </w:r>
      <w:proofErr w:type="spellStart"/>
      <w:r>
        <w:t>psk</w:t>
      </w:r>
      <w:proofErr w:type="spellEnd"/>
      <w:r>
        <w:t xml:space="preserve"> = “contraseña de la red”</w:t>
      </w:r>
    </w:p>
    <w:p w14:paraId="1C1A9C9A" w14:textId="2E5B6E09" w:rsidR="00940BDE" w:rsidRDefault="00940BDE" w:rsidP="00D239B8">
      <w:pPr>
        <w:pStyle w:val="code"/>
      </w:pPr>
      <w:r>
        <w:t xml:space="preserve">  </w:t>
      </w:r>
      <w:proofErr w:type="spellStart"/>
      <w:r>
        <w:t>key_mgmt</w:t>
      </w:r>
      <w:proofErr w:type="spellEnd"/>
      <w:r>
        <w:t xml:space="preserve"> = “seguridad de la red (WPA-PSK</w:t>
      </w:r>
      <w:r w:rsidR="00CA1195">
        <w:t>,</w:t>
      </w:r>
      <w:r w:rsidR="007B5FD5">
        <w:t xml:space="preserve"> </w:t>
      </w:r>
      <w:r w:rsidR="004724B9">
        <w:t>etc.</w:t>
      </w:r>
      <w:r>
        <w:t>)”</w:t>
      </w:r>
    </w:p>
    <w:p w14:paraId="43F68A20" w14:textId="77777777" w:rsidR="00940BDE" w:rsidRDefault="00940BDE" w:rsidP="00D239B8">
      <w:pPr>
        <w:pStyle w:val="code"/>
      </w:pPr>
      <w:r>
        <w:t xml:space="preserve">} </w:t>
      </w:r>
    </w:p>
    <w:p w14:paraId="3A5C5895" w14:textId="77777777" w:rsidR="00CF4620" w:rsidRDefault="00CF4620" w:rsidP="00D34FC7"/>
    <w:p w14:paraId="55B950A4" w14:textId="53C64E97" w:rsidR="00890A7E" w:rsidRDefault="00456515" w:rsidP="005D7E55">
      <w:pPr>
        <w:pStyle w:val="Ttulo1"/>
      </w:pPr>
      <w:bookmarkStart w:id="37" w:name="_Toc37410408"/>
      <w:r>
        <w:t xml:space="preserve">3.2 </w:t>
      </w:r>
      <w:r w:rsidR="006E5793">
        <w:t>Sistema de navegación inercial</w:t>
      </w:r>
      <w:r w:rsidR="00671CA2">
        <w:t>.</w:t>
      </w:r>
      <w:bookmarkEnd w:id="37"/>
    </w:p>
    <w:p w14:paraId="5453A4F7" w14:textId="408736F0" w:rsidR="00D0516D" w:rsidRDefault="00D0516D" w:rsidP="00D0516D"/>
    <w:p w14:paraId="7226C148" w14:textId="79C1E6CC" w:rsidR="006B6377" w:rsidRDefault="00277F64" w:rsidP="004E3068">
      <w:pPr>
        <w:pStyle w:val="Ttulo2"/>
      </w:pPr>
      <w:bookmarkStart w:id="38" w:name="_Toc37410409"/>
      <w:r>
        <w:t xml:space="preserve">3.2.1 </w:t>
      </w:r>
      <w:r w:rsidR="00042C8F">
        <w:t>Vista teórica</w:t>
      </w:r>
      <w:r w:rsidR="00671CA2">
        <w:t>.</w:t>
      </w:r>
      <w:bookmarkEnd w:id="38"/>
    </w:p>
    <w:p w14:paraId="7DF02E9B" w14:textId="77777777" w:rsidR="004E3068" w:rsidRPr="004E3068" w:rsidRDefault="004E3068" w:rsidP="004E3068"/>
    <w:p w14:paraId="0F0B3FEC" w14:textId="6DBD4610" w:rsidR="006B6377" w:rsidRDefault="006B6377" w:rsidP="00D0516D">
      <w:r>
        <w:t>Un sistema de navegación inercial o IMU</w:t>
      </w:r>
      <w:r>
        <w:rPr>
          <w:rStyle w:val="Refdenotaalpie"/>
        </w:rPr>
        <w:footnoteReference w:id="5"/>
      </w:r>
      <w:r>
        <w:t xml:space="preserve"> es un dispositivo electrónico capaz de percibir cambios referentes a la orientación de este además de proporcionar información acerca de su </w:t>
      </w:r>
      <w:r w:rsidR="00497E78">
        <w:t>aceleración</w:t>
      </w:r>
      <w:r>
        <w:t xml:space="preserve"> </w:t>
      </w:r>
      <w:r w:rsidR="004E3068">
        <w:t>y</w:t>
      </w:r>
      <w:r>
        <w:t xml:space="preserve"> otras fuerzas. En concreto una IMU de 9 ejes </w:t>
      </w:r>
      <w:r w:rsidR="004E3068">
        <w:t xml:space="preserve">lleva integrada </w:t>
      </w:r>
      <w:r w:rsidR="00793CCF">
        <w:t xml:space="preserve">un acelerómetro, un </w:t>
      </w:r>
      <w:r w:rsidR="00793CCF" w:rsidRPr="00F31E65">
        <w:t>giroscopio</w:t>
      </w:r>
      <w:r w:rsidR="00793CCF">
        <w:t xml:space="preserve"> y un magnetómetro (</w:t>
      </w:r>
      <w:r w:rsidR="00793CCF">
        <w:fldChar w:fldCharType="begin"/>
      </w:r>
      <w:r w:rsidR="00793CCF">
        <w:instrText xml:space="preserve"> REF _Ref33552975 \r \h </w:instrText>
      </w:r>
      <w:r w:rsidR="00793CCF">
        <w:fldChar w:fldCharType="separate"/>
      </w:r>
      <w:r w:rsidR="009569EA">
        <w:t>12)</w:t>
      </w:r>
      <w:r w:rsidR="00793CCF">
        <w:fldChar w:fldCharType="end"/>
      </w:r>
      <w:r w:rsidR="00793CCF">
        <w:t>.</w:t>
      </w:r>
    </w:p>
    <w:p w14:paraId="538BFCD0" w14:textId="3D7D5FC2" w:rsidR="005A5E1F" w:rsidRDefault="005A5E1F" w:rsidP="00D0516D"/>
    <w:p w14:paraId="0DCF716B" w14:textId="28AA4365" w:rsidR="005A5E1F" w:rsidRDefault="005A5E1F" w:rsidP="00D0516D">
      <w:r>
        <w:t xml:space="preserve">El propósito de usar este dispositivo es el de obtener tres valores claves a la hora de orientar un dispositivo </w:t>
      </w:r>
      <w:r w:rsidR="003B1128">
        <w:t>en</w:t>
      </w:r>
      <w:r>
        <w:t xml:space="preserve"> vuelo:</w:t>
      </w:r>
    </w:p>
    <w:p w14:paraId="248DF364" w14:textId="65FF5FAA" w:rsidR="005A5E1F" w:rsidRDefault="005A5E1F" w:rsidP="005A5E1F">
      <w:pPr>
        <w:pStyle w:val="Prrafodelista"/>
        <w:numPr>
          <w:ilvl w:val="0"/>
          <w:numId w:val="2"/>
        </w:numPr>
      </w:pPr>
      <w:r>
        <w:t>Pitch:</w:t>
      </w:r>
      <w:r w:rsidR="00946E18">
        <w:t xml:space="preserve"> inclinación morro-cola (+90 grados, -90 grados).</w:t>
      </w:r>
    </w:p>
    <w:p w14:paraId="415EA1C8" w14:textId="22692646" w:rsidR="005A5E1F" w:rsidRDefault="005A5E1F" w:rsidP="005A5E1F">
      <w:pPr>
        <w:pStyle w:val="Prrafodelista"/>
        <w:numPr>
          <w:ilvl w:val="0"/>
          <w:numId w:val="2"/>
        </w:numPr>
      </w:pPr>
      <w:r>
        <w:t>Roll:</w:t>
      </w:r>
      <w:r w:rsidR="00946E18">
        <w:t xml:space="preserve"> rotación morro-cola (+</w:t>
      </w:r>
      <w:r w:rsidR="00FA548C">
        <w:t>180</w:t>
      </w:r>
      <w:r w:rsidR="00946E18">
        <w:t xml:space="preserve"> grados, -</w:t>
      </w:r>
      <w:r w:rsidR="00FA548C">
        <w:t>180</w:t>
      </w:r>
      <w:r w:rsidR="00946E18">
        <w:t xml:space="preserve"> grados).</w:t>
      </w:r>
    </w:p>
    <w:p w14:paraId="7A749DEF" w14:textId="2C5A0EC0" w:rsidR="005A5E1F" w:rsidRDefault="005A5E1F" w:rsidP="005A5E1F">
      <w:pPr>
        <w:pStyle w:val="Prrafodelista"/>
        <w:numPr>
          <w:ilvl w:val="0"/>
          <w:numId w:val="2"/>
        </w:numPr>
      </w:pPr>
      <w:r>
        <w:t>Yaw:</w:t>
      </w:r>
      <w:r w:rsidR="00946E18">
        <w:t xml:space="preserve"> dirección en la que se orienta el morro (360 grados).</w:t>
      </w:r>
    </w:p>
    <w:p w14:paraId="15F4ABC7" w14:textId="54182B39" w:rsidR="00946E18" w:rsidRDefault="00946E18" w:rsidP="00946E18"/>
    <w:p w14:paraId="3E3EFB14" w14:textId="23DCE8C1" w:rsidR="00946E18" w:rsidRDefault="00946E18" w:rsidP="00946E18">
      <w:r>
        <w:t xml:space="preserve">Estos tres valores </w:t>
      </w:r>
      <w:r w:rsidR="00FF484D">
        <w:t>se entienden</w:t>
      </w:r>
      <w:r>
        <w:t xml:space="preserve"> más fácilmente en la figura </w:t>
      </w:r>
      <w:r w:rsidR="00521802">
        <w:t>10</w:t>
      </w:r>
      <w:r>
        <w:t>.</w:t>
      </w:r>
    </w:p>
    <w:p w14:paraId="6B800E33" w14:textId="109AB0D3" w:rsidR="004E3068" w:rsidRDefault="003539E2" w:rsidP="004E3068">
      <w:r>
        <w:rPr>
          <w:noProof/>
        </w:rPr>
        <w:lastRenderedPageBreak/>
        <w:drawing>
          <wp:anchor distT="0" distB="0" distL="114300" distR="114300" simplePos="0" relativeHeight="251718656" behindDoc="0" locked="0" layoutInCell="1" allowOverlap="1" wp14:anchorId="58D379F4" wp14:editId="7DAA9208">
            <wp:simplePos x="0" y="0"/>
            <wp:positionH relativeFrom="column">
              <wp:posOffset>443865</wp:posOffset>
            </wp:positionH>
            <wp:positionV relativeFrom="paragraph">
              <wp:posOffset>24325</wp:posOffset>
            </wp:positionV>
            <wp:extent cx="4795365" cy="2616628"/>
            <wp:effectExtent l="0" t="0" r="5715" b="0"/>
            <wp:wrapSquare wrapText="bothSides"/>
            <wp:docPr id="24" name="Imagen 2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abc7a3ec672e0e30e9bb11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95365" cy="2616628"/>
                    </a:xfrm>
                    <a:prstGeom prst="rect">
                      <a:avLst/>
                    </a:prstGeom>
                  </pic:spPr>
                </pic:pic>
              </a:graphicData>
            </a:graphic>
            <wp14:sizeRelH relativeFrom="page">
              <wp14:pctWidth>0</wp14:pctWidth>
            </wp14:sizeRelH>
            <wp14:sizeRelV relativeFrom="page">
              <wp14:pctHeight>0</wp14:pctHeight>
            </wp14:sizeRelV>
          </wp:anchor>
        </w:drawing>
      </w:r>
    </w:p>
    <w:p w14:paraId="0A37C0C9" w14:textId="6B1C0A87" w:rsidR="003539E2" w:rsidRDefault="003539E2" w:rsidP="004E3068"/>
    <w:p w14:paraId="7D8AD69A" w14:textId="692AE98C" w:rsidR="003539E2" w:rsidRDefault="003539E2" w:rsidP="004E3068"/>
    <w:p w14:paraId="0F3F80E1" w14:textId="06AAF8D3" w:rsidR="003539E2" w:rsidRDefault="003539E2" w:rsidP="004E3068"/>
    <w:p w14:paraId="03009A5B" w14:textId="448F701D" w:rsidR="005A5E1F" w:rsidRDefault="005A5E1F" w:rsidP="005A5E1F"/>
    <w:p w14:paraId="0EDB2A5F" w14:textId="08F531FE" w:rsidR="005A5E1F" w:rsidRDefault="005A5E1F" w:rsidP="004E3068"/>
    <w:p w14:paraId="418B8895" w14:textId="77777777" w:rsidR="005A5E1F" w:rsidRDefault="005A5E1F" w:rsidP="004E3068"/>
    <w:p w14:paraId="4F919575" w14:textId="77777777" w:rsidR="003539E2" w:rsidRDefault="003539E2" w:rsidP="00042C8F">
      <w:pPr>
        <w:pStyle w:val="Ttulo2"/>
      </w:pPr>
    </w:p>
    <w:p w14:paraId="18FE41A0" w14:textId="77777777" w:rsidR="003539E2" w:rsidRDefault="003539E2" w:rsidP="00042C8F">
      <w:pPr>
        <w:pStyle w:val="Ttulo2"/>
      </w:pPr>
    </w:p>
    <w:p w14:paraId="3CFF5069" w14:textId="77777777" w:rsidR="003539E2" w:rsidRDefault="003539E2" w:rsidP="00042C8F">
      <w:pPr>
        <w:pStyle w:val="Ttulo2"/>
      </w:pPr>
    </w:p>
    <w:p w14:paraId="46ED7290" w14:textId="77777777" w:rsidR="003539E2" w:rsidRDefault="003539E2" w:rsidP="00042C8F">
      <w:pPr>
        <w:pStyle w:val="Ttulo2"/>
      </w:pPr>
    </w:p>
    <w:p w14:paraId="1C8CF858" w14:textId="75315D40" w:rsidR="003539E2" w:rsidRDefault="003539E2" w:rsidP="00042C8F">
      <w:pPr>
        <w:pStyle w:val="Ttulo2"/>
      </w:pPr>
    </w:p>
    <w:p w14:paraId="54E66914" w14:textId="437951D1" w:rsidR="003539E2" w:rsidRDefault="00B10F85">
      <w:pPr>
        <w:pPrChange w:id="39" w:author="Juan Carlos de Alfonso Juliá" w:date="2020-04-08T12:46:00Z">
          <w:pPr>
            <w:pStyle w:val="Ttulo2"/>
          </w:pPr>
        </w:pPrChange>
      </w:pPr>
      <w:r>
        <w:rPr>
          <w:noProof/>
        </w:rPr>
        <mc:AlternateContent>
          <mc:Choice Requires="wps">
            <w:drawing>
              <wp:anchor distT="0" distB="0" distL="114300" distR="114300" simplePos="0" relativeHeight="251720704" behindDoc="0" locked="0" layoutInCell="1" allowOverlap="1" wp14:anchorId="22C1034F" wp14:editId="5CAC8DE1">
                <wp:simplePos x="0" y="0"/>
                <wp:positionH relativeFrom="column">
                  <wp:posOffset>440397</wp:posOffset>
                </wp:positionH>
                <wp:positionV relativeFrom="paragraph">
                  <wp:posOffset>137306</wp:posOffset>
                </wp:positionV>
                <wp:extent cx="4794885" cy="635"/>
                <wp:effectExtent l="0" t="0" r="5715" b="12065"/>
                <wp:wrapSquare wrapText="bothSides"/>
                <wp:docPr id="28" name="Cuadro de texto 28"/>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14:paraId="62ADB1DC" w14:textId="281ECB49" w:rsidR="002B49F8" w:rsidRDefault="002B49F8" w:rsidP="00BA3321">
                            <w:pPr>
                              <w:pStyle w:val="Descripcin"/>
                              <w:rPr>
                                <w:noProof/>
                              </w:rPr>
                            </w:pPr>
                            <w:proofErr w:type="spellStart"/>
                            <w:r>
                              <w:t>Fig</w:t>
                            </w:r>
                            <w:proofErr w:type="spellEnd"/>
                            <w:r>
                              <w:t xml:space="preserve"> 10. Diagrama de rotaciones pitch, roll, yaw </w:t>
                            </w:r>
                            <w:r w:rsidR="00493BD1">
                              <w:t>(</w:t>
                            </w:r>
                            <w:r w:rsidR="00493BD1">
                              <w:fldChar w:fldCharType="begin"/>
                            </w:r>
                            <w:r w:rsidR="00493BD1">
                              <w:instrText xml:space="preserve"> REF _Ref37495285 \r \h </w:instrText>
                            </w:r>
                            <w:r w:rsidR="00493BD1">
                              <w:fldChar w:fldCharType="separate"/>
                            </w:r>
                            <w:r w:rsidR="00493BD1">
                              <w:t>13)</w:t>
                            </w:r>
                            <w:r w:rsidR="00493BD1">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1034F" id="Cuadro de texto 28" o:spid="_x0000_s1042" type="#_x0000_t202" style="position:absolute;margin-left:34.7pt;margin-top:10.8pt;width:377.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" stroked="f">
                <v:textbox style="mso-fit-shape-to-text:t" inset="0,0,0,0">
                  <w:txbxContent>
                    <w:p w14:paraId="62ADB1DC" w14:textId="281ECB49" w:rsidR="002B49F8" w:rsidRDefault="002B49F8" w:rsidP="00BA3321">
                      <w:pPr>
                        <w:pStyle w:val="Descripcin"/>
                        <w:rPr>
                          <w:noProof/>
                        </w:rPr>
                      </w:pPr>
                      <w:proofErr w:type="spellStart"/>
                      <w:r>
                        <w:t>Fig</w:t>
                      </w:r>
                      <w:proofErr w:type="spellEnd"/>
                      <w:r>
                        <w:t xml:space="preserve"> 10. Diagrama de rotaciones pitch, roll, yaw </w:t>
                      </w:r>
                      <w:r w:rsidR="00493BD1">
                        <w:t>(</w:t>
                      </w:r>
                      <w:r w:rsidR="00493BD1">
                        <w:fldChar w:fldCharType="begin"/>
                      </w:r>
                      <w:r w:rsidR="00493BD1">
                        <w:instrText xml:space="preserve"> REF _Ref37495285 \r \h </w:instrText>
                      </w:r>
                      <w:r w:rsidR="00493BD1">
                        <w:fldChar w:fldCharType="separate"/>
                      </w:r>
                      <w:r w:rsidR="00493BD1">
                        <w:t>13)</w:t>
                      </w:r>
                      <w:r w:rsidR="00493BD1">
                        <w:fldChar w:fldCharType="end"/>
                      </w:r>
                      <w:r>
                        <w:t>.</w:t>
                      </w:r>
                    </w:p>
                  </w:txbxContent>
                </v:textbox>
                <w10:wrap type="square"/>
              </v:shape>
            </w:pict>
          </mc:Fallback>
        </mc:AlternateContent>
      </w:r>
    </w:p>
    <w:p w14:paraId="68F13B63" w14:textId="34EB571A" w:rsidR="003539E2" w:rsidRDefault="003539E2" w:rsidP="00042C8F">
      <w:pPr>
        <w:pStyle w:val="Ttulo2"/>
      </w:pPr>
    </w:p>
    <w:p w14:paraId="171E68FD" w14:textId="64FDD28D" w:rsidR="003539E2" w:rsidRDefault="003539E2" w:rsidP="00042C8F">
      <w:pPr>
        <w:pStyle w:val="Ttulo2"/>
      </w:pPr>
    </w:p>
    <w:p w14:paraId="78835AB6" w14:textId="7C44CCB6" w:rsidR="00F80F7D" w:rsidRDefault="00F80F7D" w:rsidP="00F80F7D">
      <w:r>
        <w:t>Además</w:t>
      </w:r>
      <w:r w:rsidR="009013A8">
        <w:t>,</w:t>
      </w:r>
      <w:r>
        <w:t xml:space="preserve"> hay que especificar cuando se </w:t>
      </w:r>
      <w:r w:rsidR="00206FAA">
        <w:t>consideran</w:t>
      </w:r>
      <w:r>
        <w:t xml:space="preserve"> positivos o negativos el pitch y el roll, por convenio la notación NED </w:t>
      </w:r>
      <w:r>
        <w:rPr>
          <w:rStyle w:val="Refdenotaalpie"/>
        </w:rPr>
        <w:footnoteReference w:id="6"/>
      </w:r>
      <w:r>
        <w:t>establece que las rotaciones son positivas en el sentido de las agujas del reloj en torno al eje de rotación</w:t>
      </w:r>
      <w:r w:rsidR="005677D9">
        <w:t xml:space="preserve"> (</w:t>
      </w:r>
      <w:r w:rsidR="005677D9">
        <w:fldChar w:fldCharType="begin"/>
      </w:r>
      <w:r w:rsidR="005677D9">
        <w:instrText xml:space="preserve"> REF _Ref37498367 \r \h </w:instrText>
      </w:r>
      <w:r w:rsidR="005677D9">
        <w:fldChar w:fldCharType="separate"/>
      </w:r>
      <w:r w:rsidR="005677D9">
        <w:t>14)</w:t>
      </w:r>
      <w:r w:rsidR="005677D9">
        <w:fldChar w:fldCharType="end"/>
      </w:r>
      <w:r>
        <w:t>.</w:t>
      </w:r>
    </w:p>
    <w:p w14:paraId="5B1D93C6" w14:textId="18BB0C2B" w:rsidR="002E1530" w:rsidRDefault="002E1530" w:rsidP="003B1128"/>
    <w:p w14:paraId="5ACE7D0D" w14:textId="052DC9FD" w:rsidR="002E1530" w:rsidRDefault="002E1530" w:rsidP="003B1128">
      <w:r>
        <w:t xml:space="preserve">La obtención del pitch y el roll en base a los datos de la </w:t>
      </w:r>
      <w:r w:rsidR="002F2E0F">
        <w:t>IMU</w:t>
      </w:r>
      <w:r>
        <w:t xml:space="preserve"> es directa </w:t>
      </w:r>
      <w:r w:rsidR="00B41EF5">
        <w:t xml:space="preserve">usando el acelerómetro, las </w:t>
      </w:r>
      <w:r w:rsidR="00276C76">
        <w:t>ecuaciones</w:t>
      </w:r>
      <w:r w:rsidR="00B41EF5">
        <w:t xml:space="preserve"> son las siguientes:</w:t>
      </w:r>
    </w:p>
    <w:p w14:paraId="31894A39" w14:textId="7AF146EB" w:rsidR="00B41EF5" w:rsidRDefault="00B41EF5" w:rsidP="003B1128"/>
    <w:p w14:paraId="153A99E3" w14:textId="6459CA99" w:rsidR="00B41EF5" w:rsidRPr="001F581B" w:rsidRDefault="00092876" w:rsidP="003B1128">
      <m:oMathPara>
        <m:oMath>
          <m:r>
            <w:rPr>
              <w:rFonts w:ascii="Cambria Math" w:hAnsi="Cambria Math"/>
            </w:rPr>
            <m:t>Pitch=</m:t>
          </m:r>
          <m:func>
            <m:funcPr>
              <m:ctrlPr>
                <w:rPr>
                  <w:rFonts w:ascii="Cambria Math" w:hAnsi="Cambria Math"/>
                  <w:i/>
                </w:rPr>
              </m:ctrlPr>
            </m:funcPr>
            <m:fName>
              <m:r>
                <m:rPr>
                  <m:sty m:val="p"/>
                </m:rPr>
                <w:rPr>
                  <w:rFonts w:ascii="Cambria Math" w:hAnsi="Cambria Math"/>
                </w:rPr>
                <m:t>atan</m:t>
              </m:r>
            </m:fName>
            <m:e>
              <m:f>
                <m:fPr>
                  <m:ctrlPr>
                    <w:rPr>
                      <w:rFonts w:ascii="Cambria Math" w:hAnsi="Cambria Math"/>
                      <w:i/>
                    </w:rPr>
                  </m:ctrlPr>
                </m:fPr>
                <m:num>
                  <m:r>
                    <w:rPr>
                      <w:rFonts w:ascii="Cambria Math" w:hAnsi="Cambria Math"/>
                    </w:rPr>
                    <m:t>accY</m:t>
                  </m:r>
                </m:num>
                <m:den>
                  <m:rad>
                    <m:radPr>
                      <m:degHide m:val="1"/>
                      <m:ctrlPr>
                        <w:rPr>
                          <w:rFonts w:ascii="Cambria Math" w:hAnsi="Cambria Math"/>
                          <w:i/>
                        </w:rPr>
                      </m:ctrlPr>
                    </m:radPr>
                    <m:deg/>
                    <m:e>
                      <m:r>
                        <w:rPr>
                          <w:rFonts w:ascii="Cambria Math" w:hAnsi="Cambria Math"/>
                        </w:rPr>
                        <m:t>a</m:t>
                      </m:r>
                      <m:sSup>
                        <m:sSupPr>
                          <m:ctrlPr>
                            <w:rPr>
                              <w:rFonts w:ascii="Cambria Math" w:hAnsi="Cambria Math"/>
                              <w:i/>
                            </w:rPr>
                          </m:ctrlPr>
                        </m:sSupPr>
                        <m:e>
                          <m:r>
                            <w:rPr>
                              <w:rFonts w:ascii="Cambria Math" w:hAnsi="Cambria Math"/>
                            </w:rPr>
                            <m:t>ccX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accZ</m:t>
                          </m:r>
                        </m:e>
                        <m:sup>
                          <m:r>
                            <w:rPr>
                              <w:rFonts w:ascii="Cambria Math" w:hAnsi="Cambria Math"/>
                            </w:rPr>
                            <m:t>2</m:t>
                          </m:r>
                        </m:sup>
                      </m:sSup>
                    </m:e>
                  </m:rad>
                </m:den>
              </m:f>
            </m:e>
          </m:func>
          <m:r>
            <w:rPr>
              <w:rFonts w:ascii="Cambria Math" w:hAnsi="Cambria Math"/>
            </w:rPr>
            <m:t xml:space="preserve"> </m:t>
          </m:r>
          <m:r>
            <w:rPr>
              <w:rFonts w:ascii="Cambria Math" w:hAnsi="Cambria Math"/>
            </w:rPr>
            <m:t>(</m:t>
          </m:r>
          <m:r>
            <w:rPr>
              <w:rFonts w:ascii="Cambria Math" w:hAnsi="Cambria Math"/>
              <w:i/>
            </w:rPr>
            <w:fldChar w:fldCharType="begin"/>
          </m:r>
          <m:r>
            <w:rPr>
              <w:rFonts w:ascii="Cambria Math" w:hAnsi="Cambria Math"/>
            </w:rPr>
            <m:t xml:space="preserve"> REF _Ref37498547 \r \h </m:t>
          </m:r>
          <m:r>
            <w:rPr>
              <w:rFonts w:ascii="Cambria Math" w:hAnsi="Cambria Math"/>
              <w:i/>
            </w:rPr>
          </m:r>
          <m:r>
            <w:rPr>
              <w:rFonts w:ascii="Cambria Math" w:hAnsi="Cambria Math"/>
              <w:i/>
            </w:rPr>
            <w:fldChar w:fldCharType="separate"/>
          </m:r>
          <m:r>
            <w:rPr>
              <w:rFonts w:ascii="Cambria Math" w:hAnsi="Cambria Math"/>
            </w:rPr>
            <m:t>15)</m:t>
          </m:r>
          <m:r>
            <w:rPr>
              <w:rFonts w:ascii="Cambria Math" w:hAnsi="Cambria Math"/>
              <w:i/>
            </w:rPr>
            <w:fldChar w:fldCharType="end"/>
          </m:r>
          <m:r>
            <w:rPr>
              <w:rFonts w:ascii="Cambria Math" w:hAnsi="Cambria Math"/>
            </w:rPr>
            <m:t xml:space="preserve">                            </m:t>
          </m:r>
          <m:r>
            <w:rPr>
              <w:rFonts w:ascii="Cambria Math" w:hAnsi="Cambria Math"/>
            </w:rPr>
            <m:t>Roll=</m:t>
          </m:r>
          <m:func>
            <m:funcPr>
              <m:ctrlPr>
                <w:rPr>
                  <w:rFonts w:ascii="Cambria Math" w:hAnsi="Cambria Math"/>
                  <w:i/>
                </w:rPr>
              </m:ctrlPr>
            </m:funcPr>
            <m:fName>
              <m:r>
                <m:rPr>
                  <m:sty m:val="p"/>
                </m:rPr>
                <w:rPr>
                  <w:rFonts w:ascii="Cambria Math" w:hAnsi="Cambria Math"/>
                </w:rPr>
                <m:t>atan</m:t>
              </m:r>
            </m:fName>
            <m:e>
              <m:f>
                <m:fPr>
                  <m:ctrlPr>
                    <w:rPr>
                      <w:rFonts w:ascii="Cambria Math" w:hAnsi="Cambria Math"/>
                      <w:i/>
                    </w:rPr>
                  </m:ctrlPr>
                </m:fPr>
                <m:num>
                  <m:r>
                    <w:rPr>
                      <w:rFonts w:ascii="Cambria Math" w:hAnsi="Cambria Math"/>
                    </w:rPr>
                    <m:t>-accX</m:t>
                  </m:r>
                </m:num>
                <m:den>
                  <m:rad>
                    <m:radPr>
                      <m:degHide m:val="1"/>
                      <m:ctrlPr>
                        <w:rPr>
                          <w:rFonts w:ascii="Cambria Math" w:hAnsi="Cambria Math"/>
                          <w:i/>
                        </w:rPr>
                      </m:ctrlPr>
                    </m:radPr>
                    <m:deg/>
                    <m:e>
                      <m:r>
                        <w:rPr>
                          <w:rFonts w:ascii="Cambria Math" w:hAnsi="Cambria Math"/>
                        </w:rPr>
                        <m:t>accZ</m:t>
                      </m:r>
                    </m:e>
                  </m:rad>
                </m:den>
              </m:f>
              <m:r>
                <w:rPr>
                  <w:rFonts w:ascii="Cambria Math" w:hAnsi="Cambria Math"/>
                </w:rPr>
                <m:t xml:space="preserve">  (</m:t>
              </m:r>
              <m:r>
                <w:rPr>
                  <w:rFonts w:ascii="Cambria Math" w:hAnsi="Cambria Math"/>
                  <w:i/>
                </w:rPr>
                <w:fldChar w:fldCharType="begin"/>
              </m:r>
              <m:r>
                <w:rPr>
                  <w:rFonts w:ascii="Cambria Math" w:hAnsi="Cambria Math"/>
                </w:rPr>
                <m:t xml:space="preserve"> REF _Ref37498547 \r \h </m:t>
              </m:r>
              <m:r>
                <w:rPr>
                  <w:rFonts w:ascii="Cambria Math" w:hAnsi="Cambria Math"/>
                  <w:i/>
                </w:rPr>
              </m:r>
              <m:r>
                <w:rPr>
                  <w:rFonts w:ascii="Cambria Math" w:hAnsi="Cambria Math"/>
                  <w:i/>
                </w:rPr>
                <w:fldChar w:fldCharType="separate"/>
              </m:r>
              <m:r>
                <w:rPr>
                  <w:rFonts w:ascii="Cambria Math" w:hAnsi="Cambria Math"/>
                </w:rPr>
                <m:t>15)</m:t>
              </m:r>
              <m:r>
                <w:rPr>
                  <w:rFonts w:ascii="Cambria Math" w:hAnsi="Cambria Math"/>
                  <w:i/>
                </w:rPr>
                <w:fldChar w:fldCharType="end"/>
              </m:r>
            </m:e>
          </m:func>
        </m:oMath>
      </m:oMathPara>
    </w:p>
    <w:p w14:paraId="52DCE064" w14:textId="7E9932CB" w:rsidR="001F581B" w:rsidRDefault="001F581B" w:rsidP="003B1128"/>
    <w:p w14:paraId="563E871D" w14:textId="36981B4D" w:rsidR="001F581B" w:rsidRDefault="00092876" w:rsidP="003B1128">
      <w:r>
        <w:t>Dependiendo del propósito para el que se usen las fórmulas hay que tener precaución con la segunda ecuación dado que no es válida cuando las aceleraciones en el eje x y en el z valen cero</w:t>
      </w:r>
      <w:r w:rsidR="006514F5">
        <w:t xml:space="preserve"> (</w:t>
      </w:r>
      <w:r w:rsidR="006514F5">
        <w:fldChar w:fldCharType="begin"/>
      </w:r>
      <w:r w:rsidR="006514F5">
        <w:instrText xml:space="preserve"> REF _Ref37498590 \r \h </w:instrText>
      </w:r>
      <w:r w:rsidR="006514F5">
        <w:fldChar w:fldCharType="separate"/>
      </w:r>
      <w:r w:rsidR="006514F5">
        <w:t>16)</w:t>
      </w:r>
      <w:r w:rsidR="006514F5">
        <w:fldChar w:fldCharType="end"/>
      </w:r>
      <w:r>
        <w:t>.</w:t>
      </w:r>
    </w:p>
    <w:p w14:paraId="47156317" w14:textId="75EC8FFA" w:rsidR="001F581B" w:rsidRDefault="001F581B" w:rsidP="001F581B"/>
    <w:p w14:paraId="0F5C5BB7" w14:textId="17DE9B1C" w:rsidR="00276C76" w:rsidRPr="001F581B" w:rsidRDefault="00276C76" w:rsidP="001F581B">
      <w:r>
        <w:t xml:space="preserve">El yaw por el contrario no se puede obtener de una manera tan rápida, </w:t>
      </w:r>
      <w:r w:rsidR="00A76E31">
        <w:t>partimos de que dado que una variación en el yaw es una rotación horizontal en torno al eje z</w:t>
      </w:r>
      <w:r w:rsidR="006D4135">
        <w:t xml:space="preserve"> por lo que</w:t>
      </w:r>
      <w:r w:rsidR="00A76E31">
        <w:t xml:space="preserve"> el acelerómetro no la va a percibir y no va a variar sus valores, para poder calcularlo es necesario recurrir al magnetómetro.</w:t>
      </w:r>
    </w:p>
    <w:p w14:paraId="23140869" w14:textId="52935E23" w:rsidR="002E1530" w:rsidRDefault="002E1530" w:rsidP="003B1128"/>
    <w:p w14:paraId="33F4A290" w14:textId="60730669" w:rsidR="0048344E" w:rsidRDefault="0048344E" w:rsidP="003B1128">
      <w:r>
        <w:t xml:space="preserve">El </w:t>
      </w:r>
      <w:r w:rsidR="006D4135">
        <w:t>principal</w:t>
      </w:r>
      <w:r>
        <w:t xml:space="preserve"> problema de recurrir al magnetómetro es que este a diferencia del acelerómetro es fácilmente perturbable por campos magnéticos o metales cercanos al sensor, estas distorsiones son las llamadas </w:t>
      </w:r>
      <w:proofErr w:type="spellStart"/>
      <w:r>
        <w:t>hard</w:t>
      </w:r>
      <w:proofErr w:type="spellEnd"/>
      <w:r>
        <w:t xml:space="preserve"> </w:t>
      </w:r>
      <w:proofErr w:type="spellStart"/>
      <w:r>
        <w:t>iron</w:t>
      </w:r>
      <w:proofErr w:type="spellEnd"/>
      <w:r>
        <w:t xml:space="preserve"> y </w:t>
      </w:r>
      <w:proofErr w:type="spellStart"/>
      <w:r>
        <w:t>soft</w:t>
      </w:r>
      <w:proofErr w:type="spellEnd"/>
      <w:r>
        <w:t xml:space="preserve"> </w:t>
      </w:r>
      <w:proofErr w:type="spellStart"/>
      <w:r>
        <w:t>iron</w:t>
      </w:r>
      <w:proofErr w:type="spellEnd"/>
      <w:r>
        <w:t>.</w:t>
      </w:r>
    </w:p>
    <w:p w14:paraId="423E4155" w14:textId="77777777" w:rsidR="0048344E" w:rsidRDefault="0048344E" w:rsidP="003B1128"/>
    <w:p w14:paraId="75410F32" w14:textId="1F87F29E" w:rsidR="008A7D94" w:rsidRDefault="008A7D94" w:rsidP="008A7D94">
      <w:pPr>
        <w:rPr>
          <w:b/>
          <w:bCs/>
        </w:rPr>
      </w:pPr>
      <w:r w:rsidRPr="008A7D94">
        <w:rPr>
          <w:b/>
          <w:bCs/>
        </w:rPr>
        <w:t xml:space="preserve">Distorsiones </w:t>
      </w:r>
      <w:del w:id="40" w:author="Juan Carlos de Alfonso Juliá" w:date="2020-04-08T20:42:00Z">
        <w:r w:rsidRPr="008A7D94" w:rsidDel="00B817C3">
          <w:rPr>
            <w:b/>
            <w:bCs/>
          </w:rPr>
          <w:delText>a hierro duro (hard iron).</w:delText>
        </w:r>
      </w:del>
      <w:proofErr w:type="spellStart"/>
      <w:ins w:id="41" w:author="Juan Carlos de Alfonso Juliá" w:date="2020-04-08T20:42:00Z">
        <w:r w:rsidR="00B817C3">
          <w:rPr>
            <w:b/>
            <w:bCs/>
          </w:rPr>
          <w:t>hard</w:t>
        </w:r>
        <w:proofErr w:type="spellEnd"/>
        <w:r w:rsidR="00B817C3">
          <w:rPr>
            <w:b/>
            <w:bCs/>
          </w:rPr>
          <w:t xml:space="preserve"> </w:t>
        </w:r>
        <w:proofErr w:type="spellStart"/>
        <w:r w:rsidR="00B817C3">
          <w:rPr>
            <w:b/>
            <w:bCs/>
          </w:rPr>
          <w:t>iron</w:t>
        </w:r>
        <w:proofErr w:type="spellEnd"/>
        <w:r w:rsidR="00B817C3">
          <w:rPr>
            <w:b/>
            <w:bCs/>
          </w:rPr>
          <w:t>.</w:t>
        </w:r>
      </w:ins>
      <w:ins w:id="42" w:author="JUAN FRANCISCO JIMENEZ CASTELLANOS" w:date="2020-03-21T11:35:00Z">
        <w:r w:rsidR="003833D5">
          <w:rPr>
            <w:b/>
            <w:bCs/>
          </w:rPr>
          <w:t xml:space="preserve"> </w:t>
        </w:r>
        <w:del w:id="43" w:author="Juan Carlos de Alfonso Juliá" w:date="2020-04-08T20:42:00Z">
          <w:r w:rsidR="003833D5" w:rsidDel="00B817C3">
            <w:rPr>
              <w:b/>
              <w:bCs/>
            </w:rPr>
            <w:delText>(yo no le he visto nunca traducido</w:delText>
          </w:r>
        </w:del>
      </w:ins>
      <w:ins w:id="44" w:author="JUAN FRANCISCO JIMENEZ CASTELLANOS" w:date="2020-03-21T11:36:00Z">
        <w:del w:id="45" w:author="Juan Carlos de Alfonso Juliá" w:date="2020-04-08T20:42:00Z">
          <w:r w:rsidR="003833D5" w:rsidDel="00B817C3">
            <w:rPr>
              <w:b/>
              <w:bCs/>
            </w:rPr>
            <w:delText>, a mí me suena un poco raro)</w:delText>
          </w:r>
        </w:del>
      </w:ins>
    </w:p>
    <w:p w14:paraId="3EE18F4B" w14:textId="594B177E" w:rsidR="008A7D94" w:rsidRPr="008173DD" w:rsidRDefault="008173DD" w:rsidP="008A7D94">
      <w:r>
        <w:t xml:space="preserve">Corresponden a distorsiones producidas por </w:t>
      </w:r>
      <w:r w:rsidR="00AE79E5">
        <w:t xml:space="preserve">el hombre </w:t>
      </w:r>
      <w:ins w:id="46" w:author="JUAN FRANCISCO JIMENEZ CASTELLANOS" w:date="2020-03-21T11:41:00Z">
        <w:r w:rsidR="003833D5">
          <w:t xml:space="preserve">(campos magnéticos) </w:t>
        </w:r>
      </w:ins>
      <w:r w:rsidR="00AE79E5">
        <w:t xml:space="preserve">e independientes al campo magnético terrestres, por </w:t>
      </w:r>
      <w:proofErr w:type="gramStart"/>
      <w:r w:rsidR="00AE79E5">
        <w:t>ejemplo</w:t>
      </w:r>
      <w:proofErr w:type="gramEnd"/>
      <w:r w:rsidR="00AE79E5">
        <w:t xml:space="preserve"> un motor girando, un cable por el que pasa electricidad o el imán de un altavoz</w:t>
      </w:r>
      <w:r w:rsidR="00BA07B4">
        <w:t xml:space="preserve"> (</w:t>
      </w:r>
      <w:r w:rsidR="00BA07B4">
        <w:fldChar w:fldCharType="begin"/>
      </w:r>
      <w:r w:rsidR="00BA07B4">
        <w:instrText xml:space="preserve"> REF _Ref34068711 \r \h </w:instrText>
      </w:r>
      <w:r w:rsidR="00BA07B4">
        <w:fldChar w:fldCharType="separate"/>
      </w:r>
      <w:r w:rsidR="00B02A4D">
        <w:t>17)</w:t>
      </w:r>
      <w:r w:rsidR="00BA07B4">
        <w:fldChar w:fldCharType="end"/>
      </w:r>
      <w:r w:rsidR="00AE79E5">
        <w:t>.</w:t>
      </w:r>
    </w:p>
    <w:p w14:paraId="1BA7AE06" w14:textId="77777777" w:rsidR="008A7D94" w:rsidRPr="008A7D94" w:rsidRDefault="008A7D94" w:rsidP="008A7D94">
      <w:pPr>
        <w:rPr>
          <w:b/>
          <w:bCs/>
        </w:rPr>
      </w:pPr>
    </w:p>
    <w:p w14:paraId="1F4B8E54" w14:textId="5F846473" w:rsidR="008A7D94" w:rsidRDefault="008A7D94" w:rsidP="008A7D94">
      <w:pPr>
        <w:rPr>
          <w:b/>
          <w:bCs/>
        </w:rPr>
      </w:pPr>
      <w:r w:rsidRPr="008A7D94">
        <w:rPr>
          <w:b/>
          <w:bCs/>
        </w:rPr>
        <w:t xml:space="preserve">Distorsiones </w:t>
      </w:r>
      <w:del w:id="47" w:author="Juan Carlos de Alfonso Juliá" w:date="2020-04-08T20:42:00Z">
        <w:r w:rsidRPr="008A7D94" w:rsidDel="00B817C3">
          <w:rPr>
            <w:b/>
            <w:bCs/>
          </w:rPr>
          <w:delText>a hierro blando (soft iron).</w:delText>
        </w:r>
      </w:del>
      <w:proofErr w:type="spellStart"/>
      <w:ins w:id="48" w:author="Juan Carlos de Alfonso Juliá" w:date="2020-04-08T20:42:00Z">
        <w:r w:rsidR="00B817C3">
          <w:rPr>
            <w:b/>
            <w:bCs/>
          </w:rPr>
          <w:t>soft</w:t>
        </w:r>
        <w:proofErr w:type="spellEnd"/>
        <w:r w:rsidR="00B817C3">
          <w:rPr>
            <w:b/>
            <w:bCs/>
          </w:rPr>
          <w:t xml:space="preserve"> </w:t>
        </w:r>
        <w:proofErr w:type="spellStart"/>
        <w:r w:rsidR="00B817C3">
          <w:rPr>
            <w:b/>
            <w:bCs/>
          </w:rPr>
          <w:t>iron</w:t>
        </w:r>
        <w:proofErr w:type="spellEnd"/>
        <w:r w:rsidR="00B817C3">
          <w:rPr>
            <w:b/>
            <w:bCs/>
          </w:rPr>
          <w:t>.</w:t>
        </w:r>
      </w:ins>
    </w:p>
    <w:p w14:paraId="3473B209" w14:textId="6473A7A1" w:rsidR="00E40D6B" w:rsidRPr="00E40D6B" w:rsidRDefault="00E40D6B" w:rsidP="008A7D94">
      <w:r>
        <w:lastRenderedPageBreak/>
        <w:t xml:space="preserve">Son distorsiones producidas por elementos que por si solos no generan un campo magnético pero que al integrarse con otros si que los producen, por </w:t>
      </w:r>
      <w:proofErr w:type="gramStart"/>
      <w:r>
        <w:t>ejemplo</w:t>
      </w:r>
      <w:proofErr w:type="gramEnd"/>
      <w:r>
        <w:t xml:space="preserve"> que haya una fuente de hierro o algún otro metal cerca</w:t>
      </w:r>
      <w:r w:rsidR="00BA07B4">
        <w:t xml:space="preserve"> (</w:t>
      </w:r>
      <w:r w:rsidR="00BA07B4">
        <w:fldChar w:fldCharType="begin"/>
      </w:r>
      <w:r w:rsidR="00BA07B4">
        <w:instrText xml:space="preserve"> REF _Ref34068711 \r \h </w:instrText>
      </w:r>
      <w:r w:rsidR="00BA07B4">
        <w:fldChar w:fldCharType="separate"/>
      </w:r>
      <w:r w:rsidR="00B02A4D">
        <w:t>17)</w:t>
      </w:r>
      <w:r w:rsidR="00BA07B4">
        <w:fldChar w:fldCharType="end"/>
      </w:r>
      <w:r w:rsidR="00BA07B4">
        <w:t>.</w:t>
      </w:r>
    </w:p>
    <w:p w14:paraId="04A3339E" w14:textId="36B7A01A" w:rsidR="003539E2" w:rsidRDefault="003539E2" w:rsidP="003539E2"/>
    <w:p w14:paraId="3D85D82B" w14:textId="6FBD69E5" w:rsidR="00785F59" w:rsidRDefault="006D4135" w:rsidP="003539E2">
      <w:r>
        <w:t>Por lo que para poder llevar a cabo</w:t>
      </w:r>
      <w:r w:rsidR="00785F59">
        <w:t xml:space="preserve"> mediciones precisas usando el magnetómetro </w:t>
      </w:r>
      <w:r>
        <w:t>con el fin</w:t>
      </w:r>
      <w:r w:rsidR="00785F59">
        <w:t xml:space="preserve"> </w:t>
      </w:r>
      <w:r>
        <w:t>de</w:t>
      </w:r>
      <w:r w:rsidR="00785F59">
        <w:t xml:space="preserve"> calcular el yaw es necesario que este se calibre previamente, acción llevada a cabo en el siguiente apartado.</w:t>
      </w:r>
    </w:p>
    <w:p w14:paraId="3418F875" w14:textId="77777777" w:rsidR="00724DCB" w:rsidRPr="003539E2" w:rsidRDefault="00724DCB" w:rsidP="003539E2"/>
    <w:p w14:paraId="1A2FC2DE" w14:textId="32B4B028" w:rsidR="006B6377" w:rsidRDefault="00277F64" w:rsidP="00042C8F">
      <w:pPr>
        <w:pStyle w:val="Ttulo2"/>
      </w:pPr>
      <w:bookmarkStart w:id="49" w:name="_Toc37410410"/>
      <w:r>
        <w:t xml:space="preserve">3.2.2 </w:t>
      </w:r>
      <w:r w:rsidR="00042C8F">
        <w:t xml:space="preserve">Calibración del </w:t>
      </w:r>
      <w:commentRangeStart w:id="50"/>
      <w:r w:rsidR="00042C8F">
        <w:t>magnetómetro</w:t>
      </w:r>
      <w:bookmarkEnd w:id="49"/>
      <w:commentRangeEnd w:id="50"/>
      <w:r w:rsidR="006F5C5B">
        <w:rPr>
          <w:rStyle w:val="Refdecomentario"/>
          <w:rFonts w:asciiTheme="minorHAnsi" w:eastAsiaTheme="minorEastAsia" w:hAnsiTheme="minorHAnsi" w:cstheme="minorBidi"/>
          <w:color w:val="auto"/>
        </w:rPr>
        <w:commentReference w:id="50"/>
      </w:r>
      <w:r w:rsidR="00F27DE3">
        <w:t>.</w:t>
      </w:r>
    </w:p>
    <w:p w14:paraId="484495CC" w14:textId="0A337E1E" w:rsidR="0025226C" w:rsidRDefault="0025226C" w:rsidP="0025226C"/>
    <w:p w14:paraId="7479F18E" w14:textId="6BF0F4EF" w:rsidR="0025226C" w:rsidRDefault="0025226C" w:rsidP="0025226C">
      <w:r>
        <w:t xml:space="preserve">Aclaración previa: los gráficos agregados a este apartado han sido creados usando datos propios recogidos de los sensores usando la herramienta </w:t>
      </w:r>
      <w:proofErr w:type="spellStart"/>
      <w:r w:rsidR="00CD0658">
        <w:t>G</w:t>
      </w:r>
      <w:r>
        <w:t>nuplot</w:t>
      </w:r>
      <w:proofErr w:type="spellEnd"/>
      <w:r>
        <w:t xml:space="preserve"> (</w:t>
      </w:r>
      <w:r>
        <w:fldChar w:fldCharType="begin"/>
      </w:r>
      <w:r>
        <w:instrText xml:space="preserve"> REF _Ref33561973 \r \h </w:instrText>
      </w:r>
      <w:r>
        <w:fldChar w:fldCharType="separate"/>
      </w:r>
      <w:r w:rsidR="00984AFA">
        <w:t>18)</w:t>
      </w:r>
      <w:r>
        <w:fldChar w:fldCharType="end"/>
      </w:r>
      <w:r>
        <w:t>.</w:t>
      </w:r>
    </w:p>
    <w:p w14:paraId="05AF3F0E" w14:textId="77777777" w:rsidR="006F5C5B" w:rsidRDefault="006F5C5B" w:rsidP="0025226C"/>
    <w:p w14:paraId="02F6257D" w14:textId="4A4FF83E" w:rsidR="00C05470" w:rsidRPr="0025226C" w:rsidRDefault="00C05470" w:rsidP="0025226C">
      <w:r>
        <w:t xml:space="preserve">Para poder solventar los </w:t>
      </w:r>
      <w:r w:rsidR="00422CEE">
        <w:t>dos problemas de distorsión vistos en el apartado anterior es necesario calibrar previamente el magnetómetro antes de usarlo</w:t>
      </w:r>
      <w:r w:rsidR="007F3018">
        <w:t>.</w:t>
      </w:r>
      <w:r w:rsidR="005348A0">
        <w:t xml:space="preserve"> Terminar…</w:t>
      </w:r>
    </w:p>
    <w:p w14:paraId="35C7D476" w14:textId="464EF766" w:rsidR="00D0516D" w:rsidRDefault="003833D5" w:rsidP="00D0516D">
      <w:ins w:id="52" w:author="JUAN FRANCISCO JIMENEZ CASTELLANOS" w:date="2020-03-21T11:42:00Z">
        <w:r>
          <w:t>Entiend</w:t>
        </w:r>
      </w:ins>
      <w:ins w:id="53" w:author="JUAN FRANCISCO JIMENEZ CASTELLANOS" w:date="2020-03-21T11:43:00Z">
        <w:r>
          <w:t>o que esto está por completar</w:t>
        </w:r>
      </w:ins>
    </w:p>
    <w:p w14:paraId="4E2E7EFE" w14:textId="77777777" w:rsidR="00D0516D" w:rsidRDefault="00D0516D" w:rsidP="00D0516D"/>
    <w:p w14:paraId="68CAC517" w14:textId="4F3BAE0E" w:rsidR="00D0516D" w:rsidRDefault="002B49F8" w:rsidP="00D0516D">
      <m:oMathPara>
        <m:oMath>
          <m:d>
            <m:dPr>
              <m:begChr m:val="["/>
              <m:endChr m:val="]"/>
              <m:ctrlPr>
                <w:ins w:id="54" w:author="Juan Carlos de Alfonso Juliá" w:date="2020-04-08T21:43:00Z">
                  <w:rPr>
                    <w:rFonts w:ascii="Cambria Math" w:hAnsi="Cambria Math"/>
                    <w:i/>
                  </w:rPr>
                </w:ins>
              </m:ctrlPr>
            </m:dPr>
            <m:e>
              <m:eqArr>
                <m:eqArrPr>
                  <m:ctrlPr>
                    <w:ins w:id="55" w:author="Juan Carlos de Alfonso Juliá" w:date="2020-04-08T21:43:00Z">
                      <w:rPr>
                        <w:rFonts w:ascii="Cambria Math" w:hAnsi="Cambria Math"/>
                        <w:i/>
                      </w:rPr>
                    </w:ins>
                  </m:ctrlPr>
                </m:eqArrPr>
                <m:e>
                  <m:r>
                    <w:rPr>
                      <w:rFonts w:ascii="Cambria Math" w:hAnsi="Cambria Math"/>
                    </w:rPr>
                    <m:t>MXc</m:t>
                  </m:r>
                </m:e>
                <m:e>
                  <m:r>
                    <w:rPr>
                      <w:rFonts w:ascii="Cambria Math" w:hAnsi="Cambria Math"/>
                    </w:rPr>
                    <m:t>MYc</m:t>
                  </m:r>
                  <m:ctrlPr>
                    <w:ins w:id="56" w:author="Juan Carlos de Alfonso Juliá" w:date="2020-04-08T21:43:00Z">
                      <w:rPr>
                        <w:rFonts w:ascii="Cambria Math" w:eastAsia="Cambria Math" w:hAnsi="Cambria Math" w:cs="Cambria Math"/>
                        <w:i/>
                      </w:rPr>
                    </w:ins>
                  </m:ctrlPr>
                </m:e>
                <m:e>
                  <m:r>
                    <w:rPr>
                      <w:rFonts w:ascii="Cambria Math" w:eastAsia="Cambria Math" w:hAnsi="Cambria Math" w:cs="Cambria Math"/>
                    </w:rPr>
                    <m:t>MZc</m:t>
                  </m:r>
                </m:e>
              </m:eqArr>
            </m:e>
          </m:d>
          <m:r>
            <w:rPr>
              <w:rFonts w:ascii="Cambria Math" w:hAnsi="Cambria Math"/>
            </w:rPr>
            <m:t xml:space="preserve">= </m:t>
          </m:r>
          <m:d>
            <m:dPr>
              <m:begChr m:val="["/>
              <m:endChr m:val="]"/>
              <m:ctrlPr>
                <w:ins w:id="57" w:author="Juan Carlos de Alfonso Juliá" w:date="2020-04-08T21:43:00Z">
                  <w:rPr>
                    <w:rFonts w:ascii="Cambria Math" w:hAnsi="Cambria Math"/>
                    <w:i/>
                  </w:rPr>
                </w:ins>
              </m:ctrlPr>
            </m:dPr>
            <m:e>
              <m:m>
                <m:mPr>
                  <m:mcs>
                    <m:mc>
                      <m:mcPr>
                        <m:count m:val="3"/>
                        <m:mcJc m:val="center"/>
                      </m:mcPr>
                    </m:mc>
                  </m:mcs>
                  <m:ctrlPr>
                    <w:ins w:id="58" w:author="Juan Carlos de Alfonso Juliá" w:date="2020-04-08T21:43:00Z">
                      <w:rPr>
                        <w:rFonts w:ascii="Cambria Math" w:hAnsi="Cambria Math"/>
                        <w:i/>
                      </w:rPr>
                    </w:ins>
                  </m:ctrlPr>
                </m:mPr>
                <m:mr>
                  <m:e>
                    <m:r>
                      <w:rPr>
                        <w:rFonts w:ascii="Cambria Math" w:hAnsi="Cambria Math"/>
                      </w:rPr>
                      <m:t>M11</m:t>
                    </m:r>
                  </m:e>
                  <m:e>
                    <m:r>
                      <w:rPr>
                        <w:rFonts w:ascii="Cambria Math" w:hAnsi="Cambria Math"/>
                      </w:rPr>
                      <m:t>M12</m:t>
                    </m:r>
                    <m:ctrlPr>
                      <w:ins w:id="59" w:author="Juan Carlos de Alfonso Juliá" w:date="2020-04-08T21:43:00Z">
                        <w:rPr>
                          <w:rFonts w:ascii="Cambria Math" w:eastAsia="Cambria Math" w:hAnsi="Cambria Math" w:cs="Cambria Math"/>
                          <w:i/>
                        </w:rPr>
                      </w:ins>
                    </m:ctrlPr>
                  </m:e>
                  <m:e>
                    <m:r>
                      <w:rPr>
                        <w:rFonts w:ascii="Cambria Math" w:hAnsi="Cambria Math"/>
                      </w:rPr>
                      <m:t>M13</m:t>
                    </m:r>
                  </m:e>
                </m:mr>
                <m:mr>
                  <m:e>
                    <m:r>
                      <w:rPr>
                        <w:rFonts w:ascii="Cambria Math" w:hAnsi="Cambria Math"/>
                      </w:rPr>
                      <m:t>M21</m:t>
                    </m:r>
                    <m:ctrlPr>
                      <w:ins w:id="60" w:author="Juan Carlos de Alfonso Juliá" w:date="2020-04-08T21:43:00Z">
                        <w:rPr>
                          <w:rFonts w:ascii="Cambria Math" w:eastAsia="Cambria Math" w:hAnsi="Cambria Math" w:cs="Cambria Math"/>
                          <w:i/>
                        </w:rPr>
                      </w:ins>
                    </m:ctrlPr>
                  </m:e>
                  <m:e>
                    <m:r>
                      <w:rPr>
                        <w:rFonts w:ascii="Cambria Math" w:eastAsia="Cambria Math" w:hAnsi="Cambria Math" w:cs="Cambria Math"/>
                      </w:rPr>
                      <m:t>M22</m:t>
                    </m:r>
                    <m:ctrlPr>
                      <w:ins w:id="61" w:author="Juan Carlos de Alfonso Juliá" w:date="2020-04-08T21:43:00Z">
                        <w:rPr>
                          <w:rFonts w:ascii="Cambria Math" w:eastAsia="Cambria Math" w:hAnsi="Cambria Math" w:cs="Cambria Math"/>
                          <w:i/>
                        </w:rPr>
                      </w:ins>
                    </m:ctrlPr>
                  </m:e>
                  <m:e>
                    <m:r>
                      <w:rPr>
                        <w:rFonts w:ascii="Cambria Math" w:eastAsia="Cambria Math" w:hAnsi="Cambria Math" w:cs="Cambria Math"/>
                      </w:rPr>
                      <m:t>M23</m:t>
                    </m:r>
                    <m:ctrlPr>
                      <w:ins w:id="62" w:author="Juan Carlos de Alfonso Juliá" w:date="2020-04-08T21:43:00Z">
                        <w:rPr>
                          <w:rFonts w:ascii="Cambria Math" w:eastAsia="Cambria Math" w:hAnsi="Cambria Math" w:cs="Cambria Math"/>
                          <w:i/>
                        </w:rPr>
                      </w:ins>
                    </m:ctrlPr>
                  </m:e>
                </m:mr>
                <m:mr>
                  <m:e>
                    <m:r>
                      <w:rPr>
                        <w:rFonts w:ascii="Cambria Math" w:eastAsia="Cambria Math" w:hAnsi="Cambria Math" w:cs="Cambria Math"/>
                      </w:rPr>
                      <m:t>M31</m:t>
                    </m:r>
                  </m:e>
                  <m:e>
                    <m:r>
                      <w:rPr>
                        <w:rFonts w:ascii="Cambria Math" w:hAnsi="Cambria Math"/>
                      </w:rPr>
                      <m:t>M32</m:t>
                    </m:r>
                    <m:ctrlPr>
                      <w:ins w:id="63" w:author="Juan Carlos de Alfonso Juliá" w:date="2020-04-08T21:43:00Z">
                        <w:rPr>
                          <w:rFonts w:ascii="Cambria Math" w:eastAsia="Cambria Math" w:hAnsi="Cambria Math" w:cs="Cambria Math"/>
                          <w:i/>
                        </w:rPr>
                      </w:ins>
                    </m:ctrlPr>
                  </m:e>
                  <m:e>
                    <m:r>
                      <w:rPr>
                        <w:rFonts w:ascii="Cambria Math" w:eastAsia="Cambria Math" w:hAnsi="Cambria Math" w:cs="Cambria Math"/>
                      </w:rPr>
                      <m:t>M33</m:t>
                    </m:r>
                  </m:e>
                </m:mr>
              </m:m>
            </m:e>
          </m:d>
          <m:r>
            <w:rPr>
              <w:rFonts w:ascii="Cambria Math" w:hAnsi="Cambria Math"/>
            </w:rPr>
            <m:t>×</m:t>
          </m:r>
          <m:d>
            <m:dPr>
              <m:ctrlPr>
                <w:ins w:id="64" w:author="Juan Carlos de Alfonso Juliá" w:date="2020-04-08T21:43:00Z">
                  <w:rPr>
                    <w:rFonts w:ascii="Cambria Math" w:hAnsi="Cambria Math"/>
                    <w:i/>
                  </w:rPr>
                </w:ins>
              </m:ctrlPr>
            </m:dPr>
            <m:e>
              <m:d>
                <m:dPr>
                  <m:begChr m:val="["/>
                  <m:endChr m:val="]"/>
                  <m:ctrlPr>
                    <w:ins w:id="65" w:author="Juan Carlos de Alfonso Juliá" w:date="2020-04-08T21:43:00Z">
                      <w:rPr>
                        <w:rFonts w:ascii="Cambria Math" w:hAnsi="Cambria Math"/>
                        <w:i/>
                      </w:rPr>
                    </w:ins>
                  </m:ctrlPr>
                </m:dPr>
                <m:e>
                  <m:eqArr>
                    <m:eqArrPr>
                      <m:ctrlPr>
                        <w:ins w:id="66" w:author="Juan Carlos de Alfonso Juliá" w:date="2020-04-08T21:43:00Z">
                          <w:rPr>
                            <w:rFonts w:ascii="Cambria Math" w:hAnsi="Cambria Math"/>
                            <w:i/>
                          </w:rPr>
                        </w:ins>
                      </m:ctrlPr>
                    </m:eqArrPr>
                    <m:e>
                      <m:r>
                        <w:rPr>
                          <w:rFonts w:ascii="Cambria Math" w:hAnsi="Cambria Math"/>
                        </w:rPr>
                        <m:t>MX</m:t>
                      </m:r>
                    </m:e>
                    <m:e>
                      <m:r>
                        <w:rPr>
                          <w:rFonts w:ascii="Cambria Math" w:hAnsi="Cambria Math"/>
                        </w:rPr>
                        <m:t>MY</m:t>
                      </m:r>
                      <m:ctrlPr>
                        <w:ins w:id="67" w:author="Juan Carlos de Alfonso Juliá" w:date="2020-04-08T21:43:00Z">
                          <w:rPr>
                            <w:rFonts w:ascii="Cambria Math" w:eastAsia="Cambria Math" w:hAnsi="Cambria Math" w:cs="Cambria Math"/>
                            <w:i/>
                          </w:rPr>
                        </w:ins>
                      </m:ctrlPr>
                    </m:e>
                    <m:e>
                      <m:r>
                        <w:rPr>
                          <w:rFonts w:ascii="Cambria Math" w:eastAsia="Cambria Math" w:hAnsi="Cambria Math" w:cs="Cambria Math"/>
                        </w:rPr>
                        <m:t>MZ</m:t>
                      </m:r>
                    </m:e>
                  </m:eqArr>
                </m:e>
              </m:d>
              <m:r>
                <w:rPr>
                  <w:rFonts w:ascii="Cambria Math" w:hAnsi="Cambria Math"/>
                </w:rPr>
                <m:t xml:space="preserve">- </m:t>
              </m:r>
              <m:d>
                <m:dPr>
                  <m:begChr m:val="["/>
                  <m:endChr m:val="]"/>
                  <m:ctrlPr>
                    <w:ins w:id="68" w:author="Juan Carlos de Alfonso Juliá" w:date="2020-04-08T21:43:00Z">
                      <w:rPr>
                        <w:rFonts w:ascii="Cambria Math" w:hAnsi="Cambria Math"/>
                        <w:i/>
                      </w:rPr>
                    </w:ins>
                  </m:ctrlPr>
                </m:dPr>
                <m:e>
                  <m:eqArr>
                    <m:eqArrPr>
                      <m:ctrlPr>
                        <w:ins w:id="69" w:author="Juan Carlos de Alfonso Juliá" w:date="2020-04-08T21:43:00Z">
                          <w:rPr>
                            <w:rFonts w:ascii="Cambria Math" w:hAnsi="Cambria Math"/>
                            <w:i/>
                          </w:rPr>
                        </w:ins>
                      </m:ctrlPr>
                    </m:eqArrPr>
                    <m:e>
                      <m:r>
                        <w:rPr>
                          <w:rFonts w:ascii="Cambria Math" w:hAnsi="Cambria Math"/>
                        </w:rPr>
                        <m:t>BX</m:t>
                      </m:r>
                    </m:e>
                    <m:e>
                      <m:r>
                        <w:rPr>
                          <w:rFonts w:ascii="Cambria Math" w:hAnsi="Cambria Math"/>
                        </w:rPr>
                        <m:t>BY</m:t>
                      </m:r>
                      <m:ctrlPr>
                        <w:ins w:id="70" w:author="Juan Carlos de Alfonso Juliá" w:date="2020-04-08T21:43:00Z">
                          <w:rPr>
                            <w:rFonts w:ascii="Cambria Math" w:eastAsia="Cambria Math" w:hAnsi="Cambria Math" w:cs="Cambria Math"/>
                            <w:i/>
                          </w:rPr>
                        </w:ins>
                      </m:ctrlPr>
                    </m:e>
                    <m:e>
                      <m:r>
                        <w:rPr>
                          <w:rFonts w:ascii="Cambria Math" w:eastAsia="Cambria Math" w:hAnsi="Cambria Math" w:cs="Cambria Math"/>
                        </w:rPr>
                        <m:t>BZ</m:t>
                      </m:r>
                    </m:e>
                  </m:eqArr>
                </m:e>
              </m:d>
            </m:e>
          </m:d>
        </m:oMath>
      </m:oMathPara>
    </w:p>
    <w:p w14:paraId="54A50E07" w14:textId="49B566F5" w:rsidR="00D0516D" w:rsidRPr="001B028D" w:rsidRDefault="00D0516D" w:rsidP="00D0516D"/>
    <w:p w14:paraId="0883A42B" w14:textId="77777777" w:rsidR="00B80323" w:rsidRDefault="00B80323" w:rsidP="00D0516D"/>
    <w:p w14:paraId="0229BA52" w14:textId="77777777" w:rsidR="00B80323" w:rsidRDefault="00B80323" w:rsidP="00D0516D"/>
    <w:p w14:paraId="6A0CBA59" w14:textId="63187C3D" w:rsidR="001B028D" w:rsidRPr="001B028D" w:rsidRDefault="001B3D28" w:rsidP="00D0516D">
      <w:r>
        <w:t xml:space="preserve">Por </w:t>
      </w:r>
      <w:proofErr w:type="gramStart"/>
      <w:r>
        <w:t>último</w:t>
      </w:r>
      <w:proofErr w:type="gramEnd"/>
      <w:r>
        <w:t xml:space="preserve"> se ha de comprobar que el magnetómetro se ha calibrado correctamente para lo cual lo más sencillo y eficaz es realizar medidas continuas del sensor en los planos </w:t>
      </w:r>
      <w:proofErr w:type="spellStart"/>
      <w:r>
        <w:t>xyz</w:t>
      </w:r>
      <w:proofErr w:type="spellEnd"/>
      <w:r>
        <w:t xml:space="preserve"> </w:t>
      </w:r>
      <w:r w:rsidR="00B80323">
        <w:t xml:space="preserve">mientras este se mueve durante dos minutos aproximadamente y mostrar los resultados </w:t>
      </w:r>
      <w:r w:rsidR="003874AE">
        <w:t xml:space="preserve">por ejemplo </w:t>
      </w:r>
      <w:r w:rsidR="00B80323">
        <w:t>en una nube de puntos.</w:t>
      </w:r>
      <w:r>
        <w:t xml:space="preserve"> </w:t>
      </w:r>
    </w:p>
    <w:p w14:paraId="5B180CF1" w14:textId="7E9C9844" w:rsidR="00D0516D" w:rsidRDefault="00D0516D" w:rsidP="00D0516D"/>
    <w:p w14:paraId="22CD88A0" w14:textId="7EFB47AA" w:rsidR="00E43AB0" w:rsidRDefault="0081214B" w:rsidP="00D0516D">
      <w:r>
        <w:t xml:space="preserve">En la figura </w:t>
      </w:r>
      <w:proofErr w:type="spellStart"/>
      <w:r>
        <w:t>x.x</w:t>
      </w:r>
      <w:proofErr w:type="spellEnd"/>
      <w:r>
        <w:t xml:space="preserve"> tenemos las mediciones del sensor sin ninguna calibración </w:t>
      </w:r>
      <w:r w:rsidR="00E43AB0">
        <w:t xml:space="preserve">y como se puede </w:t>
      </w:r>
      <w:r w:rsidR="00502175">
        <w:t>ver</w:t>
      </w:r>
      <w:r w:rsidR="00E43AB0">
        <w:t xml:space="preserve"> está muy </w:t>
      </w:r>
      <w:proofErr w:type="spellStart"/>
      <w:r w:rsidR="00E43AB0">
        <w:t>descalibrado</w:t>
      </w:r>
      <w:proofErr w:type="spellEnd"/>
      <w:r w:rsidR="00E43AB0">
        <w:t xml:space="preserve"> en los tres planos además de </w:t>
      </w:r>
      <w:ins w:id="71" w:author="JUAN FRANCISCO JIMENEZ CASTELLANOS" w:date="2020-03-21T11:44:00Z">
        <w:r w:rsidR="003833D5">
          <w:t xml:space="preserve">que </w:t>
        </w:r>
      </w:ins>
      <w:r w:rsidR="00E43AB0">
        <w:t xml:space="preserve">en el plano </w:t>
      </w:r>
      <w:proofErr w:type="spellStart"/>
      <w:r w:rsidR="00E43AB0">
        <w:t>xz</w:t>
      </w:r>
      <w:proofErr w:type="spellEnd"/>
      <w:r w:rsidR="00E43AB0">
        <w:t xml:space="preserve"> mostrar una elipse en vez de una circunfer</w:t>
      </w:r>
      <w:ins w:id="72" w:author="JUAN FRANCISCO JIMENEZ CASTELLANOS" w:date="2020-03-21T11:44:00Z">
        <w:r w:rsidR="003833D5">
          <w:t>e</w:t>
        </w:r>
      </w:ins>
      <w:r w:rsidR="00E43AB0">
        <w:t>n</w:t>
      </w:r>
      <w:del w:id="73" w:author="JUAN FRANCISCO JIMENEZ CASTELLANOS" w:date="2020-03-21T11:44:00Z">
        <w:r w:rsidR="00E43AB0" w:rsidDel="003833D5">
          <w:delText>e</w:delText>
        </w:r>
      </w:del>
      <w:r w:rsidR="00E43AB0">
        <w:t>cia</w:t>
      </w:r>
      <w:r w:rsidR="00502175">
        <w:t xml:space="preserve">, esto provocará que si se realizan mediciones del yaw en algunos puntos del plano no se produzcan apenas variaciones mientras que en otros se produzcan de forma </w:t>
      </w:r>
      <w:proofErr w:type="spellStart"/>
      <w:r w:rsidR="00502175">
        <w:t>herrática</w:t>
      </w:r>
      <w:proofErr w:type="spellEnd"/>
      <w:r w:rsidR="00502175">
        <w:t>.</w:t>
      </w:r>
    </w:p>
    <w:p w14:paraId="5F454D5E" w14:textId="548AB2DB" w:rsidR="007878A6" w:rsidRDefault="007878A6" w:rsidP="00D0516D"/>
    <w:p w14:paraId="1C6CDCB7" w14:textId="0D775D87" w:rsidR="007878A6" w:rsidRDefault="007878A6" w:rsidP="00D0516D">
      <w:r>
        <w:rPr>
          <w:noProof/>
        </w:rPr>
        <w:lastRenderedPageBreak/>
        <w:drawing>
          <wp:anchor distT="0" distB="0" distL="114300" distR="114300" simplePos="0" relativeHeight="251712512" behindDoc="0" locked="0" layoutInCell="1" allowOverlap="1" wp14:anchorId="3F413BCA" wp14:editId="7B56E504">
            <wp:simplePos x="0" y="0"/>
            <wp:positionH relativeFrom="column">
              <wp:posOffset>570844</wp:posOffset>
            </wp:positionH>
            <wp:positionV relativeFrom="paragraph">
              <wp:posOffset>2895</wp:posOffset>
            </wp:positionV>
            <wp:extent cx="3903128" cy="371160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tes.png"/>
                    <pic:cNvPicPr/>
                  </pic:nvPicPr>
                  <pic:blipFill>
                    <a:blip r:embed="rId23">
                      <a:extLst>
                        <a:ext uri="{28A0092B-C50C-407E-A947-70E740481C1C}">
                          <a14:useLocalDpi xmlns:a14="http://schemas.microsoft.com/office/drawing/2010/main" val="0"/>
                        </a:ext>
                      </a:extLst>
                    </a:blip>
                    <a:stretch>
                      <a:fillRect/>
                    </a:stretch>
                  </pic:blipFill>
                  <pic:spPr>
                    <a:xfrm>
                      <a:off x="0" y="0"/>
                      <a:ext cx="3903128" cy="3711600"/>
                    </a:xfrm>
                    <a:prstGeom prst="rect">
                      <a:avLst/>
                    </a:prstGeom>
                  </pic:spPr>
                </pic:pic>
              </a:graphicData>
            </a:graphic>
            <wp14:sizeRelH relativeFrom="page">
              <wp14:pctWidth>0</wp14:pctWidth>
            </wp14:sizeRelH>
            <wp14:sizeRelV relativeFrom="page">
              <wp14:pctHeight>0</wp14:pctHeight>
            </wp14:sizeRelV>
          </wp:anchor>
        </w:drawing>
      </w:r>
    </w:p>
    <w:p w14:paraId="41DBE0D2" w14:textId="00126551" w:rsidR="007878A6" w:rsidRDefault="007878A6" w:rsidP="00D0516D"/>
    <w:p w14:paraId="3A0C7A22" w14:textId="0BB63B47" w:rsidR="007878A6" w:rsidRDefault="007878A6" w:rsidP="00D0516D"/>
    <w:p w14:paraId="690CCCDC" w14:textId="21822253" w:rsidR="007878A6" w:rsidRDefault="007878A6" w:rsidP="00D0516D"/>
    <w:p w14:paraId="6DEC906D" w14:textId="71C71F88" w:rsidR="007878A6" w:rsidRDefault="007878A6" w:rsidP="00D0516D"/>
    <w:p w14:paraId="31F1F881" w14:textId="3A0775FA" w:rsidR="007878A6" w:rsidRDefault="007878A6" w:rsidP="00D0516D"/>
    <w:p w14:paraId="1C258294" w14:textId="025F28DB" w:rsidR="007878A6" w:rsidRDefault="007878A6" w:rsidP="00D0516D"/>
    <w:p w14:paraId="6F49AC06" w14:textId="1B22F059" w:rsidR="007878A6" w:rsidRDefault="007878A6" w:rsidP="00D0516D"/>
    <w:p w14:paraId="266B56E2" w14:textId="374A14D0" w:rsidR="007878A6" w:rsidRDefault="007878A6" w:rsidP="00D0516D"/>
    <w:p w14:paraId="300D2F1A" w14:textId="04D4D37D" w:rsidR="007878A6" w:rsidRDefault="007878A6" w:rsidP="00D0516D"/>
    <w:p w14:paraId="73C20A1F" w14:textId="760B2B70" w:rsidR="007878A6" w:rsidRDefault="007878A6" w:rsidP="00D0516D"/>
    <w:p w14:paraId="258E6259" w14:textId="625FB125" w:rsidR="007878A6" w:rsidRDefault="007878A6" w:rsidP="00D0516D"/>
    <w:p w14:paraId="0C1BB6DB" w14:textId="1E429DF1" w:rsidR="007878A6" w:rsidRDefault="007878A6" w:rsidP="00D0516D"/>
    <w:p w14:paraId="7CB1EABB" w14:textId="50871360" w:rsidR="007878A6" w:rsidRDefault="007878A6" w:rsidP="00D0516D"/>
    <w:p w14:paraId="68FF2510" w14:textId="1F3DB2D4" w:rsidR="007878A6" w:rsidRDefault="007878A6" w:rsidP="00D0516D"/>
    <w:p w14:paraId="1D022498" w14:textId="764289D2" w:rsidR="007878A6" w:rsidRDefault="007878A6" w:rsidP="00D0516D"/>
    <w:p w14:paraId="71AE3CBD" w14:textId="77777777" w:rsidR="007878A6" w:rsidRDefault="007878A6" w:rsidP="00D0516D"/>
    <w:p w14:paraId="18B2B4D5" w14:textId="1ACFFE10" w:rsidR="007878A6" w:rsidRDefault="007878A6" w:rsidP="00D0516D"/>
    <w:p w14:paraId="38526582" w14:textId="4C0D00D2" w:rsidR="007878A6" w:rsidRDefault="007878A6" w:rsidP="00D0516D"/>
    <w:p w14:paraId="29E554E7" w14:textId="56A912FD" w:rsidR="007878A6" w:rsidRDefault="007878A6" w:rsidP="00D0516D">
      <w:r>
        <w:rPr>
          <w:noProof/>
        </w:rPr>
        <mc:AlternateContent>
          <mc:Choice Requires="wps">
            <w:drawing>
              <wp:anchor distT="0" distB="0" distL="114300" distR="114300" simplePos="0" relativeHeight="251715584" behindDoc="0" locked="0" layoutInCell="1" allowOverlap="1" wp14:anchorId="0DAEFE28" wp14:editId="6E96A30B">
                <wp:simplePos x="0" y="0"/>
                <wp:positionH relativeFrom="column">
                  <wp:posOffset>631357</wp:posOffset>
                </wp:positionH>
                <wp:positionV relativeFrom="paragraph">
                  <wp:posOffset>177901</wp:posOffset>
                </wp:positionV>
                <wp:extent cx="3902710" cy="635"/>
                <wp:effectExtent l="0" t="0" r="0" b="12065"/>
                <wp:wrapSquare wrapText="bothSides"/>
                <wp:docPr id="26" name="Cuadro de texto 26"/>
                <wp:cNvGraphicFramePr/>
                <a:graphic xmlns:a="http://schemas.openxmlformats.org/drawingml/2006/main">
                  <a:graphicData uri="http://schemas.microsoft.com/office/word/2010/wordprocessingShape">
                    <wps:wsp>
                      <wps:cNvSpPr txBox="1"/>
                      <wps:spPr>
                        <a:xfrm>
                          <a:off x="0" y="0"/>
                          <a:ext cx="3902710" cy="635"/>
                        </a:xfrm>
                        <a:prstGeom prst="rect">
                          <a:avLst/>
                        </a:prstGeom>
                        <a:solidFill>
                          <a:prstClr val="white"/>
                        </a:solidFill>
                        <a:ln>
                          <a:noFill/>
                        </a:ln>
                      </wps:spPr>
                      <wps:txbx>
                        <w:txbxContent>
                          <w:p w14:paraId="67C8B96C" w14:textId="37664692" w:rsidR="002B49F8" w:rsidRDefault="002B49F8" w:rsidP="00F20896">
                            <w:pPr>
                              <w:pStyle w:val="Descripcin"/>
                              <w:rPr>
                                <w:noProof/>
                              </w:rPr>
                            </w:pPr>
                            <w:proofErr w:type="spellStart"/>
                            <w:r>
                              <w:t>Fig</w:t>
                            </w:r>
                            <w:proofErr w:type="spellEnd"/>
                            <w:r>
                              <w:t xml:space="preserve"> </w:t>
                            </w:r>
                            <w:proofErr w:type="spellStart"/>
                            <w:r>
                              <w:t>x.x</w:t>
                            </w:r>
                            <w:proofErr w:type="spellEnd"/>
                            <w:r>
                              <w:t>. Mediciones del magnetómetro antes de la calibración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EFE28" id="Cuadro de texto 26" o:spid="_x0000_s1043" type="#_x0000_t202" style="position:absolute;margin-left:49.7pt;margin-top:14pt;width:307.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" stroked="f">
                <v:textbox style="mso-fit-shape-to-text:t" inset="0,0,0,0">
                  <w:txbxContent>
                    <w:p w14:paraId="67C8B96C" w14:textId="37664692" w:rsidR="002B49F8" w:rsidRDefault="002B49F8" w:rsidP="00F20896">
                      <w:pPr>
                        <w:pStyle w:val="Descripcin"/>
                        <w:rPr>
                          <w:noProof/>
                        </w:rPr>
                      </w:pPr>
                      <w:proofErr w:type="spellStart"/>
                      <w:r>
                        <w:t>Fig</w:t>
                      </w:r>
                      <w:proofErr w:type="spellEnd"/>
                      <w:r>
                        <w:t xml:space="preserve"> </w:t>
                      </w:r>
                      <w:proofErr w:type="spellStart"/>
                      <w:r>
                        <w:t>x.x</w:t>
                      </w:r>
                      <w:proofErr w:type="spellEnd"/>
                      <w:r>
                        <w:t>. Mediciones del magnetómetro antes de la calibración</w:t>
                      </w:r>
                    </w:p>
                  </w:txbxContent>
                </v:textbox>
                <w10:wrap type="square"/>
              </v:shape>
            </w:pict>
          </mc:Fallback>
        </mc:AlternateContent>
      </w:r>
    </w:p>
    <w:p w14:paraId="6450B3BD" w14:textId="424F326F" w:rsidR="007878A6" w:rsidRDefault="007878A6" w:rsidP="00D0516D"/>
    <w:p w14:paraId="7661B346" w14:textId="5610618F" w:rsidR="00E43AB0" w:rsidRDefault="00E43AB0" w:rsidP="00D0516D"/>
    <w:p w14:paraId="6F5914A6" w14:textId="1E2162B7" w:rsidR="007878A6" w:rsidRDefault="00E43AB0" w:rsidP="00D0516D">
      <w:r>
        <w:t xml:space="preserve"> </w:t>
      </w:r>
    </w:p>
    <w:p w14:paraId="32421349" w14:textId="5E222386" w:rsidR="007878A6" w:rsidRDefault="007878A6" w:rsidP="00D0516D"/>
    <w:p w14:paraId="62C02954" w14:textId="1A115072" w:rsidR="007878A6" w:rsidRDefault="007878A6" w:rsidP="00D0516D"/>
    <w:p w14:paraId="5D082BEC" w14:textId="42C2FF79" w:rsidR="00F20896" w:rsidRDefault="002471A2" w:rsidP="007878A6">
      <w:r>
        <w:t>S</w:t>
      </w:r>
      <w:r w:rsidR="00E43AB0">
        <w:t>i</w:t>
      </w:r>
      <w:r>
        <w:t xml:space="preserve"> ahora</w:t>
      </w:r>
      <w:r w:rsidR="00E43AB0">
        <w:t xml:space="preserve"> se mira la figura </w:t>
      </w:r>
      <w:proofErr w:type="spellStart"/>
      <w:r w:rsidR="00E43AB0">
        <w:t>x.x</w:t>
      </w:r>
      <w:proofErr w:type="spellEnd"/>
      <w:r w:rsidR="00E43AB0">
        <w:t xml:space="preserve"> que corresponde a nuevas </w:t>
      </w:r>
      <w:proofErr w:type="gramStart"/>
      <w:r w:rsidR="00E43AB0">
        <w:t>medidas</w:t>
      </w:r>
      <w:proofErr w:type="gramEnd"/>
      <w:r w:rsidR="00E43AB0">
        <w:t xml:space="preserve"> pero esta vez con el magnetómetro calibrado se obtienen tres esferas apenas desplazadas y del mismo tamaño</w:t>
      </w:r>
      <w:r w:rsidR="007878A6">
        <w:t xml:space="preserve"> lo que indica que el magnetómetro ha sido calibrado correctamente</w:t>
      </w:r>
      <w:r w:rsidR="00E43AB0">
        <w:t xml:space="preserve">. </w:t>
      </w:r>
    </w:p>
    <w:p w14:paraId="4C8F1059" w14:textId="7B7A0661" w:rsidR="00F20896" w:rsidRDefault="00F20896" w:rsidP="005D7E55">
      <w:pPr>
        <w:pStyle w:val="Ttulo1"/>
      </w:pPr>
    </w:p>
    <w:p w14:paraId="042A8F05" w14:textId="763C981D" w:rsidR="00F20896" w:rsidRDefault="00F20896" w:rsidP="00F75264"/>
    <w:p w14:paraId="4F3B263B" w14:textId="2F9357C1" w:rsidR="00F20896" w:rsidRDefault="00F20896" w:rsidP="005D7E55">
      <w:pPr>
        <w:pStyle w:val="Ttulo1"/>
      </w:pPr>
    </w:p>
    <w:p w14:paraId="6CB7DCAA" w14:textId="77777777" w:rsidR="00F75264" w:rsidRDefault="00F75264" w:rsidP="005D7E55">
      <w:pPr>
        <w:pStyle w:val="Ttulo1"/>
      </w:pPr>
    </w:p>
    <w:p w14:paraId="22A28B95" w14:textId="0C607D69" w:rsidR="00F20896" w:rsidRDefault="00F20896" w:rsidP="00F75264">
      <w:r>
        <w:rPr>
          <w:noProof/>
        </w:rPr>
        <mc:AlternateContent>
          <mc:Choice Requires="wps">
            <w:drawing>
              <wp:anchor distT="0" distB="0" distL="114300" distR="114300" simplePos="0" relativeHeight="251717632" behindDoc="0" locked="0" layoutInCell="1" allowOverlap="1" wp14:anchorId="58AB31EF" wp14:editId="76AD5A45">
                <wp:simplePos x="0" y="0"/>
                <wp:positionH relativeFrom="column">
                  <wp:posOffset>18415</wp:posOffset>
                </wp:positionH>
                <wp:positionV relativeFrom="paragraph">
                  <wp:posOffset>3938905</wp:posOffset>
                </wp:positionV>
                <wp:extent cx="3890010" cy="635"/>
                <wp:effectExtent l="0" t="0" r="0" b="12065"/>
                <wp:wrapSquare wrapText="bothSides"/>
                <wp:docPr id="27" name="Cuadro de texto 27"/>
                <wp:cNvGraphicFramePr/>
                <a:graphic xmlns:a="http://schemas.openxmlformats.org/drawingml/2006/main">
                  <a:graphicData uri="http://schemas.microsoft.com/office/word/2010/wordprocessingShape">
                    <wps:wsp>
                      <wps:cNvSpPr txBox="1"/>
                      <wps:spPr>
                        <a:xfrm>
                          <a:off x="0" y="0"/>
                          <a:ext cx="3890010" cy="635"/>
                        </a:xfrm>
                        <a:prstGeom prst="rect">
                          <a:avLst/>
                        </a:prstGeom>
                        <a:solidFill>
                          <a:prstClr val="white"/>
                        </a:solidFill>
                        <a:ln>
                          <a:noFill/>
                        </a:ln>
                      </wps:spPr>
                      <wps:txbx>
                        <w:txbxContent>
                          <w:p w14:paraId="6B2DC616" w14:textId="0E484E31" w:rsidR="002B49F8" w:rsidRPr="00B4029F" w:rsidRDefault="002B49F8" w:rsidP="00F20896">
                            <w:pPr>
                              <w:pStyle w:val="Descripcin"/>
                              <w:rPr>
                                <w:noProof/>
                                <w:color w:val="000000" w:themeColor="text1"/>
                              </w:rPr>
                            </w:pPr>
                            <w:proofErr w:type="spellStart"/>
                            <w:r>
                              <w:t>Fig</w:t>
                            </w:r>
                            <w:proofErr w:type="spellEnd"/>
                            <w:r>
                              <w:t xml:space="preserve"> </w:t>
                            </w:r>
                            <w:proofErr w:type="spellStart"/>
                            <w:r>
                              <w:t>x.x</w:t>
                            </w:r>
                            <w:proofErr w:type="spellEnd"/>
                            <w:r>
                              <w:t>. Mediciones del magnetómetro después de la calibración.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B31EF" id="Cuadro de texto 27" o:spid="_x0000_s1044" type="#_x0000_t202" style="position:absolute;margin-left:1.45pt;margin-top:310.15pt;width:306.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" stroked="f">
                <v:textbox style="mso-fit-shape-to-text:t" inset="0,0,0,0">
                  <w:txbxContent>
                    <w:p w14:paraId="6B2DC616" w14:textId="0E484E31" w:rsidR="002B49F8" w:rsidRPr="00B4029F" w:rsidRDefault="002B49F8" w:rsidP="00F20896">
                      <w:pPr>
                        <w:pStyle w:val="Descripcin"/>
                        <w:rPr>
                          <w:noProof/>
                          <w:color w:val="000000" w:themeColor="text1"/>
                        </w:rPr>
                      </w:pPr>
                      <w:proofErr w:type="spellStart"/>
                      <w:r>
                        <w:t>Fig</w:t>
                      </w:r>
                      <w:proofErr w:type="spellEnd"/>
                      <w:r>
                        <w:t xml:space="preserve"> </w:t>
                      </w:r>
                      <w:proofErr w:type="spellStart"/>
                      <w:r>
                        <w:t>x.x</w:t>
                      </w:r>
                      <w:proofErr w:type="spellEnd"/>
                      <w:r>
                        <w:t>. Mediciones del magnetómetro después de la calibración.</w:t>
                      </w:r>
                    </w:p>
                  </w:txbxContent>
                </v:textbox>
                <w10:wrap type="square"/>
              </v:shape>
            </w:pict>
          </mc:Fallback>
        </mc:AlternateContent>
      </w:r>
      <w:r>
        <w:rPr>
          <w:noProof/>
        </w:rPr>
        <w:drawing>
          <wp:anchor distT="0" distB="0" distL="114300" distR="114300" simplePos="0" relativeHeight="251713536" behindDoc="0" locked="0" layoutInCell="1" allowOverlap="1" wp14:anchorId="7AA8B647" wp14:editId="64DFF4D0">
            <wp:simplePos x="0" y="0"/>
            <wp:positionH relativeFrom="column">
              <wp:posOffset>18415</wp:posOffset>
            </wp:positionH>
            <wp:positionV relativeFrom="paragraph">
              <wp:posOffset>170180</wp:posOffset>
            </wp:positionV>
            <wp:extent cx="3890130" cy="37116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pues.png"/>
                    <pic:cNvPicPr/>
                  </pic:nvPicPr>
                  <pic:blipFill>
                    <a:blip r:embed="rId24">
                      <a:extLst>
                        <a:ext uri="{28A0092B-C50C-407E-A947-70E740481C1C}">
                          <a14:useLocalDpi xmlns:a14="http://schemas.microsoft.com/office/drawing/2010/main" val="0"/>
                        </a:ext>
                      </a:extLst>
                    </a:blip>
                    <a:stretch>
                      <a:fillRect/>
                    </a:stretch>
                  </pic:blipFill>
                  <pic:spPr>
                    <a:xfrm>
                      <a:off x="0" y="0"/>
                      <a:ext cx="3890130" cy="3711600"/>
                    </a:xfrm>
                    <a:prstGeom prst="rect">
                      <a:avLst/>
                    </a:prstGeom>
                  </pic:spPr>
                </pic:pic>
              </a:graphicData>
            </a:graphic>
            <wp14:sizeRelH relativeFrom="page">
              <wp14:pctWidth>0</wp14:pctWidth>
            </wp14:sizeRelH>
            <wp14:sizeRelV relativeFrom="page">
              <wp14:pctHeight>0</wp14:pctHeight>
            </wp14:sizeRelV>
          </wp:anchor>
        </w:drawing>
      </w:r>
    </w:p>
    <w:p w14:paraId="13EE99E9" w14:textId="77777777" w:rsidR="00F20896" w:rsidRDefault="00F20896" w:rsidP="005D7E55">
      <w:pPr>
        <w:pStyle w:val="Ttulo1"/>
      </w:pPr>
    </w:p>
    <w:p w14:paraId="031CA6EB" w14:textId="4F019767" w:rsidR="00F20896" w:rsidRDefault="00F20896" w:rsidP="005D7E55">
      <w:pPr>
        <w:pStyle w:val="Ttulo1"/>
      </w:pPr>
    </w:p>
    <w:p w14:paraId="0B1A38CA" w14:textId="08016638" w:rsidR="00F20896" w:rsidRDefault="00F20896" w:rsidP="00F20896"/>
    <w:p w14:paraId="38BB14BD" w14:textId="7C175872" w:rsidR="00F20896" w:rsidRDefault="00F20896" w:rsidP="00F20896"/>
    <w:p w14:paraId="26A8F9B0" w14:textId="3B7F9A8C" w:rsidR="00F20896" w:rsidRDefault="00F20896" w:rsidP="00F20896"/>
    <w:p w14:paraId="2958BCE2" w14:textId="4C5303A4" w:rsidR="00F20896" w:rsidRDefault="00F20896" w:rsidP="00F20896"/>
    <w:p w14:paraId="27BF86BE" w14:textId="79A0EA88" w:rsidR="00F20896" w:rsidRDefault="00F20896" w:rsidP="00F20896"/>
    <w:p w14:paraId="2D52567F" w14:textId="4ACD1FFA" w:rsidR="00F20896" w:rsidRDefault="00F20896" w:rsidP="00F20896"/>
    <w:p w14:paraId="3A508B7E" w14:textId="3F043A2A" w:rsidR="00F20896" w:rsidRDefault="00F20896" w:rsidP="00F20896"/>
    <w:p w14:paraId="20382B7C" w14:textId="25E8FFCD" w:rsidR="00F20896" w:rsidRDefault="00F20896" w:rsidP="00F20896"/>
    <w:p w14:paraId="76AA2772" w14:textId="78B847A8" w:rsidR="00F20896" w:rsidRDefault="00F20896" w:rsidP="00F20896"/>
    <w:p w14:paraId="50A1F2FD" w14:textId="6FF3B098" w:rsidR="00F20896" w:rsidRDefault="00F20896" w:rsidP="00F20896"/>
    <w:p w14:paraId="72CAAB81" w14:textId="64227078" w:rsidR="00F20896" w:rsidRDefault="00F20896" w:rsidP="00F20896"/>
    <w:p w14:paraId="18418822" w14:textId="77777777" w:rsidR="00F20896" w:rsidRPr="00F20896" w:rsidRDefault="00F20896" w:rsidP="00F20896"/>
    <w:p w14:paraId="099A374E" w14:textId="77777777" w:rsidR="00F20896" w:rsidRDefault="00F20896" w:rsidP="005D7E55">
      <w:pPr>
        <w:pStyle w:val="Ttulo1"/>
      </w:pPr>
    </w:p>
    <w:p w14:paraId="7ECEEA37" w14:textId="4F2D2E30" w:rsidR="00F20896" w:rsidRDefault="00F20896" w:rsidP="005D7E55">
      <w:pPr>
        <w:pStyle w:val="Ttulo1"/>
      </w:pPr>
    </w:p>
    <w:p w14:paraId="2AE0E626" w14:textId="77777777" w:rsidR="00CE6DD9" w:rsidRDefault="00CE6DD9" w:rsidP="00CE6DD9">
      <w:pPr>
        <w:pStyle w:val="Ttulo2"/>
      </w:pPr>
    </w:p>
    <w:p w14:paraId="32B81683" w14:textId="662D892E" w:rsidR="002471A2" w:rsidRDefault="002471A2" w:rsidP="002471A2"/>
    <w:p w14:paraId="6CD963CB" w14:textId="77777777" w:rsidR="002471A2" w:rsidRDefault="002471A2" w:rsidP="00CE6DD9">
      <w:pPr>
        <w:pStyle w:val="Ttulo2"/>
      </w:pPr>
    </w:p>
    <w:p w14:paraId="3D5CB8ED" w14:textId="77777777" w:rsidR="002471A2" w:rsidRDefault="002471A2" w:rsidP="00CE6DD9">
      <w:pPr>
        <w:pStyle w:val="Ttulo2"/>
      </w:pPr>
    </w:p>
    <w:p w14:paraId="6ECBEFB6" w14:textId="4BC0C3F5" w:rsidR="00CE6DD9" w:rsidRDefault="00277F64" w:rsidP="00CE6DD9">
      <w:pPr>
        <w:pStyle w:val="Ttulo2"/>
      </w:pPr>
      <w:bookmarkStart w:id="74" w:name="_Toc37410411"/>
      <w:r>
        <w:t xml:space="preserve">3.2.3 </w:t>
      </w:r>
      <w:r w:rsidR="00CE6DD9">
        <w:t>Aplicación práctica</w:t>
      </w:r>
      <w:bookmarkEnd w:id="74"/>
    </w:p>
    <w:p w14:paraId="7AF4821E" w14:textId="35CB7B7B" w:rsidR="00890A7E" w:rsidRDefault="00456515" w:rsidP="005D7E55">
      <w:pPr>
        <w:pStyle w:val="Ttulo1"/>
      </w:pPr>
      <w:bookmarkStart w:id="75" w:name="_Toc37410412"/>
      <w:r>
        <w:t xml:space="preserve">3.3 </w:t>
      </w:r>
      <w:r w:rsidR="00F10574">
        <w:t>Sensor barométrico</w:t>
      </w:r>
      <w:bookmarkEnd w:id="75"/>
    </w:p>
    <w:p w14:paraId="3E0666FA" w14:textId="4E2F16B5" w:rsidR="00F86137" w:rsidRDefault="00F86137" w:rsidP="00F86137"/>
    <w:p w14:paraId="7F87054D" w14:textId="3EB643B7" w:rsidR="00E85B31" w:rsidRDefault="00277F64" w:rsidP="00E85B31">
      <w:pPr>
        <w:pStyle w:val="Ttulo2"/>
      </w:pPr>
      <w:bookmarkStart w:id="76" w:name="_Toc37410413"/>
      <w:r>
        <w:t xml:space="preserve">3.3.1 </w:t>
      </w:r>
      <w:r w:rsidR="00E85B31">
        <w:t>Vista teórica</w:t>
      </w:r>
      <w:bookmarkEnd w:id="76"/>
    </w:p>
    <w:p w14:paraId="7DB8A73F" w14:textId="3F2020FF" w:rsidR="00E85B31" w:rsidRDefault="00E85B31" w:rsidP="00E85B31"/>
    <w:p w14:paraId="4E9E9A99" w14:textId="2419DDCB" w:rsidR="00E85B31" w:rsidRDefault="00E85B31" w:rsidP="00E85B31">
      <w:r>
        <w:t>Un barómetro es un aparato utilizado para medir la presión atm</w:t>
      </w:r>
      <w:ins w:id="77" w:author="JUAN FRANCISCO JIMENEZ CASTELLANOS" w:date="2020-03-21T11:46:00Z">
        <w:r w:rsidR="003833D5">
          <w:t>o</w:t>
        </w:r>
      </w:ins>
      <w:r>
        <w:t>sférica del aire a una determinada altura, esto implica que a menor altura la presión será mayor y viceversa.</w:t>
      </w:r>
    </w:p>
    <w:p w14:paraId="573169E9" w14:textId="450D573B" w:rsidR="00E85B31" w:rsidRDefault="00E85B31" w:rsidP="00E85B31">
      <w:r>
        <w:t>Usando este tipo de sensores y aplicando varios cálculos es posible establecer la relación de la presión atmosférica con la altura a la que se encuentra el barómetro</w:t>
      </w:r>
      <w:r w:rsidR="00FC20D3">
        <w:t xml:space="preserve"> (</w:t>
      </w:r>
      <w:r w:rsidR="00FC20D3">
        <w:fldChar w:fldCharType="begin"/>
      </w:r>
      <w:r w:rsidR="00FC20D3">
        <w:instrText xml:space="preserve"> REF _Ref34068816 \r \h </w:instrText>
      </w:r>
      <w:r w:rsidR="00FC20D3">
        <w:fldChar w:fldCharType="separate"/>
      </w:r>
      <w:r w:rsidR="00FC20D3">
        <w:t>9)</w:t>
      </w:r>
      <w:r w:rsidR="00FC20D3">
        <w:fldChar w:fldCharType="end"/>
      </w:r>
      <w:r>
        <w:t>.</w:t>
      </w:r>
    </w:p>
    <w:p w14:paraId="677D4489" w14:textId="745F213C" w:rsidR="00E85B31" w:rsidRDefault="00E85B31" w:rsidP="00E85B31"/>
    <w:p w14:paraId="14AFF267" w14:textId="50C1666D" w:rsidR="00A737FF" w:rsidRDefault="00E85B31" w:rsidP="0027417A">
      <w:r>
        <w:t>En concreto si queremos obtener la altura en metros basta con aplicar la siguiente fórmula:</w:t>
      </w:r>
    </w:p>
    <w:p w14:paraId="55228944" w14:textId="77777777" w:rsidR="00CF0C2E" w:rsidRDefault="00CF0C2E" w:rsidP="0027417A"/>
    <w:p w14:paraId="28F8D16B" w14:textId="145DC547" w:rsidR="00CF0C2E" w:rsidRDefault="00883262" w:rsidP="0027417A">
      <m:oMathPara>
        <m:oMath>
          <m:r>
            <w:rPr>
              <w:rFonts w:ascii="Cambria Math" w:hAnsi="Cambria Math"/>
            </w:rPr>
            <m:t xml:space="preserve">h= </m:t>
          </m:r>
          <m:sSup>
            <m:sSupPr>
              <m:ctrlPr>
                <w:ins w:id="78" w:author="Juan Carlos de Alfonso Juliá" w:date="2020-04-08T21:43:00Z">
                  <w:rPr>
                    <w:rFonts w:ascii="Cambria Math" w:hAnsi="Cambria Math"/>
                    <w:i/>
                  </w:rPr>
                </w:ins>
              </m:ctrlPr>
            </m:sSupPr>
            <m:e>
              <m:d>
                <m:dPr>
                  <m:ctrlPr>
                    <w:ins w:id="79" w:author="Juan Carlos de Alfonso Juliá" w:date="2020-04-08T21:43:00Z">
                      <w:rPr>
                        <w:rFonts w:ascii="Cambria Math" w:hAnsi="Cambria Math"/>
                        <w:i/>
                      </w:rPr>
                    </w:ins>
                  </m:ctrlPr>
                </m:dPr>
                <m:e>
                  <m:r>
                    <w:rPr>
                      <w:rFonts w:ascii="Cambria Math" w:hAnsi="Cambria Math"/>
                    </w:rPr>
                    <m:t xml:space="preserve">1- </m:t>
                  </m:r>
                  <m:d>
                    <m:dPr>
                      <m:ctrlPr>
                        <w:ins w:id="80" w:author="Juan Carlos de Alfonso Juliá" w:date="2020-04-08T21:43:00Z">
                          <w:rPr>
                            <w:rFonts w:ascii="Cambria Math" w:hAnsi="Cambria Math"/>
                            <w:i/>
                          </w:rPr>
                        </w:ins>
                      </m:ctrlPr>
                    </m:dPr>
                    <m:e>
                      <m:f>
                        <m:fPr>
                          <m:ctrlPr>
                            <w:ins w:id="81" w:author="Juan Carlos de Alfonso Juliá" w:date="2020-04-08T21:43:00Z">
                              <w:rPr>
                                <w:rFonts w:ascii="Cambria Math" w:hAnsi="Cambria Math"/>
                                <w:i/>
                              </w:rPr>
                            </w:ins>
                          </m:ctrlPr>
                        </m:fPr>
                        <m:num>
                          <m:r>
                            <w:rPr>
                              <w:rFonts w:ascii="Cambria Math" w:hAnsi="Cambria Math"/>
                            </w:rPr>
                            <m:t>p</m:t>
                          </m:r>
                        </m:num>
                        <m:den>
                          <m:r>
                            <w:rPr>
                              <w:rFonts w:ascii="Cambria Math" w:hAnsi="Cambria Math"/>
                            </w:rPr>
                            <m:t>p0</m:t>
                          </m:r>
                        </m:den>
                      </m:f>
                    </m:e>
                  </m:d>
                </m:e>
              </m:d>
            </m:e>
            <m:sup>
              <m:f>
                <m:fPr>
                  <m:ctrlPr>
                    <w:ins w:id="82" w:author="Juan Carlos de Alfonso Juliá" w:date="2020-04-08T21:43:00Z">
                      <w:rPr>
                        <w:rFonts w:ascii="Cambria Math" w:hAnsi="Cambria Math"/>
                        <w:i/>
                      </w:rPr>
                    </w:ins>
                  </m:ctrlPr>
                </m:fPr>
                <m:num>
                  <m:r>
                    <w:rPr>
                      <w:rFonts w:ascii="Cambria Math" w:hAnsi="Cambria Math"/>
                    </w:rPr>
                    <m:t>1</m:t>
                  </m:r>
                </m:num>
                <m:den>
                  <m:r>
                    <w:rPr>
                      <w:rFonts w:ascii="Cambria Math" w:hAnsi="Cambria Math"/>
                    </w:rPr>
                    <m:t>5.255</m:t>
                  </m:r>
                </m:den>
              </m:f>
            </m:sup>
          </m:sSup>
        </m:oMath>
      </m:oMathPara>
    </w:p>
    <w:p w14:paraId="138CA4EF" w14:textId="77777777" w:rsidR="00C81E73" w:rsidRDefault="00C81E73" w:rsidP="0027417A"/>
    <w:p w14:paraId="185CD227" w14:textId="7EE9DACB" w:rsidR="00E85B31" w:rsidRDefault="00E85B31" w:rsidP="0027417A">
      <w:r>
        <w:t>En donde:</w:t>
      </w:r>
    </w:p>
    <w:p w14:paraId="6C7BA67D" w14:textId="2018B0F1" w:rsidR="00E85B31" w:rsidRDefault="00E85B31" w:rsidP="00E85B31">
      <w:pPr>
        <w:pStyle w:val="Prrafodelista"/>
        <w:numPr>
          <w:ilvl w:val="0"/>
          <w:numId w:val="2"/>
        </w:numPr>
      </w:pPr>
      <w:r>
        <w:t>h: altura en metros a la que se encuentra el barómetro</w:t>
      </w:r>
    </w:p>
    <w:p w14:paraId="5DF5E616" w14:textId="1F5AE568" w:rsidR="000976E6" w:rsidRDefault="00601A7F" w:rsidP="00C8355B">
      <w:pPr>
        <w:pStyle w:val="Prrafodelista"/>
        <w:numPr>
          <w:ilvl w:val="0"/>
          <w:numId w:val="2"/>
        </w:numPr>
      </w:pPr>
      <w:r>
        <w:t>P</w:t>
      </w:r>
      <w:r>
        <w:rPr>
          <w:vertAlign w:val="subscript"/>
        </w:rPr>
        <w:t>0</w:t>
      </w:r>
      <w:r w:rsidR="00E85B31">
        <w:t xml:space="preserve">: presión media </w:t>
      </w:r>
      <w:r w:rsidR="00CD08B1">
        <w:t xml:space="preserve">a nivel del mar (1013.25 </w:t>
      </w:r>
      <w:proofErr w:type="spellStart"/>
      <w:r w:rsidR="00CD08B1">
        <w:t>hPa</w:t>
      </w:r>
      <w:proofErr w:type="spellEnd"/>
      <w:r w:rsidR="00CD08B1">
        <w:t>)</w:t>
      </w:r>
      <w:r w:rsidR="000562F3">
        <w:t xml:space="preserve"> (</w:t>
      </w:r>
      <w:r w:rsidR="000562F3">
        <w:fldChar w:fldCharType="begin"/>
      </w:r>
      <w:r w:rsidR="000562F3">
        <w:instrText xml:space="preserve"> REF _Ref34068864 \r \h </w:instrText>
      </w:r>
      <w:r w:rsidR="000562F3">
        <w:fldChar w:fldCharType="separate"/>
      </w:r>
      <w:r w:rsidR="000562F3">
        <w:t>10)</w:t>
      </w:r>
      <w:r w:rsidR="000562F3">
        <w:fldChar w:fldCharType="end"/>
      </w:r>
      <w:r w:rsidR="00CD08B1">
        <w:t>.</w:t>
      </w:r>
    </w:p>
    <w:p w14:paraId="51CA91FC" w14:textId="5245AADB" w:rsidR="00E85B31" w:rsidRDefault="00E85B31" w:rsidP="0027417A"/>
    <w:p w14:paraId="7D04CFE1" w14:textId="7D1F7768" w:rsidR="00CD08B1" w:rsidRDefault="00D65A3B" w:rsidP="0027417A">
      <w:r w:rsidRPr="00D65A3B">
        <w:t xml:space="preserve">Se debe tener en cuenta que la fórmula expuesta no va a proporcionar la altura a la que se encuentra el sensor en función del suelo, sino </w:t>
      </w:r>
      <w:ins w:id="83" w:author="Juan Carlos de Alfonso Juliá" w:date="2020-04-08T20:44:00Z">
        <w:r w:rsidR="00C8355B">
          <w:t>al</w:t>
        </w:r>
        <w:r w:rsidR="00C8355B" w:rsidRPr="00D65A3B">
          <w:t xml:space="preserve"> </w:t>
        </w:r>
      </w:ins>
      <w:r w:rsidRPr="00D65A3B">
        <w:t>nivel Del Mar. De modo que para obtener la altura según el nivel del suelo es necesario medir en primer lugar la distancia desde el suelo, seguida de otra medición a la altura deseada y restar la diferencia.</w:t>
      </w:r>
    </w:p>
    <w:p w14:paraId="3908D1AE" w14:textId="77777777" w:rsidR="00CD08B1" w:rsidRDefault="00CD08B1" w:rsidP="0027417A"/>
    <w:p w14:paraId="3253A08E" w14:textId="1764A8E2" w:rsidR="00883262" w:rsidRDefault="00277F64" w:rsidP="00CD08B1">
      <w:pPr>
        <w:pStyle w:val="Ttulo2"/>
      </w:pPr>
      <w:bookmarkStart w:id="84" w:name="_Toc37410414"/>
      <w:r>
        <w:t xml:space="preserve">3.3.2 </w:t>
      </w:r>
      <w:r w:rsidR="00CD08B1">
        <w:t>Aplicación práctica</w:t>
      </w:r>
      <w:bookmarkEnd w:id="84"/>
    </w:p>
    <w:p w14:paraId="4B5F67AE" w14:textId="26196337" w:rsidR="00CD08B1" w:rsidRDefault="00CD08B1" w:rsidP="00CD08B1"/>
    <w:p w14:paraId="37000920" w14:textId="40D6F072" w:rsidR="00CD08B1" w:rsidRDefault="008C3BDA" w:rsidP="00CD08B1">
      <w:r>
        <w:t>En nuestro caso concreto</w:t>
      </w:r>
      <w:r w:rsidR="00CD08B1">
        <w:t>, la placa Navio2 lleva un sensor barométrico incorporado (MS5611).</w:t>
      </w:r>
    </w:p>
    <w:p w14:paraId="3BBC2FB0" w14:textId="75C5D7CA" w:rsidR="00AC57CA" w:rsidRDefault="00CD08B1" w:rsidP="00CD08B1">
      <w:r>
        <w:t xml:space="preserve">El código referente al uso de dicho sensor se encuentra en el archivo </w:t>
      </w:r>
      <w:r w:rsidRPr="00AC57CA">
        <w:rPr>
          <w:i/>
          <w:iCs/>
        </w:rPr>
        <w:t xml:space="preserve">sensores/ barómetro.py </w:t>
      </w:r>
      <w:r>
        <w:t>en el repositorio.</w:t>
      </w:r>
    </w:p>
    <w:p w14:paraId="7DE2C1ED" w14:textId="77777777" w:rsidR="00AC57CA" w:rsidRDefault="00AC57CA" w:rsidP="00CD08B1"/>
    <w:p w14:paraId="3493B1AE" w14:textId="10D6074D" w:rsidR="00CD08B1" w:rsidRDefault="00CD08B1" w:rsidP="00CD08B1">
      <w:r>
        <w:t xml:space="preserve"> Dentro de este archivo hay varias subrutinas, </w:t>
      </w:r>
      <w:r w:rsidR="004515EA">
        <w:t xml:space="preserve">pero </w:t>
      </w:r>
      <w:r>
        <w:t xml:space="preserve">para poder utilizar correctamente este sensor hay que primero llamar a la de inicialización </w:t>
      </w:r>
      <w:r w:rsidR="004515EA">
        <w:t>que realizará las mediciones a nivel de tierra necesarias para conocer posteriormente la altura de vuelo</w:t>
      </w:r>
      <w:r w:rsidR="00AF36D3">
        <w:t xml:space="preserve"> aplicando la fórmula del apartado anterior en la función </w:t>
      </w:r>
      <w:r w:rsidR="00AF36D3" w:rsidRPr="00AC57CA">
        <w:rPr>
          <w:i/>
          <w:iCs/>
        </w:rPr>
        <w:t>_</w:t>
      </w:r>
      <w:proofErr w:type="spellStart"/>
      <w:r w:rsidR="00AF36D3" w:rsidRPr="00AC57CA">
        <w:rPr>
          <w:i/>
          <w:iCs/>
        </w:rPr>
        <w:t>getAltitud</w:t>
      </w:r>
      <w:proofErr w:type="spellEnd"/>
      <w:r w:rsidR="00AF36D3" w:rsidRPr="00AC57CA">
        <w:rPr>
          <w:i/>
          <w:iCs/>
        </w:rPr>
        <w:t>_</w:t>
      </w:r>
      <w:r w:rsidR="004515EA">
        <w:t>.</w:t>
      </w:r>
    </w:p>
    <w:p w14:paraId="2CFE7DE7" w14:textId="3A30CD47" w:rsidR="004515EA" w:rsidRDefault="004515EA" w:rsidP="00CD08B1"/>
    <w:p w14:paraId="63C6D53D" w14:textId="5D1F6B64" w:rsidR="004515EA" w:rsidRPr="00CD08B1" w:rsidRDefault="004515EA" w:rsidP="00CD08B1">
      <w:r>
        <w:t>Cabe mencionar también que las funciones referentes a leer la altura llevan dos parámetros, uno de muestras y otro de decimales</w:t>
      </w:r>
      <w:r w:rsidR="00A13AC7">
        <w:t>,</w:t>
      </w:r>
      <w:r>
        <w:t xml:space="preserve"> </w:t>
      </w:r>
      <w:r w:rsidR="00A13AC7">
        <w:t>e</w:t>
      </w:r>
      <w:r>
        <w:t xml:space="preserve">l primero hace referencia al número de muestras a tomar de forma seguida para hacer una media entre ellas, y el segundo a la precisión en coma simple de </w:t>
      </w:r>
      <w:ins w:id="85" w:author="JUAN FRANCISCO JIMENEZ CASTELLANOS" w:date="2020-03-21T11:47:00Z">
        <w:r w:rsidR="003833D5">
          <w:t>é</w:t>
        </w:r>
      </w:ins>
      <w:del w:id="86" w:author="JUAN FRANCISCO JIMENEZ CASTELLANOS" w:date="2020-03-21T11:47:00Z">
        <w:r w:rsidDel="003833D5">
          <w:delText>e</w:delText>
        </w:r>
      </w:del>
      <w:r>
        <w:t>stas.</w:t>
      </w:r>
      <w:r w:rsidR="00A13AC7">
        <w:t xml:space="preserve"> </w:t>
      </w:r>
      <w:r>
        <w:t xml:space="preserve">Esto permite que un sensor barométrico </w:t>
      </w:r>
      <w:r w:rsidR="00A13AC7">
        <w:t xml:space="preserve">que </w:t>
      </w:r>
      <w:r>
        <w:t>es un componente que se ve afectado por diversos aspectos</w:t>
      </w:r>
      <w:r w:rsidR="002964EC">
        <w:t xml:space="preserve"> </w:t>
      </w:r>
      <w:r>
        <w:t>(temperatura, radiación, etc.) nos proporcione medidas más precisas.</w:t>
      </w:r>
    </w:p>
    <w:p w14:paraId="78F2D0DE" w14:textId="77777777" w:rsidR="00CD08B1" w:rsidRDefault="00CD08B1" w:rsidP="0027417A"/>
    <w:p w14:paraId="06FE7748" w14:textId="70286F3E" w:rsidR="005D7E55" w:rsidRDefault="00456515" w:rsidP="005D7E55">
      <w:pPr>
        <w:pStyle w:val="Ttulo1"/>
      </w:pPr>
      <w:bookmarkStart w:id="87" w:name="_Toc37410415"/>
      <w:r>
        <w:t xml:space="preserve">3.4 </w:t>
      </w:r>
      <w:r w:rsidR="005D7E55">
        <w:t>RGB LED</w:t>
      </w:r>
      <w:bookmarkEnd w:id="87"/>
      <w:r w:rsidR="002B49F8">
        <w:t>.</w:t>
      </w:r>
    </w:p>
    <w:p w14:paraId="2A5911FD" w14:textId="77777777" w:rsidR="005E028F" w:rsidRPr="005E028F" w:rsidRDefault="005E028F" w:rsidP="005E028F"/>
    <w:p w14:paraId="03009A9D" w14:textId="77777777" w:rsidR="005E028F" w:rsidRDefault="00D0516D" w:rsidP="00D0516D">
      <w:r>
        <w:t xml:space="preserve">Módulo implementado en el archivo </w:t>
      </w:r>
      <w:r w:rsidRPr="006714CF">
        <w:rPr>
          <w:i/>
          <w:iCs/>
        </w:rPr>
        <w:t>led.py</w:t>
      </w:r>
      <w:r w:rsidR="005E028F">
        <w:t>.</w:t>
      </w:r>
    </w:p>
    <w:p w14:paraId="6B32B688" w14:textId="784E96B9" w:rsidR="00D0516D" w:rsidRPr="0079295D" w:rsidRDefault="005E028F" w:rsidP="00D0516D">
      <w:r>
        <w:t>P</w:t>
      </w:r>
      <w:r w:rsidR="00D0516D">
        <w:t>ermite mediante dos funciones</w:t>
      </w:r>
      <w:r w:rsidR="00BD22E8">
        <w:t xml:space="preserve"> </w:t>
      </w:r>
      <w:proofErr w:type="spellStart"/>
      <w:r w:rsidR="00BD22E8" w:rsidRPr="00BD22E8">
        <w:rPr>
          <w:i/>
          <w:iCs/>
        </w:rPr>
        <w:t>setColor</w:t>
      </w:r>
      <w:proofErr w:type="spellEnd"/>
      <w:r w:rsidR="00BD22E8" w:rsidRPr="00BD22E8">
        <w:rPr>
          <w:i/>
          <w:iCs/>
        </w:rPr>
        <w:t>(color)</w:t>
      </w:r>
      <w:r w:rsidR="00BD22E8">
        <w:t xml:space="preserve"> y </w:t>
      </w:r>
      <w:proofErr w:type="spellStart"/>
      <w:proofErr w:type="gramStart"/>
      <w:r w:rsidR="00BD22E8" w:rsidRPr="00BD22E8">
        <w:rPr>
          <w:i/>
          <w:iCs/>
        </w:rPr>
        <w:t>turnOff</w:t>
      </w:r>
      <w:proofErr w:type="spellEnd"/>
      <w:r w:rsidR="00BD22E8" w:rsidRPr="00BD22E8">
        <w:rPr>
          <w:i/>
          <w:iCs/>
        </w:rPr>
        <w:t>(</w:t>
      </w:r>
      <w:proofErr w:type="gramEnd"/>
      <w:r w:rsidR="00BD22E8" w:rsidRPr="00BD22E8">
        <w:rPr>
          <w:i/>
          <w:iCs/>
        </w:rPr>
        <w:t>)</w:t>
      </w:r>
      <w:r w:rsidR="0079295D">
        <w:rPr>
          <w:i/>
          <w:iCs/>
        </w:rPr>
        <w:t xml:space="preserve"> </w:t>
      </w:r>
      <w:r w:rsidR="0079295D">
        <w:t>encender o apagar el led superior de la placa.</w:t>
      </w:r>
    </w:p>
    <w:p w14:paraId="13917426" w14:textId="77777777" w:rsidR="00D0516D" w:rsidRPr="00D0516D" w:rsidRDefault="00D0516D" w:rsidP="00D0516D"/>
    <w:p w14:paraId="4E218948" w14:textId="53F1A5C6" w:rsidR="007A28FA" w:rsidRDefault="00456515" w:rsidP="0043076D">
      <w:pPr>
        <w:pStyle w:val="Ttulo1"/>
      </w:pPr>
      <w:bookmarkStart w:id="88" w:name="_Toc37410416"/>
      <w:r>
        <w:t xml:space="preserve">3.5 </w:t>
      </w:r>
      <w:r w:rsidR="007A28FA">
        <w:t>Módulo GPS</w:t>
      </w:r>
      <w:r w:rsidR="001F333C">
        <w:t>.</w:t>
      </w:r>
      <w:bookmarkEnd w:id="88"/>
    </w:p>
    <w:p w14:paraId="474F9AC7" w14:textId="77777777" w:rsidR="001F333C" w:rsidRPr="001F333C" w:rsidRDefault="001F333C" w:rsidP="001F333C"/>
    <w:p w14:paraId="39A05DB8" w14:textId="16E89DD4" w:rsidR="007A5A2F" w:rsidRDefault="00EE1852" w:rsidP="00A16035">
      <w:pPr>
        <w:pStyle w:val="Ttulo2"/>
      </w:pPr>
      <w:bookmarkStart w:id="89" w:name="_Toc37410417"/>
      <w:r>
        <w:t xml:space="preserve">3.5.1 </w:t>
      </w:r>
      <w:r w:rsidR="00A16035">
        <w:t>Vista teórica.</w:t>
      </w:r>
      <w:bookmarkEnd w:id="89"/>
    </w:p>
    <w:p w14:paraId="74FB9784" w14:textId="72F0AA6C" w:rsidR="00D66DDA" w:rsidRDefault="00D66DDA" w:rsidP="00D66DDA"/>
    <w:p w14:paraId="15C6DAA9" w14:textId="4026FEAA" w:rsidR="00D66DDA" w:rsidRDefault="00D66DDA" w:rsidP="00D66DDA">
      <w:r>
        <w:t xml:space="preserve">Dentro del </w:t>
      </w:r>
      <w:proofErr w:type="spellStart"/>
      <w:r>
        <w:t>hat</w:t>
      </w:r>
      <w:proofErr w:type="spellEnd"/>
      <w:r>
        <w:t xml:space="preserve"> Navio2 se encuentra el módulo </w:t>
      </w:r>
      <w:r w:rsidR="0099253E">
        <w:t>GPS</w:t>
      </w:r>
      <w:r>
        <w:t xml:space="preserve"> </w:t>
      </w:r>
      <w:commentRangeStart w:id="90"/>
      <w:r>
        <w:t>NEO-M8N</w:t>
      </w:r>
      <w:commentRangeEnd w:id="90"/>
      <w:r w:rsidR="008C4940">
        <w:rPr>
          <w:rStyle w:val="Refdecomentario"/>
          <w:rFonts w:eastAsiaTheme="minorEastAsia" w:cstheme="minorBidi"/>
        </w:rPr>
        <w:commentReference w:id="90"/>
      </w:r>
      <w:r>
        <w:t>. Dicho módulo va a permitir obtener una infinidad de datos de distintos satélites a los que se conecta.</w:t>
      </w:r>
    </w:p>
    <w:p w14:paraId="2DA7B8DD" w14:textId="1978B1DA" w:rsidR="00D66DDA" w:rsidRDefault="00D66DDA" w:rsidP="00D66DDA">
      <w:r>
        <w:t xml:space="preserve">El intercambio de mensajes se realiza a través del protocolo </w:t>
      </w:r>
      <w:proofErr w:type="spellStart"/>
      <w:r>
        <w:t>ubx</w:t>
      </w:r>
      <w:proofErr w:type="spellEnd"/>
      <w:r>
        <w:t xml:space="preserve">, este protocolo implica </w:t>
      </w:r>
      <w:r w:rsidR="002C2FC8">
        <w:t>que,</w:t>
      </w:r>
      <w:r>
        <w:t xml:space="preserve"> a cada mensaje enviado por un satélite, este lleva adjunto un identificador que permite saber que contiene dicho mensaje y como debemos leerlo.</w:t>
      </w:r>
    </w:p>
    <w:p w14:paraId="51B8CACB" w14:textId="22099985" w:rsidR="00D66DDA" w:rsidRDefault="00D66DDA" w:rsidP="00D66DDA">
      <w:r>
        <w:lastRenderedPageBreak/>
        <w:t xml:space="preserve">En este apartado se van a </w:t>
      </w:r>
      <w:r w:rsidR="002C2FC8">
        <w:t>explicar los</w:t>
      </w:r>
      <w:r>
        <w:t xml:space="preserve"> mensajes </w:t>
      </w:r>
      <w:r w:rsidR="002C2FC8">
        <w:t xml:space="preserve">con Id </w:t>
      </w:r>
      <w:r>
        <w:t>NAV-POSLLH que serán los que utilicemos durante la programación del sensor.</w:t>
      </w:r>
    </w:p>
    <w:p w14:paraId="4AF4F0D6" w14:textId="1905574C" w:rsidR="00D66DDA" w:rsidRDefault="00D66DDA" w:rsidP="00D66DDA">
      <w:r>
        <w:t>Este Id va a proporcionar toda la informaci</w:t>
      </w:r>
      <w:r w:rsidR="008C4940">
        <w:t xml:space="preserve">ón referente a la posición geodésica de la Dentro del mensaje el </w:t>
      </w:r>
      <w:r w:rsidR="002C2FC8">
        <w:t>fabricante</w:t>
      </w:r>
      <w:r w:rsidR="008C4940">
        <w:t xml:space="preserve"> especifica los datos que vamos a poder </w:t>
      </w:r>
      <w:proofErr w:type="gramStart"/>
      <w:r w:rsidR="003F4171">
        <w:t>encontrar</w:t>
      </w:r>
      <w:proofErr w:type="gramEnd"/>
      <w:r w:rsidR="008C4940">
        <w:t xml:space="preserve"> así como el offset de estos en bytes, para este tipo de mensajes en concreto el contenido es el </w:t>
      </w:r>
      <w:r w:rsidR="002C2FC8">
        <w:t xml:space="preserve">de la </w:t>
      </w:r>
      <w:proofErr w:type="spellStart"/>
      <w:r w:rsidR="002C2FC8">
        <w:t>fig</w:t>
      </w:r>
      <w:proofErr w:type="spellEnd"/>
      <w:r w:rsidR="002C2FC8">
        <w:t xml:space="preserve"> x.</w:t>
      </w:r>
    </w:p>
    <w:p w14:paraId="275A7B2A" w14:textId="5533B021" w:rsidR="008C4940" w:rsidRDefault="008C4940" w:rsidP="00D66DDA"/>
    <w:p w14:paraId="028E44B6" w14:textId="77777777" w:rsidR="00600B63" w:rsidRDefault="008C4940" w:rsidP="00600B63">
      <w:pPr>
        <w:keepNext/>
      </w:pPr>
      <w:commentRangeStart w:id="91"/>
      <w:r w:rsidRPr="008C4940">
        <w:drawing>
          <wp:inline distT="0" distB="0" distL="0" distR="0" wp14:anchorId="5A67F263" wp14:editId="0C7AC5A9">
            <wp:extent cx="5396230" cy="1442720"/>
            <wp:effectExtent l="0" t="0" r="1270" b="5080"/>
            <wp:docPr id="42" name="Imagen 42"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6230" cy="1442720"/>
                    </a:xfrm>
                    <a:prstGeom prst="rect">
                      <a:avLst/>
                    </a:prstGeom>
                  </pic:spPr>
                </pic:pic>
              </a:graphicData>
            </a:graphic>
          </wp:inline>
        </w:drawing>
      </w:r>
      <w:commentRangeEnd w:id="91"/>
    </w:p>
    <w:p w14:paraId="26EE9D43" w14:textId="00B680C9" w:rsidR="00600B63" w:rsidRDefault="00600B63" w:rsidP="00600B63">
      <w:pPr>
        <w:pStyle w:val="Descripcin"/>
      </w:pPr>
      <w:proofErr w:type="spellStart"/>
      <w:r>
        <w:t>Fig</w:t>
      </w:r>
      <w:proofErr w:type="spellEnd"/>
      <w:r>
        <w:t xml:space="preserve"> x. Contenido de un mensaje NAV-POSLLH.</w:t>
      </w:r>
    </w:p>
    <w:p w14:paraId="31B9C988" w14:textId="3C10C4CB" w:rsidR="00D66DDA" w:rsidRDefault="008C4940" w:rsidP="00D66DDA">
      <w:r>
        <w:rPr>
          <w:rStyle w:val="Refdecomentario"/>
          <w:rFonts w:eastAsiaTheme="minorEastAsia" w:cstheme="minorBidi"/>
        </w:rPr>
        <w:commentReference w:id="91"/>
      </w:r>
    </w:p>
    <w:p w14:paraId="3AE8A637" w14:textId="419C175A" w:rsidR="008C4940" w:rsidRPr="00D66DDA" w:rsidRDefault="008C4940" w:rsidP="00D66DDA">
      <w:r>
        <w:t>En el siguiente apartado se va a implementar únicamente la lectura de la longitud y latitud, si bien es cierto que podríamos también usar la altitud e inclinación, la precisión de estos es muy inferior respecto a la proporcionada por la IMU y el barómetro por lo que no usaremos este módulo para su medida.</w:t>
      </w:r>
    </w:p>
    <w:p w14:paraId="7BDDD705" w14:textId="77777777" w:rsidR="001F333C" w:rsidRPr="001F333C" w:rsidRDefault="001F333C" w:rsidP="001F333C"/>
    <w:p w14:paraId="4F25E220" w14:textId="584B619E" w:rsidR="00A16035" w:rsidRPr="00A16035" w:rsidRDefault="00EE1852" w:rsidP="00D7368F">
      <w:pPr>
        <w:pStyle w:val="Ttulo2"/>
      </w:pPr>
      <w:bookmarkStart w:id="92" w:name="_Toc37410418"/>
      <w:r>
        <w:t xml:space="preserve">3.5.2 </w:t>
      </w:r>
      <w:r w:rsidR="00A16035">
        <w:t>Aplicación práctica.</w:t>
      </w:r>
      <w:bookmarkEnd w:id="92"/>
    </w:p>
    <w:p w14:paraId="7D2A9A6F" w14:textId="67E5A644" w:rsidR="002B49F8" w:rsidRDefault="002B49F8" w:rsidP="007A5A2F"/>
    <w:p w14:paraId="6DDABF96" w14:textId="2EB344F3" w:rsidR="007A5A2F" w:rsidRDefault="002B49F8" w:rsidP="007A5A2F">
      <w:r>
        <w:t xml:space="preserve">El código que implementa este módulo esta implementado en el archivo </w:t>
      </w:r>
      <w:r>
        <w:rPr>
          <w:i/>
          <w:iCs/>
        </w:rPr>
        <w:t>gps.py</w:t>
      </w:r>
      <w:r>
        <w:t xml:space="preserve">. </w:t>
      </w:r>
    </w:p>
    <w:p w14:paraId="2E68F0B3" w14:textId="51126635" w:rsidR="002B49F8" w:rsidRDefault="002B49F8" w:rsidP="007A5A2F">
      <w:r>
        <w:t xml:space="preserve">Dentro de este archivo se encuentra primero la declaración de una instancia del módulo </w:t>
      </w:r>
      <w:r w:rsidR="00847FB8">
        <w:t>GPS</w:t>
      </w:r>
      <w:r>
        <w:t>.</w:t>
      </w:r>
    </w:p>
    <w:p w14:paraId="1B9E3247" w14:textId="1AE42C56" w:rsidR="002B49F8" w:rsidRDefault="002B49F8" w:rsidP="007A5A2F"/>
    <w:p w14:paraId="3E859E55" w14:textId="32422F7C" w:rsidR="002B49F8" w:rsidRPr="002B49F8" w:rsidRDefault="002B49F8" w:rsidP="007A5A2F">
      <w:pPr>
        <w:rPr>
          <w:rFonts w:ascii="Times New Roman" w:hAnsi="Times New Roman"/>
        </w:rPr>
      </w:pPr>
      <w:proofErr w:type="spellStart"/>
      <w:r w:rsidRPr="002B49F8">
        <w:rPr>
          <w:rFonts w:ascii="Consolas" w:hAnsi="Consolas" w:cs="Consolas"/>
          <w:color w:val="24292E"/>
          <w:sz w:val="18"/>
          <w:szCs w:val="18"/>
        </w:rPr>
        <w:t>ubl</w:t>
      </w:r>
      <w:proofErr w:type="spellEnd"/>
      <w:r w:rsidRPr="002B49F8">
        <w:rPr>
          <w:rFonts w:ascii="Consolas" w:hAnsi="Consolas" w:cs="Consolas"/>
          <w:color w:val="24292E"/>
          <w:sz w:val="18"/>
          <w:szCs w:val="18"/>
          <w:shd w:val="clear" w:color="auto" w:fill="FFFFFF"/>
        </w:rPr>
        <w:t xml:space="preserve"> </w:t>
      </w:r>
      <w:r w:rsidRPr="002B49F8">
        <w:rPr>
          <w:rFonts w:ascii="Consolas" w:hAnsi="Consolas" w:cs="Consolas"/>
          <w:color w:val="005CC5"/>
          <w:sz w:val="18"/>
          <w:szCs w:val="18"/>
        </w:rPr>
        <w:t>=</w:t>
      </w:r>
      <w:r w:rsidRPr="002B49F8">
        <w:rPr>
          <w:rFonts w:ascii="Consolas" w:hAnsi="Consolas" w:cs="Consolas"/>
          <w:color w:val="24292E"/>
          <w:sz w:val="18"/>
          <w:szCs w:val="18"/>
          <w:shd w:val="clear" w:color="auto" w:fill="FFFFFF"/>
        </w:rPr>
        <w:t xml:space="preserve"> </w:t>
      </w:r>
      <w:proofErr w:type="spellStart"/>
      <w:proofErr w:type="gramStart"/>
      <w:r w:rsidRPr="002B49F8">
        <w:rPr>
          <w:rFonts w:ascii="Consolas" w:hAnsi="Consolas" w:cs="Consolas"/>
          <w:color w:val="24292E"/>
          <w:sz w:val="18"/>
          <w:szCs w:val="18"/>
        </w:rPr>
        <w:t>navio</w:t>
      </w:r>
      <w:r w:rsidRPr="002B49F8">
        <w:rPr>
          <w:rFonts w:ascii="Consolas" w:hAnsi="Consolas" w:cs="Consolas"/>
          <w:color w:val="24292E"/>
          <w:sz w:val="18"/>
          <w:szCs w:val="18"/>
          <w:shd w:val="clear" w:color="auto" w:fill="FFFFFF"/>
        </w:rPr>
        <w:t>.</w:t>
      </w:r>
      <w:r w:rsidRPr="002B49F8">
        <w:rPr>
          <w:rFonts w:ascii="Consolas" w:hAnsi="Consolas" w:cs="Consolas"/>
          <w:color w:val="24292E"/>
          <w:sz w:val="18"/>
          <w:szCs w:val="18"/>
        </w:rPr>
        <w:t>ublox</w:t>
      </w:r>
      <w:proofErr w:type="gramEnd"/>
      <w:r w:rsidRPr="002B49F8">
        <w:rPr>
          <w:rFonts w:ascii="Consolas" w:hAnsi="Consolas" w:cs="Consolas"/>
          <w:color w:val="24292E"/>
          <w:sz w:val="18"/>
          <w:szCs w:val="18"/>
          <w:shd w:val="clear" w:color="auto" w:fill="FFFFFF"/>
        </w:rPr>
        <w:t>.</w:t>
      </w:r>
      <w:r w:rsidRPr="002B49F8">
        <w:rPr>
          <w:rFonts w:ascii="Consolas" w:hAnsi="Consolas" w:cs="Consolas"/>
          <w:color w:val="E36209"/>
          <w:sz w:val="18"/>
          <w:szCs w:val="18"/>
        </w:rPr>
        <w:t>UBlox</w:t>
      </w:r>
      <w:proofErr w:type="spellEnd"/>
      <w:r w:rsidRPr="002B49F8">
        <w:rPr>
          <w:rFonts w:ascii="Consolas" w:hAnsi="Consolas" w:cs="Consolas"/>
          <w:color w:val="24292E"/>
          <w:sz w:val="18"/>
          <w:szCs w:val="18"/>
          <w:shd w:val="clear" w:color="auto" w:fill="FFFFFF"/>
        </w:rPr>
        <w:t>(</w:t>
      </w:r>
      <w:r w:rsidRPr="002B49F8">
        <w:rPr>
          <w:rFonts w:ascii="Consolas" w:hAnsi="Consolas" w:cs="Consolas"/>
          <w:color w:val="032F62"/>
          <w:sz w:val="18"/>
          <w:szCs w:val="18"/>
        </w:rPr>
        <w:t>"spi:0.0"</w:t>
      </w:r>
      <w:r w:rsidRPr="002B49F8">
        <w:rPr>
          <w:rFonts w:ascii="Consolas" w:hAnsi="Consolas" w:cs="Consolas"/>
          <w:color w:val="24292E"/>
          <w:sz w:val="18"/>
          <w:szCs w:val="18"/>
          <w:shd w:val="clear" w:color="auto" w:fill="FFFFFF"/>
        </w:rPr>
        <w:t xml:space="preserve">, </w:t>
      </w:r>
      <w:proofErr w:type="spellStart"/>
      <w:r w:rsidRPr="002B49F8">
        <w:rPr>
          <w:rFonts w:ascii="Consolas" w:hAnsi="Consolas" w:cs="Consolas"/>
          <w:color w:val="24292E"/>
          <w:sz w:val="18"/>
          <w:szCs w:val="18"/>
        </w:rPr>
        <w:t>baudrate</w:t>
      </w:r>
      <w:proofErr w:type="spellEnd"/>
      <w:r w:rsidRPr="002B49F8">
        <w:rPr>
          <w:rFonts w:ascii="Consolas" w:hAnsi="Consolas" w:cs="Consolas"/>
          <w:color w:val="005CC5"/>
          <w:sz w:val="18"/>
          <w:szCs w:val="18"/>
        </w:rPr>
        <w:t>=50000</w:t>
      </w:r>
      <w:r w:rsidRPr="002B49F8">
        <w:rPr>
          <w:rFonts w:ascii="Consolas" w:hAnsi="Consolas" w:cs="Consolas"/>
          <w:color w:val="24292E"/>
          <w:sz w:val="18"/>
          <w:szCs w:val="18"/>
          <w:shd w:val="clear" w:color="auto" w:fill="FFFFFF"/>
        </w:rPr>
        <w:t xml:space="preserve">, </w:t>
      </w:r>
      <w:proofErr w:type="spellStart"/>
      <w:r w:rsidRPr="002B49F8">
        <w:rPr>
          <w:rFonts w:ascii="Consolas" w:hAnsi="Consolas" w:cs="Consolas"/>
          <w:color w:val="24292E"/>
          <w:sz w:val="18"/>
          <w:szCs w:val="18"/>
        </w:rPr>
        <w:t>timeout</w:t>
      </w:r>
      <w:proofErr w:type="spellEnd"/>
      <w:r w:rsidRPr="002B49F8">
        <w:rPr>
          <w:rFonts w:ascii="Consolas" w:hAnsi="Consolas" w:cs="Consolas"/>
          <w:color w:val="005CC5"/>
          <w:sz w:val="18"/>
          <w:szCs w:val="18"/>
        </w:rPr>
        <w:t>=2</w:t>
      </w:r>
      <w:r w:rsidRPr="002B49F8">
        <w:rPr>
          <w:rFonts w:ascii="Consolas" w:hAnsi="Consolas" w:cs="Consolas"/>
          <w:color w:val="24292E"/>
          <w:sz w:val="18"/>
          <w:szCs w:val="18"/>
          <w:shd w:val="clear" w:color="auto" w:fill="FFFFFF"/>
        </w:rPr>
        <w:t>)</w:t>
      </w:r>
    </w:p>
    <w:p w14:paraId="5FCB851C" w14:textId="77777777" w:rsidR="002B49F8" w:rsidRDefault="002B49F8" w:rsidP="007A5A2F"/>
    <w:p w14:paraId="352FFC7C" w14:textId="4071EB80" w:rsidR="002B49F8" w:rsidRDefault="002B49F8" w:rsidP="007A5A2F">
      <w:pPr>
        <w:rPr>
          <w:i/>
          <w:iCs/>
        </w:rPr>
      </w:pPr>
      <w:r>
        <w:t>A continuación</w:t>
      </w:r>
      <w:r w:rsidR="00691DC2">
        <w:t>,</w:t>
      </w:r>
      <w:r>
        <w:t xml:space="preserve"> hay dos métodos, el primero es un método de inicialización de parámetros proporcionado por </w:t>
      </w:r>
      <w:proofErr w:type="spellStart"/>
      <w:r>
        <w:t>Navio</w:t>
      </w:r>
      <w:proofErr w:type="spellEnd"/>
      <w:r>
        <w:t xml:space="preserve"> para poder utilizar el módulo, seguido del método </w:t>
      </w:r>
      <w:proofErr w:type="spellStart"/>
      <w:r>
        <w:rPr>
          <w:i/>
          <w:iCs/>
        </w:rPr>
        <w:t>get_coords</w:t>
      </w:r>
      <w:proofErr w:type="spellEnd"/>
      <w:r>
        <w:t xml:space="preserve">. Este método es el que al llamarlo va a devolver la latitud y longitud en una tupla del tipo </w:t>
      </w:r>
      <w:proofErr w:type="spellStart"/>
      <w:r w:rsidRPr="002B49F8">
        <w:rPr>
          <w:i/>
          <w:iCs/>
        </w:rPr>
        <w:t>float</w:t>
      </w:r>
      <w:proofErr w:type="spellEnd"/>
      <w:r>
        <w:rPr>
          <w:i/>
          <w:iCs/>
        </w:rPr>
        <w:t>.</w:t>
      </w:r>
    </w:p>
    <w:p w14:paraId="7950D98B" w14:textId="267946BC" w:rsidR="007F2AB6" w:rsidRDefault="002B49F8" w:rsidP="007F2AB6">
      <w:r>
        <w:t>Como se ha explicado en el apartado anterior el protocolo UBX proporciona varios tipos de mensajes de forma periódica con cada uno</w:t>
      </w:r>
      <w:r w:rsidR="007F2AB6">
        <w:t xml:space="preserve"> con</w:t>
      </w:r>
      <w:r>
        <w:t xml:space="preserve"> una información</w:t>
      </w:r>
      <w:r w:rsidR="007F2AB6">
        <w:t xml:space="preserve"> distinta y dado que la latitud y la longitud se encuentran en el protocolo </w:t>
      </w:r>
      <w:r w:rsidR="007F2AB6" w:rsidRPr="007F2AB6">
        <w:t>NAV-POSLLH </w:t>
      </w:r>
      <w:r w:rsidR="007F2AB6">
        <w:t>una vez recibido un mensaje hay un bucle que descarta el mensaje y vuelve a ponerse a la escucha hasta recibir uno del tipo esperado.</w:t>
      </w:r>
    </w:p>
    <w:p w14:paraId="159B6F91" w14:textId="0713DC48" w:rsidR="007F2AB6" w:rsidRDefault="007F2AB6" w:rsidP="007F2AB6"/>
    <w:p w14:paraId="489BBBEA" w14:textId="77777777" w:rsidR="007F2AB6" w:rsidRDefault="007F2AB6" w:rsidP="007F2AB6">
      <w:pPr>
        <w:rPr>
          <w:rFonts w:ascii="Consolas" w:hAnsi="Consolas" w:cs="Consolas"/>
          <w:color w:val="24292E"/>
          <w:sz w:val="18"/>
          <w:szCs w:val="18"/>
        </w:rPr>
      </w:pPr>
      <w:proofErr w:type="spellStart"/>
      <w:r w:rsidRPr="005C771E">
        <w:rPr>
          <w:rFonts w:ascii="Consolas" w:hAnsi="Consolas" w:cs="Consolas"/>
          <w:color w:val="24292E"/>
          <w:sz w:val="18"/>
          <w:szCs w:val="18"/>
        </w:rPr>
        <w:t>msg</w:t>
      </w:r>
      <w:proofErr w:type="spellEnd"/>
      <w:r w:rsidRPr="005C771E">
        <w:rPr>
          <w:rFonts w:ascii="Consolas" w:hAnsi="Consolas" w:cs="Consolas"/>
          <w:color w:val="24292E"/>
          <w:sz w:val="18"/>
          <w:szCs w:val="18"/>
        </w:rPr>
        <w:t xml:space="preserve"> </w:t>
      </w:r>
      <w:r w:rsidRPr="005C771E">
        <w:rPr>
          <w:rFonts w:ascii="Consolas" w:hAnsi="Consolas" w:cs="Consolas"/>
          <w:color w:val="005CC5"/>
          <w:sz w:val="18"/>
          <w:szCs w:val="18"/>
        </w:rPr>
        <w:t>=</w:t>
      </w:r>
      <w:r w:rsidRPr="005C771E">
        <w:rPr>
          <w:rFonts w:ascii="Consolas" w:hAnsi="Consolas" w:cs="Consolas"/>
          <w:color w:val="24292E"/>
          <w:sz w:val="18"/>
          <w:szCs w:val="18"/>
        </w:rPr>
        <w:t xml:space="preserve"> </w:t>
      </w:r>
      <w:proofErr w:type="spellStart"/>
      <w:proofErr w:type="gramStart"/>
      <w:r w:rsidRPr="005C771E">
        <w:rPr>
          <w:rFonts w:ascii="Consolas" w:hAnsi="Consolas" w:cs="Consolas"/>
          <w:color w:val="24292E"/>
          <w:sz w:val="18"/>
          <w:szCs w:val="18"/>
        </w:rPr>
        <w:t>self.ubl.</w:t>
      </w:r>
      <w:r w:rsidRPr="005C771E">
        <w:rPr>
          <w:rFonts w:ascii="Consolas" w:hAnsi="Consolas" w:cs="Consolas"/>
          <w:color w:val="6F42C1"/>
          <w:sz w:val="18"/>
          <w:szCs w:val="18"/>
        </w:rPr>
        <w:t>receive</w:t>
      </w:r>
      <w:proofErr w:type="gramEnd"/>
      <w:r w:rsidRPr="005C771E">
        <w:rPr>
          <w:rFonts w:ascii="Consolas" w:hAnsi="Consolas" w:cs="Consolas"/>
          <w:color w:val="6F42C1"/>
          <w:sz w:val="18"/>
          <w:szCs w:val="18"/>
        </w:rPr>
        <w:t>_message</w:t>
      </w:r>
      <w:proofErr w:type="spellEnd"/>
      <w:r w:rsidRPr="005C771E">
        <w:rPr>
          <w:rFonts w:ascii="Consolas" w:hAnsi="Consolas" w:cs="Consolas"/>
          <w:color w:val="24292E"/>
          <w:sz w:val="18"/>
          <w:szCs w:val="18"/>
        </w:rPr>
        <w:t>()</w:t>
      </w:r>
    </w:p>
    <w:p w14:paraId="1984E2C4" w14:textId="77777777" w:rsidR="007F2AB6" w:rsidRDefault="007F2AB6" w:rsidP="007F2AB6">
      <w:pPr>
        <w:rPr>
          <w:rFonts w:ascii="Consolas" w:hAnsi="Consolas" w:cs="Consolas"/>
          <w:color w:val="24292E"/>
          <w:sz w:val="18"/>
          <w:szCs w:val="18"/>
        </w:rPr>
      </w:pPr>
      <w:proofErr w:type="spellStart"/>
      <w:r w:rsidRPr="005C771E">
        <w:rPr>
          <w:rFonts w:ascii="Consolas" w:hAnsi="Consolas" w:cs="Consolas"/>
          <w:color w:val="D73A49"/>
          <w:sz w:val="18"/>
          <w:szCs w:val="18"/>
        </w:rPr>
        <w:t>while</w:t>
      </w:r>
      <w:proofErr w:type="spellEnd"/>
      <w:r w:rsidRPr="005C771E">
        <w:rPr>
          <w:rFonts w:ascii="Consolas" w:hAnsi="Consolas" w:cs="Consolas"/>
          <w:color w:val="24292E"/>
          <w:sz w:val="18"/>
          <w:szCs w:val="18"/>
        </w:rPr>
        <w:t xml:space="preserve"> </w:t>
      </w:r>
      <w:proofErr w:type="gramStart"/>
      <w:r w:rsidRPr="005C771E">
        <w:rPr>
          <w:rFonts w:ascii="Consolas" w:hAnsi="Consolas" w:cs="Consolas"/>
          <w:color w:val="24292E"/>
          <w:sz w:val="18"/>
          <w:szCs w:val="18"/>
        </w:rPr>
        <w:t>msg.</w:t>
      </w:r>
      <w:r w:rsidRPr="005C771E">
        <w:rPr>
          <w:rFonts w:ascii="Consolas" w:hAnsi="Consolas" w:cs="Consolas"/>
          <w:color w:val="6F42C1"/>
          <w:sz w:val="18"/>
          <w:szCs w:val="18"/>
        </w:rPr>
        <w:t>name</w:t>
      </w:r>
      <w:r w:rsidRPr="005C771E">
        <w:rPr>
          <w:rFonts w:ascii="Consolas" w:hAnsi="Consolas" w:cs="Consolas"/>
          <w:color w:val="24292E"/>
          <w:sz w:val="18"/>
          <w:szCs w:val="18"/>
        </w:rPr>
        <w:t>(</w:t>
      </w:r>
      <w:proofErr w:type="gramEnd"/>
      <w:r w:rsidRPr="005C771E">
        <w:rPr>
          <w:rFonts w:ascii="Consolas" w:hAnsi="Consolas" w:cs="Consolas"/>
          <w:color w:val="24292E"/>
          <w:sz w:val="18"/>
          <w:szCs w:val="18"/>
        </w:rPr>
        <w:t xml:space="preserve">) </w:t>
      </w:r>
      <w:r w:rsidRPr="005C771E">
        <w:rPr>
          <w:rFonts w:ascii="Consolas" w:hAnsi="Consolas" w:cs="Consolas"/>
          <w:color w:val="005CC5"/>
          <w:sz w:val="18"/>
          <w:szCs w:val="18"/>
        </w:rPr>
        <w:t>!=</w:t>
      </w:r>
      <w:r w:rsidRPr="005C771E">
        <w:rPr>
          <w:rFonts w:ascii="Consolas" w:hAnsi="Consolas" w:cs="Consolas"/>
          <w:color w:val="24292E"/>
          <w:sz w:val="18"/>
          <w:szCs w:val="18"/>
        </w:rPr>
        <w:t xml:space="preserve"> </w:t>
      </w:r>
      <w:r w:rsidRPr="005C771E">
        <w:rPr>
          <w:rFonts w:ascii="Consolas" w:hAnsi="Consolas" w:cs="Consolas"/>
          <w:color w:val="032F62"/>
          <w:sz w:val="18"/>
          <w:szCs w:val="18"/>
        </w:rPr>
        <w:t>"NAV_POSLLH"</w:t>
      </w:r>
      <w:r w:rsidRPr="005C771E">
        <w:rPr>
          <w:rFonts w:ascii="Consolas" w:hAnsi="Consolas" w:cs="Consolas"/>
          <w:color w:val="24292E"/>
          <w:sz w:val="18"/>
          <w:szCs w:val="18"/>
        </w:rPr>
        <w:t>:</w:t>
      </w:r>
    </w:p>
    <w:p w14:paraId="19FC3C1E" w14:textId="77777777" w:rsidR="007F2AB6" w:rsidRDefault="007F2AB6" w:rsidP="007F2AB6">
      <w:r>
        <w:rPr>
          <w:rFonts w:ascii="Consolas" w:hAnsi="Consolas" w:cs="Consolas"/>
          <w:color w:val="24292E"/>
          <w:sz w:val="18"/>
          <w:szCs w:val="18"/>
        </w:rPr>
        <w:tab/>
      </w:r>
      <w:proofErr w:type="spellStart"/>
      <w:r w:rsidRPr="005C771E">
        <w:rPr>
          <w:rFonts w:ascii="Consolas" w:hAnsi="Consolas" w:cs="Consolas"/>
          <w:color w:val="24292E"/>
          <w:sz w:val="18"/>
          <w:szCs w:val="18"/>
        </w:rPr>
        <w:t>msg</w:t>
      </w:r>
      <w:proofErr w:type="spellEnd"/>
      <w:r w:rsidRPr="005C771E">
        <w:rPr>
          <w:rFonts w:ascii="Consolas" w:hAnsi="Consolas" w:cs="Consolas"/>
          <w:color w:val="24292E"/>
          <w:sz w:val="18"/>
          <w:szCs w:val="18"/>
        </w:rPr>
        <w:t xml:space="preserve"> </w:t>
      </w:r>
      <w:r w:rsidRPr="005C771E">
        <w:rPr>
          <w:rFonts w:ascii="Consolas" w:hAnsi="Consolas" w:cs="Consolas"/>
          <w:color w:val="005CC5"/>
          <w:sz w:val="18"/>
          <w:szCs w:val="18"/>
        </w:rPr>
        <w:t>=</w:t>
      </w:r>
      <w:r w:rsidRPr="005C771E">
        <w:rPr>
          <w:rFonts w:ascii="Consolas" w:hAnsi="Consolas" w:cs="Consolas"/>
          <w:color w:val="24292E"/>
          <w:sz w:val="18"/>
          <w:szCs w:val="18"/>
        </w:rPr>
        <w:t xml:space="preserve"> </w:t>
      </w:r>
      <w:proofErr w:type="spellStart"/>
      <w:proofErr w:type="gramStart"/>
      <w:r w:rsidRPr="005C771E">
        <w:rPr>
          <w:rFonts w:ascii="Consolas" w:hAnsi="Consolas" w:cs="Consolas"/>
          <w:color w:val="24292E"/>
          <w:sz w:val="18"/>
          <w:szCs w:val="18"/>
        </w:rPr>
        <w:t>self.ubl.</w:t>
      </w:r>
      <w:r w:rsidRPr="005C771E">
        <w:rPr>
          <w:rFonts w:ascii="Consolas" w:hAnsi="Consolas" w:cs="Consolas"/>
          <w:color w:val="6F42C1"/>
          <w:sz w:val="18"/>
          <w:szCs w:val="18"/>
        </w:rPr>
        <w:t>receive</w:t>
      </w:r>
      <w:proofErr w:type="gramEnd"/>
      <w:r w:rsidRPr="005C771E">
        <w:rPr>
          <w:rFonts w:ascii="Consolas" w:hAnsi="Consolas" w:cs="Consolas"/>
          <w:color w:val="6F42C1"/>
          <w:sz w:val="18"/>
          <w:szCs w:val="18"/>
        </w:rPr>
        <w:t>_message</w:t>
      </w:r>
      <w:proofErr w:type="spellEnd"/>
      <w:r w:rsidRPr="005C771E">
        <w:rPr>
          <w:rFonts w:ascii="Consolas" w:hAnsi="Consolas" w:cs="Consolas"/>
          <w:color w:val="24292E"/>
          <w:sz w:val="18"/>
          <w:szCs w:val="18"/>
        </w:rPr>
        <w:t>()</w:t>
      </w:r>
    </w:p>
    <w:p w14:paraId="1FF65807" w14:textId="7DD494D7" w:rsidR="007F2AB6" w:rsidRDefault="007F2AB6" w:rsidP="007F2AB6"/>
    <w:p w14:paraId="5F5EF8A2" w14:textId="5C8343D2" w:rsidR="007F2AB6" w:rsidRDefault="007F2AB6" w:rsidP="007F2AB6">
      <w:r>
        <w:t xml:space="preserve">La siguiente acción de la función es de todos los parámetros del método obtener la latitud y la longitud que se encuentran en la segunda y tercera posición del vector de datos recibido. </w:t>
      </w:r>
    </w:p>
    <w:p w14:paraId="46A00389" w14:textId="5168CAF5" w:rsidR="007F2AB6" w:rsidRDefault="007F2AB6" w:rsidP="007F2AB6">
      <w:r>
        <w:lastRenderedPageBreak/>
        <w:t xml:space="preserve">Una vez que tenemos la latitud y la longitud hay que </w:t>
      </w:r>
      <w:proofErr w:type="spellStart"/>
      <w:r>
        <w:t>parsearlas</w:t>
      </w:r>
      <w:proofErr w:type="spellEnd"/>
      <w:r>
        <w:t xml:space="preserve"> para eliminar los nombres asociados dado que el </w:t>
      </w:r>
      <w:proofErr w:type="spellStart"/>
      <w:r>
        <w:t>array</w:t>
      </w:r>
      <w:proofErr w:type="spellEnd"/>
      <w:r>
        <w:t xml:space="preserve"> contendrá algo parecido al vector siguiente: </w:t>
      </w:r>
    </w:p>
    <w:p w14:paraId="7A0B1CCD" w14:textId="03B47730" w:rsidR="007F2AB6" w:rsidRDefault="007F2AB6" w:rsidP="007F2AB6">
      <w:r>
        <w:t>[“</w:t>
      </w:r>
      <w:proofErr w:type="spellStart"/>
      <w:r w:rsidRPr="007F2AB6">
        <w:t>Longitude</w:t>
      </w:r>
      <w:proofErr w:type="spellEnd"/>
      <w:r w:rsidRPr="007F2AB6">
        <w:t>=-</w:t>
      </w:r>
      <w:r>
        <w:t>53.</w:t>
      </w:r>
      <w:r w:rsidRPr="007F2AB6">
        <w:t>80001</w:t>
      </w:r>
      <w:r>
        <w:t>8”,”</w:t>
      </w:r>
      <w:r w:rsidRPr="007F2AB6">
        <w:t xml:space="preserve"> </w:t>
      </w:r>
      <w:proofErr w:type="spellStart"/>
      <w:r w:rsidRPr="007F2AB6">
        <w:t>Latitude</w:t>
      </w:r>
      <w:proofErr w:type="spellEnd"/>
      <w:r w:rsidRPr="007F2AB6">
        <w:t>=4</w:t>
      </w:r>
      <w:r>
        <w:t>1.</w:t>
      </w:r>
      <w:r w:rsidRPr="007F2AB6">
        <w:t>4087435</w:t>
      </w:r>
      <w:r>
        <w:t>”]</w:t>
      </w:r>
    </w:p>
    <w:p w14:paraId="3D4D2CCD" w14:textId="60F17012" w:rsidR="007F2AB6" w:rsidRDefault="007F2AB6" w:rsidP="007F2AB6">
      <w:r>
        <w:t xml:space="preserve">Una vez eliminados los nombres de cada variable basta con convertirlos a formato decimal llamando al método </w:t>
      </w:r>
      <w:proofErr w:type="spellStart"/>
      <w:proofErr w:type="gramStart"/>
      <w:r>
        <w:t>float</w:t>
      </w:r>
      <w:proofErr w:type="spellEnd"/>
      <w:r>
        <w:t>(</w:t>
      </w:r>
      <w:proofErr w:type="gramEnd"/>
      <w:r>
        <w:t>) y devolver la tupla resultante.</w:t>
      </w:r>
    </w:p>
    <w:p w14:paraId="296553C2" w14:textId="2F4AFE90" w:rsidR="007F2AB6" w:rsidRDefault="007F2AB6" w:rsidP="007F2AB6"/>
    <w:p w14:paraId="6B149FEB" w14:textId="24456E62" w:rsidR="007F2AB6" w:rsidRDefault="007F2AB6" w:rsidP="007F2AB6">
      <w:r>
        <w:t>Aclaración: el módulo tarda entre uno y tres minutos en realizar la conexión con algún satélite y devolver datos válidos, hasta entonces la función retornará cero.</w:t>
      </w:r>
    </w:p>
    <w:p w14:paraId="3172EA25" w14:textId="175CCAC1" w:rsidR="007F2AB6" w:rsidRDefault="007F2AB6" w:rsidP="007F2AB6"/>
    <w:p w14:paraId="465D1B08" w14:textId="7CE2E110" w:rsidR="007F2AB6" w:rsidRDefault="007F2AB6" w:rsidP="007F2AB6"/>
    <w:p w14:paraId="68398670" w14:textId="77777777" w:rsidR="007F2AB6" w:rsidRPr="007F2AB6" w:rsidRDefault="007F2AB6" w:rsidP="007F2AB6"/>
    <w:p w14:paraId="76A5DED2" w14:textId="2DB6941F" w:rsidR="002B49F8" w:rsidRPr="002B49F8" w:rsidRDefault="002B49F8" w:rsidP="007A5A2F">
      <w:r>
        <w:t xml:space="preserve"> </w:t>
      </w:r>
    </w:p>
    <w:p w14:paraId="74F43A59" w14:textId="088EC5F8" w:rsidR="0043076D" w:rsidRDefault="00456515" w:rsidP="0043076D">
      <w:pPr>
        <w:pStyle w:val="Ttulo1"/>
      </w:pPr>
      <w:bookmarkStart w:id="93" w:name="_Toc37410419"/>
      <w:r>
        <w:t xml:space="preserve">3.6 </w:t>
      </w:r>
      <w:r w:rsidR="0043076D">
        <w:t>Controlador PWM</w:t>
      </w:r>
      <w:r w:rsidR="001F333C">
        <w:t>.</w:t>
      </w:r>
      <w:bookmarkEnd w:id="93"/>
    </w:p>
    <w:p w14:paraId="684D64FA" w14:textId="77777777" w:rsidR="001F333C" w:rsidRPr="001F333C" w:rsidRDefault="001F333C" w:rsidP="001F333C"/>
    <w:p w14:paraId="4258408E" w14:textId="2F1E81A4" w:rsidR="00D0516D" w:rsidRDefault="00277F64" w:rsidP="00013FB1">
      <w:pPr>
        <w:pStyle w:val="Ttulo2"/>
      </w:pPr>
      <w:bookmarkStart w:id="94" w:name="_Toc37410420"/>
      <w:r>
        <w:t xml:space="preserve">3.6.1 </w:t>
      </w:r>
      <w:r w:rsidR="00013FB1">
        <w:t>Vista teórica.</w:t>
      </w:r>
      <w:bookmarkEnd w:id="94"/>
    </w:p>
    <w:p w14:paraId="469B3BB0" w14:textId="183DF54A" w:rsidR="0027471E" w:rsidRDefault="0027471E" w:rsidP="0027471E"/>
    <w:p w14:paraId="0C994615" w14:textId="2DEFDA9E" w:rsidR="008F1F73" w:rsidRDefault="001B028D" w:rsidP="0027471E">
      <w:r>
        <w:t>Un</w:t>
      </w:r>
      <w:r w:rsidR="00141366">
        <w:t xml:space="preserve"> controlador </w:t>
      </w:r>
      <w:proofErr w:type="spellStart"/>
      <w:r w:rsidR="00141366">
        <w:t>pwm</w:t>
      </w:r>
      <w:proofErr w:type="spellEnd"/>
      <w:r w:rsidR="00141366">
        <w:rPr>
          <w:rStyle w:val="Refdenotaalpie"/>
        </w:rPr>
        <w:footnoteReference w:id="7"/>
      </w:r>
      <w:r w:rsidR="00141366">
        <w:t xml:space="preserve"> permite controlar la velocidad a la que girará</w:t>
      </w:r>
      <w:r>
        <w:t xml:space="preserve"> un motor, p</w:t>
      </w:r>
      <w:r w:rsidR="008F1F73">
        <w:t xml:space="preserve">ara realizar esta tarea genera una señal cuadrada que es interpretada por los variadores y depende de su amplitud hará girar a los motores a una velocidad </w:t>
      </w:r>
      <w:r>
        <w:t>u otra</w:t>
      </w:r>
      <w:r w:rsidR="008F1F73">
        <w:t>.</w:t>
      </w:r>
    </w:p>
    <w:p w14:paraId="1BF7D866" w14:textId="00B88F98" w:rsidR="00141366" w:rsidRDefault="00141366" w:rsidP="0027471E">
      <w:r>
        <w:t xml:space="preserve">El primer punto </w:t>
      </w:r>
      <w:proofErr w:type="gramStart"/>
      <w:r>
        <w:t>a</w:t>
      </w:r>
      <w:proofErr w:type="gramEnd"/>
      <w:r>
        <w:t xml:space="preserve"> tener en cuenta es que por convenio todos los motores y servos funcionan a </w:t>
      </w:r>
      <w:r w:rsidR="008F1F73">
        <w:t xml:space="preserve">una frecuencia de </w:t>
      </w:r>
      <w:r>
        <w:t>50hz</w:t>
      </w:r>
      <w:r w:rsidR="008F1F73">
        <w:t>. Esto implica que nuestro periodo será de 0.02s o bien 20 ms</w:t>
      </w:r>
      <w:r w:rsidR="001B028D">
        <w:t xml:space="preserve"> como se </w:t>
      </w:r>
      <w:r w:rsidR="0094761C">
        <w:t>explica</w:t>
      </w:r>
      <w:r w:rsidR="001B028D">
        <w:t xml:space="preserve"> a continuación</w:t>
      </w:r>
      <w:r w:rsidR="008E76EC">
        <w:t>.</w:t>
      </w:r>
    </w:p>
    <w:p w14:paraId="3C1E66E1" w14:textId="755D9FA6" w:rsidR="001B028D" w:rsidRDefault="001B028D" w:rsidP="0027471E"/>
    <w:p w14:paraId="23C2A24F" w14:textId="434A7ED9" w:rsidR="001B028D" w:rsidRDefault="001B028D" w:rsidP="0027471E">
      <m:oMathPara>
        <m:oMath>
          <m:r>
            <w:rPr>
              <w:rFonts w:ascii="Cambria Math" w:hAnsi="Cambria Math"/>
            </w:rPr>
            <m:t>T=</m:t>
          </m:r>
          <m:f>
            <m:fPr>
              <m:ctrlPr>
                <w:ins w:id="95" w:author="Juan Carlos de Alfonso Juliá" w:date="2020-04-08T21:43:00Z">
                  <w:rPr>
                    <w:rFonts w:ascii="Cambria Math" w:hAnsi="Cambria Math"/>
                    <w:i/>
                  </w:rPr>
                </w:ins>
              </m:ctrlPr>
            </m:fPr>
            <m:num>
              <m:r>
                <w:rPr>
                  <w:rFonts w:ascii="Cambria Math" w:hAnsi="Cambria Math"/>
                </w:rPr>
                <m:t>1</m:t>
              </m:r>
            </m:num>
            <m:den>
              <m:r>
                <w:rPr>
                  <w:rFonts w:ascii="Cambria Math" w:hAnsi="Cambria Math"/>
                </w:rPr>
                <m:t>f</m:t>
              </m:r>
            </m:den>
          </m:f>
          <m:r>
            <w:rPr>
              <w:rFonts w:ascii="Cambria Math" w:hAnsi="Cambria Math"/>
            </w:rPr>
            <m:t>=</m:t>
          </m:r>
          <m:f>
            <m:fPr>
              <m:ctrlPr>
                <w:ins w:id="96" w:author="Juan Carlos de Alfonso Juliá" w:date="2020-04-08T21:43:00Z">
                  <w:rPr>
                    <w:rFonts w:ascii="Cambria Math" w:hAnsi="Cambria Math"/>
                    <w:i/>
                  </w:rPr>
                </w:ins>
              </m:ctrlPr>
            </m:fPr>
            <m:num>
              <m:r>
                <w:rPr>
                  <w:rFonts w:ascii="Cambria Math" w:hAnsi="Cambria Math"/>
                </w:rPr>
                <m:t>1</m:t>
              </m:r>
            </m:num>
            <m:den>
              <m:r>
                <w:rPr>
                  <w:rFonts w:ascii="Cambria Math" w:hAnsi="Cambria Math"/>
                </w:rPr>
                <m:t>50</m:t>
              </m:r>
              <m:r>
                <w:rPr>
                  <w:rFonts w:ascii="Cambria Math" w:hAnsi="Cambria Math"/>
                </w:rPr>
                <m:t>hz</m:t>
              </m:r>
            </m:den>
          </m:f>
          <m:r>
            <w:rPr>
              <w:rFonts w:ascii="Cambria Math" w:hAnsi="Cambria Math"/>
            </w:rPr>
            <m:t>=0.02s=20ms</m:t>
          </m:r>
        </m:oMath>
      </m:oMathPara>
    </w:p>
    <w:p w14:paraId="70872232" w14:textId="0B37CE7B" w:rsidR="008F1F73" w:rsidRDefault="008F1F73" w:rsidP="0027471E"/>
    <w:p w14:paraId="76F8F0F7" w14:textId="7447F781" w:rsidR="008F1F73" w:rsidRDefault="008F1F73" w:rsidP="0027471E">
      <w:r>
        <w:t xml:space="preserve">Como </w:t>
      </w:r>
      <w:r w:rsidR="0094761C">
        <w:t xml:space="preserve">se ha </w:t>
      </w:r>
      <w:r w:rsidR="00140B52">
        <w:t>mencionado</w:t>
      </w:r>
      <w:r w:rsidR="0094761C">
        <w:t xml:space="preserve"> antes,</w:t>
      </w:r>
      <w:r>
        <w:t xml:space="preserve"> para poder controlar estos motores debemos variar el ancho de banda de nuestra señal sabiendo que:</w:t>
      </w:r>
    </w:p>
    <w:p w14:paraId="1C48452D" w14:textId="7154CFF6" w:rsidR="008F1F73" w:rsidRDefault="008F1F73" w:rsidP="008F1F73">
      <w:pPr>
        <w:pStyle w:val="Prrafodelista"/>
        <w:numPr>
          <w:ilvl w:val="0"/>
          <w:numId w:val="2"/>
        </w:numPr>
      </w:pPr>
      <w:r>
        <w:t>La velocidad más baja (motor parado) será cuando el ancho de banda del pulso sea de 1ms</w:t>
      </w:r>
      <w:r w:rsidR="0086113D">
        <w:t xml:space="preserve"> (</w:t>
      </w:r>
      <w:proofErr w:type="spellStart"/>
      <w:r w:rsidR="0086113D">
        <w:t>Fig</w:t>
      </w:r>
      <w:proofErr w:type="spellEnd"/>
      <w:r w:rsidR="0086113D">
        <w:t xml:space="preserve"> </w:t>
      </w:r>
      <w:proofErr w:type="spellStart"/>
      <w:r w:rsidR="0086113D">
        <w:t>x.x</w:t>
      </w:r>
      <w:proofErr w:type="spellEnd"/>
      <w:r w:rsidR="0086113D">
        <w:t>)</w:t>
      </w:r>
      <w:r>
        <w:t>.</w:t>
      </w:r>
    </w:p>
    <w:p w14:paraId="218B1B8F" w14:textId="4F11C848" w:rsidR="008E76EC" w:rsidRDefault="00B12C0B" w:rsidP="008E76EC">
      <w:pPr>
        <w:pStyle w:val="Prrafodelista"/>
      </w:pPr>
      <w:r>
        <w:rPr>
          <w:noProof/>
        </w:rPr>
        <mc:AlternateContent>
          <mc:Choice Requires="wps">
            <w:drawing>
              <wp:anchor distT="0" distB="0" distL="114300" distR="114300" simplePos="0" relativeHeight="251707392" behindDoc="0" locked="0" layoutInCell="1" allowOverlap="1" wp14:anchorId="7F7EAFA9" wp14:editId="75193CAA">
                <wp:simplePos x="0" y="0"/>
                <wp:positionH relativeFrom="column">
                  <wp:posOffset>1739265</wp:posOffset>
                </wp:positionH>
                <wp:positionV relativeFrom="paragraph">
                  <wp:posOffset>85148</wp:posOffset>
                </wp:positionV>
                <wp:extent cx="554182" cy="290830"/>
                <wp:effectExtent l="0" t="0" r="17780" b="13970"/>
                <wp:wrapNone/>
                <wp:docPr id="38" name="Cuadro de texto 38"/>
                <wp:cNvGraphicFramePr/>
                <a:graphic xmlns:a="http://schemas.openxmlformats.org/drawingml/2006/main">
                  <a:graphicData uri="http://schemas.microsoft.com/office/word/2010/wordprocessingShape">
                    <wps:wsp>
                      <wps:cNvSpPr txBox="1"/>
                      <wps:spPr>
                        <a:xfrm>
                          <a:off x="0" y="0"/>
                          <a:ext cx="554182" cy="290830"/>
                        </a:xfrm>
                        <a:prstGeom prst="rect">
                          <a:avLst/>
                        </a:prstGeom>
                        <a:solidFill>
                          <a:schemeClr val="lt1"/>
                        </a:solidFill>
                        <a:ln w="6350">
                          <a:solidFill>
                            <a:prstClr val="black"/>
                          </a:solidFill>
                        </a:ln>
                      </wps:spPr>
                      <wps:txbx>
                        <w:txbxContent>
                          <w:p w14:paraId="171B8BFF" w14:textId="5C2DFFB0" w:rsidR="002B49F8" w:rsidRDefault="002B49F8" w:rsidP="00B12C0B">
                            <w:r>
                              <w:t>20ms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EAFA9" id="Cuadro de texto 38" o:spid="_x0000_s1045" type="#_x0000_t202" style="position:absolute;left:0;text-align:left;margin-left:136.95pt;margin-top:6.7pt;width:43.65pt;height:22.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" fillcolor="white [3201]" strokeweight=".5pt">
                <v:textbox>
                  <w:txbxContent>
                    <w:p w14:paraId="171B8BFF" w14:textId="5C2DFFB0" w:rsidR="002B49F8" w:rsidRDefault="002B49F8" w:rsidP="00B12C0B">
                      <w:r>
                        <w:t>20ms</w:t>
                      </w:r>
                    </w:p>
                  </w:txbxContent>
                </v:textbox>
              </v:shape>
            </w:pict>
          </mc:Fallback>
        </mc:AlternateContent>
      </w:r>
      <w:r w:rsidR="004A5D09">
        <w:rPr>
          <w:noProof/>
        </w:rPr>
        <mc:AlternateContent>
          <mc:Choice Requires="wps">
            <w:drawing>
              <wp:anchor distT="0" distB="0" distL="114300" distR="114300" simplePos="0" relativeHeight="251705344" behindDoc="0" locked="0" layoutInCell="1" allowOverlap="1" wp14:anchorId="647C4758" wp14:editId="27805722">
                <wp:simplePos x="0" y="0"/>
                <wp:positionH relativeFrom="column">
                  <wp:posOffset>194483</wp:posOffset>
                </wp:positionH>
                <wp:positionV relativeFrom="paragraph">
                  <wp:posOffset>85494</wp:posOffset>
                </wp:positionV>
                <wp:extent cx="471055" cy="290830"/>
                <wp:effectExtent l="0" t="0" r="12065" b="13970"/>
                <wp:wrapNone/>
                <wp:docPr id="37" name="Cuadro de texto 37"/>
                <wp:cNvGraphicFramePr/>
                <a:graphic xmlns:a="http://schemas.openxmlformats.org/drawingml/2006/main">
                  <a:graphicData uri="http://schemas.microsoft.com/office/word/2010/wordprocessingShape">
                    <wps:wsp>
                      <wps:cNvSpPr txBox="1"/>
                      <wps:spPr>
                        <a:xfrm>
                          <a:off x="0" y="0"/>
                          <a:ext cx="471055" cy="290830"/>
                        </a:xfrm>
                        <a:prstGeom prst="rect">
                          <a:avLst/>
                        </a:prstGeom>
                        <a:solidFill>
                          <a:schemeClr val="lt1"/>
                        </a:solidFill>
                        <a:ln w="6350">
                          <a:solidFill>
                            <a:prstClr val="black"/>
                          </a:solidFill>
                        </a:ln>
                      </wps:spPr>
                      <wps:txbx>
                        <w:txbxContent>
                          <w:p w14:paraId="0C8294A1" w14:textId="60E39ECD" w:rsidR="002B49F8" w:rsidRDefault="002B49F8">
                            <w:r>
                              <w:t>1ms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C4758" id="Cuadro de texto 37" o:spid="_x0000_s1046" type="#_x0000_t202" style="position:absolute;left:0;text-align:left;margin-left:15.3pt;margin-top:6.75pt;width:37.1pt;height:22.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" fillcolor="white [3201]" strokeweight=".5pt">
                <v:textbox>
                  <w:txbxContent>
                    <w:p w14:paraId="0C8294A1" w14:textId="60E39ECD" w:rsidR="002B49F8" w:rsidRDefault="002B49F8">
                      <w:r>
                        <w:t>1ms</w:t>
                      </w:r>
                    </w:p>
                  </w:txbxContent>
                </v:textbox>
              </v:shape>
            </w:pict>
          </mc:Fallback>
        </mc:AlternateContent>
      </w:r>
    </w:p>
    <w:p w14:paraId="383828AF" w14:textId="66147F38" w:rsidR="008E76EC" w:rsidRDefault="008E76EC" w:rsidP="008E76EC">
      <w:pPr>
        <w:pStyle w:val="Prrafodelista"/>
      </w:pPr>
    </w:p>
    <w:p w14:paraId="373E7D7D" w14:textId="73730467" w:rsidR="008E76EC" w:rsidRDefault="00B12C0B" w:rsidP="008E76EC">
      <w:pPr>
        <w:pStyle w:val="Prrafodelista"/>
      </w:pPr>
      <w:r>
        <w:rPr>
          <w:noProof/>
        </w:rPr>
        <mc:AlternateContent>
          <mc:Choice Requires="wps">
            <w:drawing>
              <wp:anchor distT="0" distB="0" distL="114300" distR="114300" simplePos="0" relativeHeight="251701248" behindDoc="0" locked="0" layoutInCell="1" allowOverlap="1" wp14:anchorId="4146CCFF" wp14:editId="7C64B0A7">
                <wp:simplePos x="0" y="0"/>
                <wp:positionH relativeFrom="column">
                  <wp:posOffset>259715</wp:posOffset>
                </wp:positionH>
                <wp:positionV relativeFrom="paragraph">
                  <wp:posOffset>86937</wp:posOffset>
                </wp:positionV>
                <wp:extent cx="327660" cy="0"/>
                <wp:effectExtent l="25400" t="63500" r="0" b="76200"/>
                <wp:wrapNone/>
                <wp:docPr id="33" name="Conector angular 33"/>
                <wp:cNvGraphicFramePr/>
                <a:graphic xmlns:a="http://schemas.openxmlformats.org/drawingml/2006/main">
                  <a:graphicData uri="http://schemas.microsoft.com/office/word/2010/wordprocessingShape">
                    <wps:wsp>
                      <wps:cNvCnPr/>
                      <wps:spPr>
                        <a:xfrm>
                          <a:off x="0" y="0"/>
                          <a:ext cx="327660"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1563B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3" o:spid="_x0000_s1026" type="#_x0000_t34" style="position:absolute;margin-left:20.45pt;margin-top:6.85pt;width:25.8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" strokecolor="#4472c4 [3204]" strokeweight=".5pt">
                <v:stroke startarrow="block" endarrow="block"/>
              </v:shape>
            </w:pict>
          </mc:Fallback>
        </mc:AlternateContent>
      </w:r>
      <w:r w:rsidR="004A5D09">
        <w:rPr>
          <w:noProof/>
        </w:rPr>
        <mc:AlternateContent>
          <mc:Choice Requires="wps">
            <w:drawing>
              <wp:anchor distT="0" distB="0" distL="114300" distR="114300" simplePos="0" relativeHeight="251703296" behindDoc="0" locked="0" layoutInCell="1" allowOverlap="1" wp14:anchorId="67540853" wp14:editId="793321EB">
                <wp:simplePos x="0" y="0"/>
                <wp:positionH relativeFrom="column">
                  <wp:posOffset>1473200</wp:posOffset>
                </wp:positionH>
                <wp:positionV relativeFrom="paragraph">
                  <wp:posOffset>87977</wp:posOffset>
                </wp:positionV>
                <wp:extent cx="1006763" cy="0"/>
                <wp:effectExtent l="25400" t="63500" r="0" b="76200"/>
                <wp:wrapNone/>
                <wp:docPr id="35" name="Conector recto de flecha 35"/>
                <wp:cNvGraphicFramePr/>
                <a:graphic xmlns:a="http://schemas.openxmlformats.org/drawingml/2006/main">
                  <a:graphicData uri="http://schemas.microsoft.com/office/word/2010/wordprocessingShape">
                    <wps:wsp>
                      <wps:cNvCnPr/>
                      <wps:spPr>
                        <a:xfrm>
                          <a:off x="0" y="0"/>
                          <a:ext cx="1006763"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7F9CF8" id="Conector recto de flecha 35" o:spid="_x0000_s1026" type="#_x0000_t32" style="position:absolute;margin-left:116pt;margin-top:6.95pt;width:79.2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" strokecolor="#4472c4 [3204]" strokeweight=".5pt">
                <v:stroke startarrow="block" endarrow="block" joinstyle="miter"/>
              </v:shape>
            </w:pict>
          </mc:Fallback>
        </mc:AlternateContent>
      </w:r>
      <w:r w:rsidR="004A5D09" w:rsidRPr="004A5D09">
        <w:rPr>
          <w:noProof/>
        </w:rPr>
        <w:drawing>
          <wp:anchor distT="0" distB="0" distL="114300" distR="114300" simplePos="0" relativeHeight="251695104" behindDoc="0" locked="0" layoutInCell="1" allowOverlap="1" wp14:anchorId="43718F7E" wp14:editId="057768CB">
            <wp:simplePos x="0" y="0"/>
            <wp:positionH relativeFrom="column">
              <wp:posOffset>141085</wp:posOffset>
            </wp:positionH>
            <wp:positionV relativeFrom="paragraph">
              <wp:posOffset>1966</wp:posOffset>
            </wp:positionV>
            <wp:extent cx="3561347" cy="840742"/>
            <wp:effectExtent l="0" t="0" r="0" b="0"/>
            <wp:wrapSquare wrapText="bothSides"/>
            <wp:docPr id="29" name="Imagen 29"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61347" cy="840742"/>
                    </a:xfrm>
                    <a:prstGeom prst="rect">
                      <a:avLst/>
                    </a:prstGeom>
                  </pic:spPr>
                </pic:pic>
              </a:graphicData>
            </a:graphic>
            <wp14:sizeRelH relativeFrom="page">
              <wp14:pctWidth>0</wp14:pctWidth>
            </wp14:sizeRelH>
            <wp14:sizeRelV relativeFrom="page">
              <wp14:pctHeight>0</wp14:pctHeight>
            </wp14:sizeRelV>
          </wp:anchor>
        </w:drawing>
      </w:r>
    </w:p>
    <w:p w14:paraId="6C87DD97" w14:textId="310C38ED" w:rsidR="008E76EC" w:rsidRDefault="008E76EC" w:rsidP="008E76EC">
      <w:pPr>
        <w:pStyle w:val="Prrafodelista"/>
      </w:pPr>
    </w:p>
    <w:p w14:paraId="1AA253A0" w14:textId="349F6DD6" w:rsidR="008E76EC" w:rsidRDefault="008E76EC" w:rsidP="008E76EC"/>
    <w:p w14:paraId="38E5C82A" w14:textId="27F9B288" w:rsidR="004A5D09" w:rsidRDefault="004A5D09" w:rsidP="004A5D09"/>
    <w:p w14:paraId="166E615E" w14:textId="3142DD01" w:rsidR="004A5D09" w:rsidRDefault="00B91A8E" w:rsidP="004A5D09">
      <w:r>
        <w:rPr>
          <w:noProof/>
        </w:rPr>
        <mc:AlternateContent>
          <mc:Choice Requires="wps">
            <w:drawing>
              <wp:anchor distT="0" distB="0" distL="114300" distR="114300" simplePos="0" relativeHeight="251697152" behindDoc="0" locked="0" layoutInCell="1" allowOverlap="1" wp14:anchorId="29BF1C46" wp14:editId="5D15D7B4">
                <wp:simplePos x="0" y="0"/>
                <wp:positionH relativeFrom="column">
                  <wp:posOffset>233244</wp:posOffset>
                </wp:positionH>
                <wp:positionV relativeFrom="paragraph">
                  <wp:posOffset>155575</wp:posOffset>
                </wp:positionV>
                <wp:extent cx="3561080" cy="635"/>
                <wp:effectExtent l="0" t="0" r="0" b="12065"/>
                <wp:wrapSquare wrapText="bothSides"/>
                <wp:docPr id="31" name="Cuadro de texto 31"/>
                <wp:cNvGraphicFramePr/>
                <a:graphic xmlns:a="http://schemas.openxmlformats.org/drawingml/2006/main">
                  <a:graphicData uri="http://schemas.microsoft.com/office/word/2010/wordprocessingShape">
                    <wps:wsp>
                      <wps:cNvSpPr txBox="1"/>
                      <wps:spPr>
                        <a:xfrm>
                          <a:off x="0" y="0"/>
                          <a:ext cx="3561080" cy="635"/>
                        </a:xfrm>
                        <a:prstGeom prst="rect">
                          <a:avLst/>
                        </a:prstGeom>
                        <a:solidFill>
                          <a:prstClr val="white"/>
                        </a:solidFill>
                        <a:ln>
                          <a:noFill/>
                        </a:ln>
                      </wps:spPr>
                      <wps:txbx>
                        <w:txbxContent>
                          <w:p w14:paraId="75455044" w14:textId="70BA8198" w:rsidR="002B49F8" w:rsidRDefault="002B49F8"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1ms (min RPM).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F1C46" id="Cuadro de texto 31" o:spid="_x0000_s1047" type="#_x0000_t202" style="position:absolute;margin-left:18.35pt;margin-top:12.25pt;width:280.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" stroked="f">
                <v:textbox style="mso-fit-shape-to-text:t" inset="0,0,0,0">
                  <w:txbxContent>
                    <w:p w14:paraId="75455044" w14:textId="70BA8198" w:rsidR="002B49F8" w:rsidRDefault="002B49F8"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1ms (min RPM).</w:t>
                      </w:r>
                    </w:p>
                  </w:txbxContent>
                </v:textbox>
                <w10:wrap type="square"/>
              </v:shape>
            </w:pict>
          </mc:Fallback>
        </mc:AlternateContent>
      </w:r>
    </w:p>
    <w:p w14:paraId="6741F6B1" w14:textId="65FD1E4F" w:rsidR="004A5D09" w:rsidRDefault="004A5D09" w:rsidP="004A5D09"/>
    <w:p w14:paraId="5A27DCE2" w14:textId="3BF78B93" w:rsidR="004A5D09" w:rsidRDefault="004A5D09" w:rsidP="004A5D09"/>
    <w:p w14:paraId="6832C619" w14:textId="3E4CF7DC" w:rsidR="008F1F73" w:rsidRDefault="008F1F73" w:rsidP="008F1F73">
      <w:pPr>
        <w:pStyle w:val="Prrafodelista"/>
        <w:numPr>
          <w:ilvl w:val="0"/>
          <w:numId w:val="2"/>
        </w:numPr>
      </w:pPr>
      <w:r>
        <w:t>La velocidad más alta ocurrirá cuando el ancho de banda sea de 2ms</w:t>
      </w:r>
      <w:r w:rsidR="0086113D">
        <w:t xml:space="preserve"> (</w:t>
      </w:r>
      <w:proofErr w:type="spellStart"/>
      <w:r w:rsidR="0086113D">
        <w:t>fig</w:t>
      </w:r>
      <w:proofErr w:type="spellEnd"/>
      <w:r w:rsidR="0086113D">
        <w:t xml:space="preserve"> </w:t>
      </w:r>
      <w:proofErr w:type="spellStart"/>
      <w:r w:rsidR="0086113D">
        <w:t>x.x</w:t>
      </w:r>
      <w:proofErr w:type="spellEnd"/>
      <w:r w:rsidR="0086113D">
        <w:t>)</w:t>
      </w:r>
      <w:r>
        <w:t>.</w:t>
      </w:r>
    </w:p>
    <w:p w14:paraId="339C34D8" w14:textId="6DCB926A" w:rsidR="004A5D09" w:rsidRDefault="00B12C0B" w:rsidP="004A5D09">
      <w:pPr>
        <w:pStyle w:val="Prrafodelista"/>
      </w:pPr>
      <w:r>
        <w:rPr>
          <w:noProof/>
        </w:rPr>
        <mc:AlternateContent>
          <mc:Choice Requires="wps">
            <w:drawing>
              <wp:anchor distT="0" distB="0" distL="114300" distR="114300" simplePos="0" relativeHeight="251709440" behindDoc="0" locked="0" layoutInCell="1" allowOverlap="1" wp14:anchorId="552CEF5D" wp14:editId="38327080">
                <wp:simplePos x="0" y="0"/>
                <wp:positionH relativeFrom="column">
                  <wp:posOffset>200083</wp:posOffset>
                </wp:positionH>
                <wp:positionV relativeFrom="paragraph">
                  <wp:posOffset>185420</wp:posOffset>
                </wp:positionV>
                <wp:extent cx="470535" cy="290830"/>
                <wp:effectExtent l="0" t="0" r="12065" b="13970"/>
                <wp:wrapNone/>
                <wp:docPr id="39" name="Cuadro de texto 39"/>
                <wp:cNvGraphicFramePr/>
                <a:graphic xmlns:a="http://schemas.openxmlformats.org/drawingml/2006/main">
                  <a:graphicData uri="http://schemas.microsoft.com/office/word/2010/wordprocessingShape">
                    <wps:wsp>
                      <wps:cNvSpPr txBox="1"/>
                      <wps:spPr>
                        <a:xfrm>
                          <a:off x="0" y="0"/>
                          <a:ext cx="470535" cy="290830"/>
                        </a:xfrm>
                        <a:prstGeom prst="rect">
                          <a:avLst/>
                        </a:prstGeom>
                        <a:solidFill>
                          <a:schemeClr val="lt1"/>
                        </a:solidFill>
                        <a:ln w="6350">
                          <a:solidFill>
                            <a:prstClr val="black"/>
                          </a:solidFill>
                        </a:ln>
                      </wps:spPr>
                      <wps:txbx>
                        <w:txbxContent>
                          <w:p w14:paraId="28B96ACB" w14:textId="747003A5" w:rsidR="002B49F8" w:rsidRDefault="002B49F8" w:rsidP="00B12C0B">
                            <w:r>
                              <w:t>2ms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CEF5D" id="Cuadro de texto 39" o:spid="_x0000_s1048" type="#_x0000_t202" style="position:absolute;left:0;text-align:left;margin-left:15.75pt;margin-top:14.6pt;width:37.05pt;height:22.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" fillcolor="white [3201]" strokeweight=".5pt">
                <v:textbox>
                  <w:txbxContent>
                    <w:p w14:paraId="28B96ACB" w14:textId="747003A5" w:rsidR="002B49F8" w:rsidRDefault="002B49F8" w:rsidP="00B12C0B">
                      <w:r>
                        <w:t>2ms</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28D680F9" wp14:editId="35BCE392">
                <wp:simplePos x="0" y="0"/>
                <wp:positionH relativeFrom="column">
                  <wp:posOffset>1842654</wp:posOffset>
                </wp:positionH>
                <wp:positionV relativeFrom="paragraph">
                  <wp:posOffset>185420</wp:posOffset>
                </wp:positionV>
                <wp:extent cx="554182" cy="290830"/>
                <wp:effectExtent l="0" t="0" r="17780" b="13970"/>
                <wp:wrapNone/>
                <wp:docPr id="40" name="Cuadro de texto 40"/>
                <wp:cNvGraphicFramePr/>
                <a:graphic xmlns:a="http://schemas.openxmlformats.org/drawingml/2006/main">
                  <a:graphicData uri="http://schemas.microsoft.com/office/word/2010/wordprocessingShape">
                    <wps:wsp>
                      <wps:cNvSpPr txBox="1"/>
                      <wps:spPr>
                        <a:xfrm>
                          <a:off x="0" y="0"/>
                          <a:ext cx="554182" cy="290830"/>
                        </a:xfrm>
                        <a:prstGeom prst="rect">
                          <a:avLst/>
                        </a:prstGeom>
                        <a:solidFill>
                          <a:schemeClr val="lt1"/>
                        </a:solidFill>
                        <a:ln w="6350">
                          <a:solidFill>
                            <a:prstClr val="black"/>
                          </a:solidFill>
                        </a:ln>
                      </wps:spPr>
                      <wps:txbx>
                        <w:txbxContent>
                          <w:p w14:paraId="06A86F57" w14:textId="77777777" w:rsidR="002B49F8" w:rsidRDefault="002B49F8" w:rsidP="00B12C0B">
                            <w:r>
                              <w:t>20ms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680F9" id="Cuadro de texto 40" o:spid="_x0000_s1049" type="#_x0000_t202" style="position:absolute;left:0;text-align:left;margin-left:145.1pt;margin-top:14.6pt;width:43.65pt;height:22.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" fillcolor="white [3201]" strokeweight=".5pt">
                <v:textbox>
                  <w:txbxContent>
                    <w:p w14:paraId="06A86F57" w14:textId="77777777" w:rsidR="002B49F8" w:rsidRDefault="002B49F8" w:rsidP="00B12C0B">
                      <w:r>
                        <w:t>20ms</w:t>
                      </w:r>
                    </w:p>
                  </w:txbxContent>
                </v:textbox>
              </v:shape>
            </w:pict>
          </mc:Fallback>
        </mc:AlternateContent>
      </w:r>
    </w:p>
    <w:p w14:paraId="4A380C6B" w14:textId="64AC1A7D" w:rsidR="008E76EC" w:rsidRDefault="008E76EC" w:rsidP="008E76EC"/>
    <w:p w14:paraId="5AC48A21" w14:textId="35031AA4" w:rsidR="008E76EC" w:rsidRDefault="00B12C0B" w:rsidP="008E76EC">
      <w:r>
        <w:rPr>
          <w:noProof/>
        </w:rPr>
        <w:lastRenderedPageBreak/>
        <mc:AlternateContent>
          <mc:Choice Requires="wps">
            <w:drawing>
              <wp:anchor distT="0" distB="0" distL="114300" distR="114300" simplePos="0" relativeHeight="251702272" behindDoc="0" locked="0" layoutInCell="1" allowOverlap="1" wp14:anchorId="4D285F78" wp14:editId="35F2F3D8">
                <wp:simplePos x="0" y="0"/>
                <wp:positionH relativeFrom="column">
                  <wp:posOffset>189865</wp:posOffset>
                </wp:positionH>
                <wp:positionV relativeFrom="paragraph">
                  <wp:posOffset>161232</wp:posOffset>
                </wp:positionV>
                <wp:extent cx="488315" cy="0"/>
                <wp:effectExtent l="25400" t="63500" r="0" b="76200"/>
                <wp:wrapNone/>
                <wp:docPr id="34" name="Conector angular 34"/>
                <wp:cNvGraphicFramePr/>
                <a:graphic xmlns:a="http://schemas.openxmlformats.org/drawingml/2006/main">
                  <a:graphicData uri="http://schemas.microsoft.com/office/word/2010/wordprocessingShape">
                    <wps:wsp>
                      <wps:cNvCnPr/>
                      <wps:spPr>
                        <a:xfrm>
                          <a:off x="0" y="0"/>
                          <a:ext cx="488315"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7CACE4" id="Conector angular 34" o:spid="_x0000_s1026" type="#_x0000_t34" style="position:absolute;margin-left:14.95pt;margin-top:12.7pt;width:38.4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" strokecolor="#4472c4 [3204]" strokeweight=".5pt">
                <v:stroke startarrow="block" endarrow="block"/>
              </v:shape>
            </w:pict>
          </mc:Fallback>
        </mc:AlternateContent>
      </w:r>
      <w:r w:rsidR="004A5D09">
        <w:rPr>
          <w:noProof/>
        </w:rPr>
        <mc:AlternateContent>
          <mc:Choice Requires="wps">
            <w:drawing>
              <wp:anchor distT="0" distB="0" distL="114300" distR="114300" simplePos="0" relativeHeight="251704320" behindDoc="0" locked="0" layoutInCell="1" allowOverlap="1" wp14:anchorId="414C4CBA" wp14:editId="4AB39FAB">
                <wp:simplePos x="0" y="0"/>
                <wp:positionH relativeFrom="column">
                  <wp:posOffset>1604645</wp:posOffset>
                </wp:positionH>
                <wp:positionV relativeFrom="paragraph">
                  <wp:posOffset>179821</wp:posOffset>
                </wp:positionV>
                <wp:extent cx="979055" cy="0"/>
                <wp:effectExtent l="25400" t="63500" r="0" b="76200"/>
                <wp:wrapNone/>
                <wp:docPr id="36" name="Conector recto de flecha 36"/>
                <wp:cNvGraphicFramePr/>
                <a:graphic xmlns:a="http://schemas.openxmlformats.org/drawingml/2006/main">
                  <a:graphicData uri="http://schemas.microsoft.com/office/word/2010/wordprocessingShape">
                    <wps:wsp>
                      <wps:cNvCnPr/>
                      <wps:spPr>
                        <a:xfrm>
                          <a:off x="0" y="0"/>
                          <a:ext cx="97905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35FD2B" id="Conector recto de flecha 36" o:spid="_x0000_s1026" type="#_x0000_t32" style="position:absolute;margin-left:126.35pt;margin-top:14.15pt;width:77.1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" strokecolor="#4472c4 [3204]" strokeweight=".5pt">
                <v:stroke startarrow="block" endarrow="block" joinstyle="miter"/>
              </v:shape>
            </w:pict>
          </mc:Fallback>
        </mc:AlternateContent>
      </w:r>
      <w:r w:rsidR="004A5D09" w:rsidRPr="004A5D09">
        <w:rPr>
          <w:noProof/>
        </w:rPr>
        <w:drawing>
          <wp:anchor distT="0" distB="0" distL="114300" distR="114300" simplePos="0" relativeHeight="251698176" behindDoc="0" locked="0" layoutInCell="1" allowOverlap="1" wp14:anchorId="71B07872" wp14:editId="084C1A7E">
            <wp:simplePos x="0" y="0"/>
            <wp:positionH relativeFrom="column">
              <wp:posOffset>0</wp:posOffset>
            </wp:positionH>
            <wp:positionV relativeFrom="paragraph">
              <wp:posOffset>1905</wp:posOffset>
            </wp:positionV>
            <wp:extent cx="3528000" cy="842400"/>
            <wp:effectExtent l="0" t="0" r="3175" b="0"/>
            <wp:wrapSquare wrapText="bothSides"/>
            <wp:docPr id="30" name="Imagen 30" descr="Imagen que contiene objet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28000" cy="842400"/>
                    </a:xfrm>
                    <a:prstGeom prst="rect">
                      <a:avLst/>
                    </a:prstGeom>
                  </pic:spPr>
                </pic:pic>
              </a:graphicData>
            </a:graphic>
            <wp14:sizeRelH relativeFrom="page">
              <wp14:pctWidth>0</wp14:pctWidth>
            </wp14:sizeRelH>
            <wp14:sizeRelV relativeFrom="page">
              <wp14:pctHeight>0</wp14:pctHeight>
            </wp14:sizeRelV>
          </wp:anchor>
        </w:drawing>
      </w:r>
    </w:p>
    <w:p w14:paraId="5E8B4CEB" w14:textId="7A3388B8" w:rsidR="008E76EC" w:rsidRDefault="008E76EC" w:rsidP="008E76EC"/>
    <w:p w14:paraId="2556D0FA" w14:textId="2E5AE0FA" w:rsidR="008E76EC" w:rsidRDefault="008E76EC" w:rsidP="008E76EC"/>
    <w:p w14:paraId="6F75A68B" w14:textId="0F830687" w:rsidR="004A5D09" w:rsidRDefault="004A5D09" w:rsidP="008E76EC"/>
    <w:p w14:paraId="309E2F67" w14:textId="390065B4" w:rsidR="004A5D09" w:rsidRDefault="004A5D09" w:rsidP="008E76EC">
      <w:r>
        <w:rPr>
          <w:noProof/>
        </w:rPr>
        <mc:AlternateContent>
          <mc:Choice Requires="wps">
            <w:drawing>
              <wp:anchor distT="0" distB="0" distL="114300" distR="114300" simplePos="0" relativeHeight="251700224" behindDoc="0" locked="0" layoutInCell="1" allowOverlap="1" wp14:anchorId="25FE11C8" wp14:editId="3B552B36">
                <wp:simplePos x="0" y="0"/>
                <wp:positionH relativeFrom="column">
                  <wp:posOffset>139036</wp:posOffset>
                </wp:positionH>
                <wp:positionV relativeFrom="paragraph">
                  <wp:posOffset>137795</wp:posOffset>
                </wp:positionV>
                <wp:extent cx="3272155" cy="635"/>
                <wp:effectExtent l="0" t="0" r="4445" b="12065"/>
                <wp:wrapSquare wrapText="bothSides"/>
                <wp:docPr id="32" name="Cuadro de texto 32"/>
                <wp:cNvGraphicFramePr/>
                <a:graphic xmlns:a="http://schemas.openxmlformats.org/drawingml/2006/main">
                  <a:graphicData uri="http://schemas.microsoft.com/office/word/2010/wordprocessingShape">
                    <wps:wsp>
                      <wps:cNvSpPr txBox="1"/>
                      <wps:spPr>
                        <a:xfrm>
                          <a:off x="0" y="0"/>
                          <a:ext cx="3272155" cy="635"/>
                        </a:xfrm>
                        <a:prstGeom prst="rect">
                          <a:avLst/>
                        </a:prstGeom>
                        <a:solidFill>
                          <a:prstClr val="white"/>
                        </a:solidFill>
                        <a:ln>
                          <a:noFill/>
                        </a:ln>
                      </wps:spPr>
                      <wps:txbx>
                        <w:txbxContent>
                          <w:p w14:paraId="71F7A18A" w14:textId="2E232203" w:rsidR="002B49F8" w:rsidRDefault="002B49F8"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2ms (</w:t>
                            </w:r>
                            <w:proofErr w:type="spellStart"/>
                            <w:r>
                              <w:t>max</w:t>
                            </w:r>
                            <w:proofErr w:type="spellEnd"/>
                            <w:r>
                              <w:t xml:space="preserve"> RPM).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11C8" id="Cuadro de texto 32" o:spid="_x0000_s1050" type="#_x0000_t202" style="position:absolute;margin-left:10.95pt;margin-top:10.85pt;width:257.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" stroked="f">
                <v:textbox style="mso-fit-shape-to-text:t" inset="0,0,0,0">
                  <w:txbxContent>
                    <w:p w14:paraId="71F7A18A" w14:textId="2E232203" w:rsidR="002B49F8" w:rsidRDefault="002B49F8"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2ms (</w:t>
                      </w:r>
                      <w:proofErr w:type="spellStart"/>
                      <w:r>
                        <w:t>max</w:t>
                      </w:r>
                      <w:proofErr w:type="spellEnd"/>
                      <w:r>
                        <w:t xml:space="preserve"> RPM).</w:t>
                      </w:r>
                    </w:p>
                  </w:txbxContent>
                </v:textbox>
                <w10:wrap type="square"/>
              </v:shape>
            </w:pict>
          </mc:Fallback>
        </mc:AlternateContent>
      </w:r>
    </w:p>
    <w:p w14:paraId="2A925EC0" w14:textId="4C49A54B" w:rsidR="004A5D09" w:rsidRDefault="004A5D09" w:rsidP="008E76EC"/>
    <w:p w14:paraId="6CC343F9" w14:textId="0161CB4B" w:rsidR="008E76EC" w:rsidRDefault="008E76EC" w:rsidP="008E76EC"/>
    <w:p w14:paraId="51BE9914" w14:textId="6AAB253E" w:rsidR="008F1F73" w:rsidRDefault="00762289" w:rsidP="008F1F73">
      <w:r>
        <w:t>Deducimos</w:t>
      </w:r>
      <w:r w:rsidR="003D60C2">
        <w:t xml:space="preserve"> que</w:t>
      </w:r>
      <w:r w:rsidR="008F1F73">
        <w:t xml:space="preserve"> si por ejemplo </w:t>
      </w:r>
      <w:r w:rsidR="00796977">
        <w:t>se establece</w:t>
      </w:r>
      <w:r w:rsidR="008F1F73">
        <w:t xml:space="preserve"> un ancho </w:t>
      </w:r>
      <w:r w:rsidR="006E5793">
        <w:t xml:space="preserve">de banda </w:t>
      </w:r>
      <w:r w:rsidR="008F1F73">
        <w:t>de 1.5ms el motor funcionará al 50% de su potencia total.</w:t>
      </w:r>
    </w:p>
    <w:p w14:paraId="5B273F1B" w14:textId="72E6BA22" w:rsidR="00141366" w:rsidRDefault="00141366" w:rsidP="0027471E"/>
    <w:p w14:paraId="516D6732" w14:textId="07EEFB2A" w:rsidR="0027471E" w:rsidRDefault="0027471E" w:rsidP="0027471E">
      <w:r>
        <w:t xml:space="preserve">El siguiente punto </w:t>
      </w:r>
      <w:proofErr w:type="gramStart"/>
      <w:r w:rsidR="00796977">
        <w:t>a</w:t>
      </w:r>
      <w:proofErr w:type="gramEnd"/>
      <w:r>
        <w:t xml:space="preserve"> tener en cuenta para poder usar correctamente un variador es calibrarlo. Teóricamente como se ha explicado en el párrafo anterior la velocidad de giro un motor dependerá del ancho de pulso enviado a este siendo su velocidad más alta cuando el ancho es de 2ms y más baja cuando es 1ms. En la práctica no todos los variadores responden a estos valores de forma exacta, por </w:t>
      </w:r>
      <w:r w:rsidR="00141366">
        <w:t>ejemplo</w:t>
      </w:r>
      <w:r w:rsidR="00140B52">
        <w:t>,</w:t>
      </w:r>
      <w:r>
        <w:t xml:space="preserve"> puede ser que el punto más alto para un variador sea de 1.8ms o 1.9ms y esto puede hacer que a la hora de volar el aparato los motores estén descompensados generando </w:t>
      </w:r>
      <w:r w:rsidR="001F0EC6">
        <w:t>muchos</w:t>
      </w:r>
      <w:r>
        <w:t xml:space="preserve"> problemas.</w:t>
      </w:r>
    </w:p>
    <w:p w14:paraId="0346B0FB" w14:textId="7C6B1FA8" w:rsidR="0027471E" w:rsidRDefault="0027471E" w:rsidP="0027471E">
      <w:r>
        <w:t>Para poder solventar este problema los variadores llevan incorporada una función de calibrado que se realiza de la siguiente manera:</w:t>
      </w:r>
    </w:p>
    <w:p w14:paraId="34AA7122" w14:textId="77777777" w:rsidR="0027471E" w:rsidRDefault="0027471E" w:rsidP="0027471E"/>
    <w:p w14:paraId="1896CE8B" w14:textId="1DD31CE5" w:rsidR="0027471E" w:rsidRDefault="0027471E" w:rsidP="0027471E">
      <w:pPr>
        <w:pStyle w:val="Prrafodelista"/>
        <w:numPr>
          <w:ilvl w:val="0"/>
          <w:numId w:val="7"/>
        </w:numPr>
      </w:pPr>
      <w:r>
        <w:t>Desconectamos la batería de los motores y variadores.</w:t>
      </w:r>
    </w:p>
    <w:p w14:paraId="366423D3" w14:textId="09C2FDFF" w:rsidR="0027471E" w:rsidRDefault="0027471E" w:rsidP="0027471E">
      <w:pPr>
        <w:pStyle w:val="Prrafodelista"/>
        <w:numPr>
          <w:ilvl w:val="0"/>
          <w:numId w:val="7"/>
        </w:numPr>
      </w:pPr>
      <w:r>
        <w:t>Establecemos la potencia del variador al mínimo (1ms).</w:t>
      </w:r>
    </w:p>
    <w:p w14:paraId="5E2CB40B" w14:textId="72BD22B6" w:rsidR="0027471E" w:rsidRDefault="0027471E" w:rsidP="0027471E">
      <w:pPr>
        <w:pStyle w:val="Prrafodelista"/>
        <w:numPr>
          <w:ilvl w:val="0"/>
          <w:numId w:val="7"/>
        </w:numPr>
      </w:pPr>
      <w:r>
        <w:t>Conectamos la batería y esperamos al sonido de confirmación (un pitido).</w:t>
      </w:r>
    </w:p>
    <w:p w14:paraId="56F49F77" w14:textId="77777777" w:rsidR="0027471E" w:rsidRDefault="0027471E" w:rsidP="0027471E">
      <w:pPr>
        <w:pStyle w:val="Prrafodelista"/>
        <w:numPr>
          <w:ilvl w:val="0"/>
          <w:numId w:val="7"/>
        </w:numPr>
      </w:pPr>
      <w:r>
        <w:t>Establecemos la potencia del variador al máximo (2ms).</w:t>
      </w:r>
    </w:p>
    <w:p w14:paraId="67B3F114" w14:textId="48B16114" w:rsidR="0027471E" w:rsidRPr="0027471E" w:rsidRDefault="00AA60F5" w:rsidP="0027471E">
      <w:pPr>
        <w:pStyle w:val="Prrafodelista"/>
        <w:numPr>
          <w:ilvl w:val="0"/>
          <w:numId w:val="7"/>
        </w:numPr>
      </w:pPr>
      <w:bookmarkStart w:id="97" w:name="_Ref37324103"/>
      <w:r>
        <w:t>Recibimos otro sonido de confirmación que indica que el variador ha sido calibrado.</w:t>
      </w:r>
      <w:bookmarkEnd w:id="97"/>
    </w:p>
    <w:p w14:paraId="188D6126" w14:textId="02D4BB4F" w:rsidR="0027471E" w:rsidRDefault="0027471E" w:rsidP="0027471E"/>
    <w:p w14:paraId="36228AA2" w14:textId="00019811" w:rsidR="0027471E" w:rsidRDefault="00AA60F5" w:rsidP="0027471E">
      <w:r>
        <w:t>Dependiendo del propósito para el que se usen los variadores</w:t>
      </w:r>
      <w:r w:rsidR="001F0EC6">
        <w:t>,</w:t>
      </w:r>
      <w:r>
        <w:t xml:space="preserve"> el calibrado se puede realizar manualmente a través de un mando o de forma automática a través de un </w:t>
      </w:r>
      <w:r w:rsidR="007949CF">
        <w:t>programa</w:t>
      </w:r>
      <w:r>
        <w:t xml:space="preserve"> (en este proyecto </w:t>
      </w:r>
      <w:r w:rsidR="0094761C">
        <w:t>se usa</w:t>
      </w:r>
      <w:r>
        <w:t xml:space="preserve"> la segunda forma).</w:t>
      </w:r>
    </w:p>
    <w:p w14:paraId="720561BB" w14:textId="6FA3C293" w:rsidR="0027471E" w:rsidRDefault="0027471E" w:rsidP="0027471E"/>
    <w:p w14:paraId="786C73BD" w14:textId="32564FBA" w:rsidR="00AA60F5" w:rsidRDefault="00277F64" w:rsidP="00AA60F5">
      <w:pPr>
        <w:pStyle w:val="Ttulo2"/>
      </w:pPr>
      <w:bookmarkStart w:id="98" w:name="_Toc37410421"/>
      <w:r>
        <w:t xml:space="preserve">3.6.2 </w:t>
      </w:r>
      <w:r w:rsidR="006A0D35">
        <w:t>Aplicación práctica. Calibración de los variadores</w:t>
      </w:r>
      <w:bookmarkEnd w:id="98"/>
      <w:r w:rsidR="006A0D35">
        <w:t xml:space="preserve"> </w:t>
      </w:r>
    </w:p>
    <w:p w14:paraId="6C2F58D8" w14:textId="77777777" w:rsidR="0027471E" w:rsidRPr="0027471E" w:rsidRDefault="0027471E" w:rsidP="0027471E"/>
    <w:p w14:paraId="54FF42D7" w14:textId="1B1DFEDD" w:rsidR="00013FB1" w:rsidRPr="00013FB1" w:rsidRDefault="00013FB1" w:rsidP="00013FB1">
      <w:r w:rsidRPr="00013FB1">
        <w:t>https://howtomechatronics.com/tutorials/arduino/arduino-brushless-motor-control-tutorial-esc-bldc/</w:t>
      </w:r>
    </w:p>
    <w:p w14:paraId="4EB15F8D" w14:textId="77777777" w:rsidR="00B67008" w:rsidRDefault="00B67008" w:rsidP="00BC1E65">
      <w:pPr>
        <w:pStyle w:val="TtuloTDC"/>
      </w:pPr>
    </w:p>
    <w:p w14:paraId="05AB8782" w14:textId="43ADC6BE" w:rsidR="00BC1E65" w:rsidRDefault="00456515" w:rsidP="00BC1E65">
      <w:pPr>
        <w:pStyle w:val="TtuloTDC"/>
      </w:pPr>
      <w:bookmarkStart w:id="99" w:name="_Toc37410422"/>
      <w:r>
        <w:t xml:space="preserve">4. </w:t>
      </w:r>
      <w:r w:rsidR="00BC1E65">
        <w:t>Diseño de una aplicación de control.</w:t>
      </w:r>
      <w:bookmarkEnd w:id="99"/>
    </w:p>
    <w:p w14:paraId="207A2D31" w14:textId="2D2FB4D6" w:rsidR="008F6737" w:rsidRDefault="00456515" w:rsidP="008F6737">
      <w:pPr>
        <w:pStyle w:val="Ttulo1"/>
      </w:pPr>
      <w:bookmarkStart w:id="100" w:name="_Toc37410423"/>
      <w:r>
        <w:t xml:space="preserve">4.1 </w:t>
      </w:r>
      <w:r w:rsidR="008F6737">
        <w:t>Introducción.</w:t>
      </w:r>
      <w:bookmarkEnd w:id="100"/>
    </w:p>
    <w:p w14:paraId="0A2475AA" w14:textId="77777777" w:rsidR="00B67008" w:rsidRDefault="00B67008" w:rsidP="00B67008"/>
    <w:p w14:paraId="33C2AB76" w14:textId="4E6DED81" w:rsidR="00B67008" w:rsidRDefault="00B67008" w:rsidP="00B67008">
      <w:r>
        <w:lastRenderedPageBreak/>
        <w:t xml:space="preserve">La aplicación de nombre </w:t>
      </w:r>
      <w:proofErr w:type="spellStart"/>
      <w:r w:rsidR="00AB7921">
        <w:t>P</w:t>
      </w:r>
      <w:r>
        <w:t>athfinder</w:t>
      </w:r>
      <w:proofErr w:type="spellEnd"/>
      <w:r>
        <w:t xml:space="preserve"> en honor a la sonda enviada a explorar Marte </w:t>
      </w:r>
      <w:r w:rsidR="000D5AF9">
        <w:t>la</w:t>
      </w:r>
      <w:r>
        <w:t xml:space="preserve"> h</w:t>
      </w:r>
      <w:r w:rsidR="000D5AF9">
        <w:t>e</w:t>
      </w:r>
      <w:r>
        <w:t xml:space="preserve"> </w:t>
      </w:r>
      <w:r w:rsidR="00CE72AF">
        <w:t xml:space="preserve">creado </w:t>
      </w:r>
      <w:r>
        <w:t xml:space="preserve">desde cero en los lenguajes java y </w:t>
      </w:r>
      <w:r w:rsidR="00AB7921">
        <w:t>XML</w:t>
      </w:r>
      <w:r>
        <w:t xml:space="preserve"> usando Android Studio como entorno de desarrollo. El </w:t>
      </w:r>
      <w:r w:rsidR="00545AE3">
        <w:t>propósito</w:t>
      </w:r>
      <w:r>
        <w:t xml:space="preserve"> de dicha aplicación es poder gestionar el recorrido del dron de forma integra permitiendo la selección de un plan de vuelo incluyendo el recorrido</w:t>
      </w:r>
      <w:r w:rsidR="007E56E9">
        <w:t>,</w:t>
      </w:r>
      <w:r>
        <w:t xml:space="preserve"> la </w:t>
      </w:r>
      <w:r w:rsidR="007E56E9">
        <w:t>altitud o el lugar de aterrizaje</w:t>
      </w:r>
      <w:r>
        <w:t>.</w:t>
      </w:r>
    </w:p>
    <w:p w14:paraId="4E38AA41" w14:textId="77777777" w:rsidR="00B67008" w:rsidRDefault="00B67008" w:rsidP="00B67008">
      <w:r>
        <w:t xml:space="preserve">La conexión entre el dispositivo móvil y el prototipo se ha realizado mediante un modelo cliente-servidor a través de un protocolo </w:t>
      </w:r>
      <w:r w:rsidR="0081612C">
        <w:t>TCP</w:t>
      </w:r>
      <w:r>
        <w:t xml:space="preserve"> explicado más adelante.</w:t>
      </w:r>
    </w:p>
    <w:p w14:paraId="6EE85807" w14:textId="77777777" w:rsidR="00B67008" w:rsidRDefault="00B67008" w:rsidP="00B67008"/>
    <w:p w14:paraId="6285EB45" w14:textId="62BE9A61" w:rsidR="00BD7BD7" w:rsidRDefault="00B67008" w:rsidP="0091160A">
      <w:r>
        <w:t xml:space="preserve">Nota: la aplicación ha sido testeada en un móvil </w:t>
      </w:r>
      <w:proofErr w:type="spellStart"/>
      <w:r w:rsidR="00AB7921">
        <w:t>X</w:t>
      </w:r>
      <w:r>
        <w:t>iaomi</w:t>
      </w:r>
      <w:proofErr w:type="spellEnd"/>
      <w:r>
        <w:t xml:space="preserve"> </w:t>
      </w:r>
      <w:r w:rsidR="00AB7921">
        <w:t>MI A</w:t>
      </w:r>
      <w:r>
        <w:t xml:space="preserve">2 con </w:t>
      </w:r>
      <w:r w:rsidR="001426F1">
        <w:t>Android</w:t>
      </w:r>
      <w:r w:rsidR="008F5FBA">
        <w:t xml:space="preserve"> </w:t>
      </w:r>
      <w:r w:rsidR="001426F1">
        <w:t xml:space="preserve">10 como sistema operativo </w:t>
      </w:r>
      <w:r>
        <w:t>por lo que en versiones anteriores</w:t>
      </w:r>
      <w:r w:rsidR="008D6625">
        <w:t xml:space="preserve"> </w:t>
      </w:r>
      <w:r w:rsidR="001426F1">
        <w:t>y</w:t>
      </w:r>
      <w:r w:rsidR="008D6625">
        <w:t xml:space="preserve"> posteriores</w:t>
      </w:r>
      <w:r>
        <w:t xml:space="preserve"> no se asegura el funcionamiento de esta, además es necesario conceder los permisos de ubicación </w:t>
      </w:r>
      <w:r w:rsidR="008D6625">
        <w:t xml:space="preserve">y almacenamiento </w:t>
      </w:r>
      <w:r>
        <w:t>a esta aplicación para poder usarla.</w:t>
      </w:r>
    </w:p>
    <w:p w14:paraId="469F911B" w14:textId="77777777" w:rsidR="0091160A" w:rsidRDefault="0091160A" w:rsidP="0091160A"/>
    <w:p w14:paraId="728E86E2" w14:textId="6792EB80" w:rsidR="008F6737" w:rsidRDefault="00456515" w:rsidP="008F6737">
      <w:pPr>
        <w:pStyle w:val="Ttulo1"/>
      </w:pPr>
      <w:bookmarkStart w:id="101" w:name="_Toc37410424"/>
      <w:ins w:id="102" w:author="Juan Carlos de Alfonso Juliá" w:date="2020-04-08T11:49:00Z">
        <w:r>
          <w:t xml:space="preserve">4.2 </w:t>
        </w:r>
      </w:ins>
      <w:r w:rsidR="008F6737">
        <w:t>Protocolo de comunicación.</w:t>
      </w:r>
      <w:bookmarkEnd w:id="101"/>
    </w:p>
    <w:p w14:paraId="0A6189E2" w14:textId="77777777" w:rsidR="001F333C" w:rsidRPr="001F333C" w:rsidRDefault="001F333C" w:rsidP="001F333C"/>
    <w:p w14:paraId="60D97047" w14:textId="5B315123" w:rsidR="00FA1520" w:rsidRDefault="00456515" w:rsidP="00FA1520">
      <w:pPr>
        <w:pStyle w:val="Ttulo2"/>
      </w:pPr>
      <w:bookmarkStart w:id="103" w:name="_Toc37410425"/>
      <w:ins w:id="104" w:author="Juan Carlos de Alfonso Juliá" w:date="2020-04-08T11:49:00Z">
        <w:r>
          <w:t xml:space="preserve">4.2.1 </w:t>
        </w:r>
      </w:ins>
      <w:r w:rsidR="00FA1520">
        <w:t xml:space="preserve">Modelo cliente </w:t>
      </w:r>
      <w:commentRangeStart w:id="105"/>
      <w:r w:rsidR="00FA1520">
        <w:t>servidor</w:t>
      </w:r>
      <w:commentRangeEnd w:id="105"/>
      <w:r w:rsidR="008256EE">
        <w:rPr>
          <w:rStyle w:val="Refdecomentario"/>
          <w:rFonts w:asciiTheme="minorHAnsi" w:eastAsiaTheme="minorEastAsia" w:hAnsiTheme="minorHAnsi" w:cstheme="minorBidi"/>
          <w:color w:val="auto"/>
        </w:rPr>
        <w:commentReference w:id="105"/>
      </w:r>
      <w:r w:rsidR="00FA1520">
        <w:t>.</w:t>
      </w:r>
      <w:bookmarkEnd w:id="103"/>
    </w:p>
    <w:p w14:paraId="0E029E22" w14:textId="77777777" w:rsidR="001F333C" w:rsidRPr="001F333C" w:rsidRDefault="001F333C" w:rsidP="001F333C"/>
    <w:p w14:paraId="10B54E74" w14:textId="77777777" w:rsidR="00D6671E" w:rsidRDefault="00D6671E" w:rsidP="00D6671E">
      <w:r>
        <w:t>El modelo cliente servidor es una estructura de comunicación entre dos dispositivos (cliente y servidor) a través de internet</w:t>
      </w:r>
      <w:r w:rsidR="00D34FC7">
        <w:t xml:space="preserve"> en donde por lo general el servidor es un proceso activo que espera la conexión de un cliente que se conectará únicamente cuando este necesite algo del servidor.</w:t>
      </w:r>
    </w:p>
    <w:p w14:paraId="168F78E2" w14:textId="77777777" w:rsidR="00D34FC7" w:rsidRDefault="00D34FC7" w:rsidP="00D6671E"/>
    <w:p w14:paraId="191D272F" w14:textId="77777777" w:rsidR="00D34FC7" w:rsidRDefault="00D34FC7" w:rsidP="00D6671E">
      <w:r>
        <w:t>Dependiendo de las necesidades es posible que el servidor sea capaz de trabajar de forma concurrente admitiendo varios clientes conectados de forma simultanea</w:t>
      </w:r>
    </w:p>
    <w:p w14:paraId="0E74E894" w14:textId="77777777" w:rsidR="00D34FC7" w:rsidRDefault="00D34FC7" w:rsidP="00D6671E"/>
    <w:p w14:paraId="360B3994" w14:textId="77777777" w:rsidR="00D34FC7" w:rsidRDefault="00D34FC7" w:rsidP="00D6671E">
      <w:r>
        <w:t>Cabe mencionar que el modelo cliente servidor proporciona la conexión entre los dispositivos sin embargo se necesita algún tipo de protocolo para poder mandar y recibir información de tal forma que esta sea legible por ambas partes, para esto tenemos varias alternativas</w:t>
      </w:r>
      <w:r w:rsidR="0033126E">
        <w:t xml:space="preserve"> </w:t>
      </w:r>
      <w:r>
        <w:t>(protocolos TCP, UDP, etc</w:t>
      </w:r>
      <w:r w:rsidR="006C449F">
        <w:t>.</w:t>
      </w:r>
      <w:r>
        <w:t>).</w:t>
      </w:r>
    </w:p>
    <w:p w14:paraId="67ACA500" w14:textId="77777777" w:rsidR="00D34FC7" w:rsidRPr="00D6671E" w:rsidRDefault="00D34FC7" w:rsidP="00D6671E"/>
    <w:p w14:paraId="6542E0B7" w14:textId="19B33563" w:rsidR="008F6737" w:rsidRDefault="00456515" w:rsidP="008F6737">
      <w:pPr>
        <w:pStyle w:val="Ttulo2"/>
      </w:pPr>
      <w:bookmarkStart w:id="106" w:name="_Toc37410426"/>
      <w:ins w:id="107" w:author="Juan Carlos de Alfonso Juliá" w:date="2020-04-08T11:50:00Z">
        <w:r>
          <w:t xml:space="preserve">4.2.2 </w:t>
        </w:r>
      </w:ins>
      <w:del w:id="108" w:author="Juan Carlos de Alfonso Juliá" w:date="2020-04-08T13:16:00Z">
        <w:r w:rsidR="0079031C" w:rsidDel="00A50E68">
          <w:delText xml:space="preserve">Protocolo </w:delText>
        </w:r>
      </w:del>
      <w:r w:rsidR="00A50E68">
        <w:t xml:space="preserve">Protocolo </w:t>
      </w:r>
      <w:commentRangeStart w:id="109"/>
      <w:r w:rsidR="0079031C">
        <w:t>TCP</w:t>
      </w:r>
      <w:commentRangeEnd w:id="109"/>
      <w:r w:rsidR="00A60C19">
        <w:rPr>
          <w:rStyle w:val="Refdecomentario"/>
          <w:rFonts w:asciiTheme="minorHAnsi" w:eastAsiaTheme="minorEastAsia" w:hAnsiTheme="minorHAnsi" w:cstheme="minorBidi"/>
          <w:color w:val="auto"/>
        </w:rPr>
        <w:commentReference w:id="109"/>
      </w:r>
      <w:r w:rsidR="008F6737">
        <w:t>.</w:t>
      </w:r>
      <w:bookmarkEnd w:id="106"/>
      <w:del w:id="110" w:author="Juan Carlos de Alfonso Juliá" w:date="2020-04-08T14:36:00Z">
        <w:r w:rsidR="00EF43E8" w:rsidDel="00892957">
          <w:delText xml:space="preserve"> (explicar)</w:delText>
        </w:r>
      </w:del>
    </w:p>
    <w:p w14:paraId="0B13CC3E" w14:textId="77777777" w:rsidR="004F476D" w:rsidRPr="004F476D" w:rsidRDefault="004F476D" w:rsidP="004F476D"/>
    <w:p w14:paraId="0D933B91" w14:textId="1D31C730" w:rsidR="00E15296" w:rsidRDefault="00A50E68" w:rsidP="00781137">
      <w:r>
        <w:t xml:space="preserve">Una vez sentadas las bases de lo que es </w:t>
      </w:r>
      <w:r w:rsidR="004F476D">
        <w:t>el</w:t>
      </w:r>
      <w:r>
        <w:t xml:space="preserve"> modelo cliente servidor, necesitamos un protocolo de envío de mensajes entre ambos, el más usado en aplicaciones web es el protocolo TCP</w:t>
      </w:r>
      <w:r w:rsidR="00E15296">
        <w:t xml:space="preserve"> dado que garantiza </w:t>
      </w:r>
      <w:r w:rsidR="00781137">
        <w:t>la fiabilidad en cuanto a recepción de paquetes y tratamiento de errores, dicho protocolo funciona de la siguiente manera:</w:t>
      </w:r>
    </w:p>
    <w:p w14:paraId="33F658FA" w14:textId="21433425" w:rsidR="00E817E4" w:rsidRDefault="00E817E4" w:rsidP="00781137"/>
    <w:p w14:paraId="6C07D80F" w14:textId="3ABCD9F9" w:rsidR="00E817E4" w:rsidRDefault="00E817E4" w:rsidP="00E817E4">
      <w:r>
        <w:t xml:space="preserve">El emisor al enviar un paquete asocia a este un número de 32 bits que </w:t>
      </w:r>
      <w:r w:rsidR="004F476D">
        <w:t>actúa</w:t>
      </w:r>
      <w:r>
        <w:t xml:space="preserve"> como identificador (este valor no es aleatorio, corresponde al primer byte del segmento de datos), a cada paquete enviado el receptor envía un mensaje de confirmación o </w:t>
      </w:r>
      <w:proofErr w:type="spellStart"/>
      <w:r>
        <w:t>ack</w:t>
      </w:r>
      <w:proofErr w:type="spellEnd"/>
      <w:r>
        <w:t xml:space="preserve"> que corresponde al primer byte que espera recibir. Hay dos características </w:t>
      </w:r>
      <w:proofErr w:type="gramStart"/>
      <w:r>
        <w:t>a</w:t>
      </w:r>
      <w:proofErr w:type="gramEnd"/>
      <w:r>
        <w:t xml:space="preserve"> tener en cuenta del </w:t>
      </w:r>
      <w:proofErr w:type="spellStart"/>
      <w:r>
        <w:t>ack</w:t>
      </w:r>
      <w:proofErr w:type="spellEnd"/>
      <w:r>
        <w:t>:</w:t>
      </w:r>
    </w:p>
    <w:p w14:paraId="7EBA1A30" w14:textId="0C027FDC" w:rsidR="00E817E4" w:rsidRDefault="00E817E4" w:rsidP="00E817E4">
      <w:pPr>
        <w:pStyle w:val="Prrafodelista"/>
        <w:numPr>
          <w:ilvl w:val="0"/>
          <w:numId w:val="2"/>
        </w:numPr>
      </w:pPr>
      <w:r>
        <w:t>Es acumulativo: confirma el mensaje actual y todos los anteriores.</w:t>
      </w:r>
    </w:p>
    <w:p w14:paraId="56EFD48A" w14:textId="24F7EC24" w:rsidR="00E817E4" w:rsidRDefault="00E817E4" w:rsidP="00E817E4">
      <w:pPr>
        <w:pStyle w:val="Prrafodelista"/>
        <w:numPr>
          <w:ilvl w:val="0"/>
          <w:numId w:val="2"/>
        </w:numPr>
      </w:pPr>
      <w:proofErr w:type="spellStart"/>
      <w:r>
        <w:t>Piggibacking</w:t>
      </w:r>
      <w:proofErr w:type="spellEnd"/>
      <w:r>
        <w:t xml:space="preserve">: este termino hace referencia a que el mensaje </w:t>
      </w:r>
      <w:proofErr w:type="spellStart"/>
      <w:r>
        <w:t>ack</w:t>
      </w:r>
      <w:proofErr w:type="spellEnd"/>
      <w:r>
        <w:t xml:space="preserve"> va solapado al mensaje de envío de datos.</w:t>
      </w:r>
    </w:p>
    <w:p w14:paraId="562AE988" w14:textId="1730353C" w:rsidR="00E817E4" w:rsidRDefault="00E817E4" w:rsidP="00E817E4"/>
    <w:p w14:paraId="7E47F039" w14:textId="7A02FCAC" w:rsidR="002543F4" w:rsidRDefault="00E817E4" w:rsidP="00A50E68">
      <w:r>
        <w:lastRenderedPageBreak/>
        <w:t xml:space="preserve">El uso de este protocolo garantiza que en el caso de pérdida de un paquete el emisor lo sepa dado que no recibe un </w:t>
      </w:r>
      <w:proofErr w:type="spellStart"/>
      <w:r>
        <w:t>ack</w:t>
      </w:r>
      <w:proofErr w:type="spellEnd"/>
      <w:r>
        <w:t xml:space="preserve"> pudiendo así reenviar el paquete y de la misma manera ocurre en el caso de envío de un paquete erróneo dado que el </w:t>
      </w:r>
      <w:proofErr w:type="spellStart"/>
      <w:r>
        <w:t>ack</w:t>
      </w:r>
      <w:proofErr w:type="spellEnd"/>
      <w:r>
        <w:t xml:space="preserve"> no va a corresponder con el siguiente número al enviado.</w:t>
      </w:r>
    </w:p>
    <w:p w14:paraId="776F4B49" w14:textId="77777777" w:rsidR="002543F4" w:rsidRPr="00A50E68" w:rsidRDefault="002543F4">
      <w:pPr>
        <w:pPrChange w:id="111" w:author="Juan Carlos de Alfonso Juliá" w:date="2020-04-08T13:16:00Z">
          <w:pPr>
            <w:pStyle w:val="Ttulo2"/>
          </w:pPr>
        </w:pPrChange>
      </w:pPr>
    </w:p>
    <w:p w14:paraId="51B3C603" w14:textId="15686DC0" w:rsidR="00930E80" w:rsidRDefault="00456515" w:rsidP="00930E80">
      <w:pPr>
        <w:pStyle w:val="Ttulo2"/>
      </w:pPr>
      <w:bookmarkStart w:id="112" w:name="_Toc37410427"/>
      <w:ins w:id="113" w:author="Juan Carlos de Alfonso Juliá" w:date="2020-04-08T11:50:00Z">
        <w:r>
          <w:t xml:space="preserve">4.2.3 </w:t>
        </w:r>
      </w:ins>
      <w:r w:rsidR="00930E80">
        <w:t>Funcionamiento interno.</w:t>
      </w:r>
      <w:bookmarkEnd w:id="112"/>
    </w:p>
    <w:p w14:paraId="62470FAD" w14:textId="77777777" w:rsidR="001F333C" w:rsidRPr="001F333C" w:rsidRDefault="001F333C" w:rsidP="001F333C"/>
    <w:p w14:paraId="78C052C1" w14:textId="77777777" w:rsidR="00D6671E" w:rsidRDefault="00D6671E" w:rsidP="00D6671E">
      <w:r>
        <w:t>En el caso concreto del dron y el teléfono el primero actuará como servidor ejecutando un bucle de espera hasta que un cliente (el teléfono) se conecte y transmita la información.</w:t>
      </w:r>
    </w:p>
    <w:p w14:paraId="0533A503" w14:textId="77777777" w:rsidR="00D6671E" w:rsidRDefault="00D6671E" w:rsidP="00D6671E"/>
    <w:p w14:paraId="294E10F9" w14:textId="59E709B0" w:rsidR="00D6671E" w:rsidRDefault="00D6671E" w:rsidP="00D6671E">
      <w:r>
        <w:t>Únicamente se transmitirán dos mensajes, el primero por parte del teléfono que contendrá un</w:t>
      </w:r>
      <w:r w:rsidR="0003617F">
        <w:t>a</w:t>
      </w:r>
      <w:r>
        <w:t xml:space="preserve"> </w:t>
      </w:r>
      <w:r w:rsidR="0088076E">
        <w:t>línea</w:t>
      </w:r>
      <w:r>
        <w:t xml:space="preserve"> del estilo siguiente:</w:t>
      </w:r>
      <w:r w:rsidR="00AE2CD7">
        <w:t xml:space="preserve"> 6.3|40.34523,-3.43463|42.343243,-3.3532…</w:t>
      </w:r>
    </w:p>
    <w:p w14:paraId="6D85B457" w14:textId="5CD28007" w:rsidR="0088076E" w:rsidRDefault="006D748A" w:rsidP="00D6671E">
      <w:r>
        <w:t xml:space="preserve">El </w:t>
      </w:r>
      <w:r w:rsidR="0088076E">
        <w:t xml:space="preserve">primer valor corresponde a la altura que debe llevar el dron durante todo su recorrido, y el resto de </w:t>
      </w:r>
      <w:r w:rsidR="00EF43E8">
        <w:t>los valores</w:t>
      </w:r>
      <w:r w:rsidR="0088076E">
        <w:t xml:space="preserve"> corresponden a pares de coordenadas por donde debe pasar el aparato.</w:t>
      </w:r>
    </w:p>
    <w:p w14:paraId="3D646797" w14:textId="3B77BF4A" w:rsidR="0088076E" w:rsidRDefault="0088076E" w:rsidP="00D6671E">
      <w:r>
        <w:t>El segundo mensaje corresponde a una confirmación de recibido (</w:t>
      </w:r>
      <w:proofErr w:type="spellStart"/>
      <w:r w:rsidR="00AE2CD7">
        <w:t>ack</w:t>
      </w:r>
      <w:proofErr w:type="spellEnd"/>
      <w:r>
        <w:t>) que pondrá fin a la comunicación.</w:t>
      </w:r>
    </w:p>
    <w:p w14:paraId="2C83F069" w14:textId="3292A93D" w:rsidR="00774D70" w:rsidRDefault="00456515" w:rsidP="00EF43E8">
      <w:pPr>
        <w:pStyle w:val="Ttulo1"/>
      </w:pPr>
      <w:bookmarkStart w:id="114" w:name="_Toc37410428"/>
      <w:ins w:id="115" w:author="Juan Carlos de Alfonso Juliá" w:date="2020-04-08T11:50:00Z">
        <w:r>
          <w:t xml:space="preserve">4.3 </w:t>
        </w:r>
      </w:ins>
      <w:r w:rsidR="00EF43E8">
        <w:t xml:space="preserve">Estructura del </w:t>
      </w:r>
      <w:del w:id="116" w:author="Juan Carlos de Alfonso Juliá" w:date="2020-04-08T21:50:00Z">
        <w:r w:rsidR="00EF43E8" w:rsidDel="00F672DC">
          <w:delText>servidor</w:delText>
        </w:r>
      </w:del>
      <w:r w:rsidR="006714CF">
        <w:t>Servidor</w:t>
      </w:r>
      <w:r w:rsidR="00EF43E8">
        <w:t>.</w:t>
      </w:r>
      <w:bookmarkEnd w:id="114"/>
    </w:p>
    <w:p w14:paraId="2C856B0C" w14:textId="77777777" w:rsidR="001F333C" w:rsidRPr="001F333C" w:rsidRDefault="001F333C" w:rsidP="001F333C"/>
    <w:p w14:paraId="6AD6475D" w14:textId="0A110C01" w:rsidR="00EF43E8" w:rsidRDefault="00456515" w:rsidP="00ED67E4">
      <w:pPr>
        <w:pStyle w:val="Ttulo2"/>
      </w:pPr>
      <w:bookmarkStart w:id="117" w:name="_Toc37410429"/>
      <w:ins w:id="118" w:author="Juan Carlos de Alfonso Juliá" w:date="2020-04-08T11:50:00Z">
        <w:r>
          <w:t xml:space="preserve">4.3.1 </w:t>
        </w:r>
      </w:ins>
      <w:r w:rsidR="00EF43E8">
        <w:t>Estructura interna</w:t>
      </w:r>
      <w:r w:rsidR="0009519C">
        <w:t>.</w:t>
      </w:r>
      <w:bookmarkEnd w:id="117"/>
    </w:p>
    <w:p w14:paraId="3D7043D3" w14:textId="77777777" w:rsidR="001F333C" w:rsidRPr="001F333C" w:rsidRDefault="001F333C" w:rsidP="001F333C"/>
    <w:p w14:paraId="283FAD91" w14:textId="3D1962CE" w:rsidR="00CF6286" w:rsidRDefault="00EF43E8" w:rsidP="00EF43E8">
      <w:pPr>
        <w:rPr>
          <w:ins w:id="119" w:author="Juan Carlos de Alfonso Juliá" w:date="2020-04-08T11:05:00Z"/>
        </w:rPr>
      </w:pPr>
      <w:r>
        <w:t xml:space="preserve">Como se ha mencionado anteriormente el servidor se aloja en la Raspberry, todo el código de este se encuentra en el archivo </w:t>
      </w:r>
      <w:r w:rsidRPr="00467636">
        <w:rPr>
          <w:i/>
          <w:iCs/>
        </w:rPr>
        <w:t>/sensores/serv_socket.py</w:t>
      </w:r>
      <w:r>
        <w:t>.</w:t>
      </w:r>
    </w:p>
    <w:p w14:paraId="114A4E91" w14:textId="77777777" w:rsidR="00ED67E4" w:rsidRDefault="00ED67E4" w:rsidP="00EF43E8">
      <w:pPr>
        <w:rPr>
          <w:ins w:id="120" w:author="Juan Carlos de Alfonso Juliá" w:date="2020-04-08T10:40:00Z"/>
        </w:rPr>
      </w:pPr>
    </w:p>
    <w:p w14:paraId="6392DD32" w14:textId="75E74BD2" w:rsidR="003636BC" w:rsidRDefault="00CF6286" w:rsidP="00EF43E8">
      <w:pPr>
        <w:rPr>
          <w:ins w:id="121" w:author="Juan Carlos de Alfonso Juliá" w:date="2020-04-08T10:47:00Z"/>
        </w:rPr>
      </w:pPr>
      <w:r>
        <w:t xml:space="preserve">Dicho archivo es un script </w:t>
      </w:r>
      <w:r w:rsidR="00264503">
        <w:t xml:space="preserve">dividido </w:t>
      </w:r>
      <w:r>
        <w:t>en dos funciones principales:</w:t>
      </w:r>
    </w:p>
    <w:p w14:paraId="19E988D6" w14:textId="77777777" w:rsidR="003636BC" w:rsidRDefault="003636BC" w:rsidP="00EF43E8"/>
    <w:p w14:paraId="3E05F27F" w14:textId="22B64366" w:rsidR="003636BC" w:rsidRDefault="003636BC" w:rsidP="003636BC">
      <w:r>
        <w:t>Función run: Es la función principal del script, se subdivide en los siguientes cometidos:</w:t>
      </w:r>
    </w:p>
    <w:p w14:paraId="45445C26" w14:textId="6A8FEB34" w:rsidR="003636BC" w:rsidRDefault="003636BC" w:rsidP="003636BC"/>
    <w:p w14:paraId="2E3F1C15" w14:textId="3DD264E8" w:rsidR="003636BC" w:rsidRDefault="003636BC" w:rsidP="003636BC">
      <w:pPr>
        <w:pStyle w:val="Prrafodelista"/>
        <w:numPr>
          <w:ilvl w:val="0"/>
          <w:numId w:val="2"/>
        </w:numPr>
      </w:pPr>
      <w:r>
        <w:t xml:space="preserve">Creación de variables para la conexión: El primer paso para poder crear una conexión TCP es declarar la </w:t>
      </w:r>
      <w:proofErr w:type="spellStart"/>
      <w:r>
        <w:t>ip</w:t>
      </w:r>
      <w:proofErr w:type="spellEnd"/>
      <w:r>
        <w:t xml:space="preserve"> del servidor así como el puerto de conexión y el tamaño máximo del buffer de env</w:t>
      </w:r>
      <w:ins w:id="122" w:author="Juan Carlos de Alfonso Juliá" w:date="2020-04-08T11:06:00Z">
        <w:r w:rsidR="00C613EA">
          <w:t>í</w:t>
        </w:r>
      </w:ins>
      <w:r>
        <w:t xml:space="preserve">o, en este paso hay que tener cuidado pues es posible que si la Raspberry no esta configurada para que tenga una </w:t>
      </w:r>
      <w:proofErr w:type="spellStart"/>
      <w:r>
        <w:t>ip</w:t>
      </w:r>
      <w:proofErr w:type="spellEnd"/>
      <w:r>
        <w:t xml:space="preserve"> estática esta cambie cada vez que se realiza la conexión a un punto wifi, en este caso como la Raspberry esta configurada para que mantenga una </w:t>
      </w:r>
      <w:proofErr w:type="spellStart"/>
      <w:r>
        <w:t>ip</w:t>
      </w:r>
      <w:proofErr w:type="spellEnd"/>
      <w:r>
        <w:t xml:space="preserve"> estática no es necesario comprobarlo</w:t>
      </w:r>
      <w:ins w:id="123" w:author="Juan Carlos de Alfonso Juliá" w:date="2020-04-08T11:07:00Z">
        <w:r w:rsidR="00C613EA">
          <w:t>,</w:t>
        </w:r>
      </w:ins>
      <w:r>
        <w:t xml:space="preserve"> </w:t>
      </w:r>
      <w:ins w:id="124" w:author="Juan Carlos de Alfonso Juliá" w:date="2020-04-08T11:07:00Z">
        <w:r w:rsidR="00C613EA">
          <w:t>l</w:t>
        </w:r>
      </w:ins>
      <w:r>
        <w:t>os datos que por tanto se van a usar son:</w:t>
      </w:r>
    </w:p>
    <w:p w14:paraId="7704DD5B" w14:textId="507F9A44" w:rsidR="003636BC" w:rsidRPr="003636BC" w:rsidRDefault="003636BC" w:rsidP="003636BC">
      <w:pPr>
        <w:pStyle w:val="Prrafodelista"/>
        <w:numPr>
          <w:ilvl w:val="1"/>
          <w:numId w:val="2"/>
        </w:numPr>
      </w:pPr>
      <w:proofErr w:type="spellStart"/>
      <w:r>
        <w:t>Ip</w:t>
      </w:r>
      <w:proofErr w:type="spellEnd"/>
      <w:r>
        <w:t xml:space="preserve"> del servidor(estática): </w:t>
      </w:r>
      <w:r w:rsidRPr="003636BC">
        <w:t>192.168.1.52</w:t>
      </w:r>
      <w:ins w:id="125" w:author="Juan Carlos de Alfonso Juliá" w:date="2020-04-08T11:07:00Z">
        <w:r w:rsidR="00C613EA">
          <w:t>.</w:t>
        </w:r>
      </w:ins>
    </w:p>
    <w:p w14:paraId="46939676" w14:textId="4DA50499" w:rsidR="003636BC" w:rsidRDefault="003636BC" w:rsidP="003636BC">
      <w:pPr>
        <w:pStyle w:val="Prrafodelista"/>
        <w:numPr>
          <w:ilvl w:val="1"/>
          <w:numId w:val="2"/>
        </w:numPr>
      </w:pPr>
      <w:r>
        <w:t>Puerto del servidor: 12345</w:t>
      </w:r>
      <w:ins w:id="126" w:author="Juan Carlos de Alfonso Juliá" w:date="2020-04-08T11:07:00Z">
        <w:r w:rsidR="00C613EA">
          <w:t>.</w:t>
        </w:r>
      </w:ins>
    </w:p>
    <w:p w14:paraId="13BE4D71" w14:textId="1753FF66" w:rsidR="003636BC" w:rsidRDefault="003636BC" w:rsidP="003636BC">
      <w:pPr>
        <w:pStyle w:val="Prrafodelista"/>
        <w:numPr>
          <w:ilvl w:val="1"/>
          <w:numId w:val="2"/>
        </w:numPr>
        <w:rPr>
          <w:ins w:id="127" w:author="Juan Carlos de Alfonso Juliá" w:date="2020-04-08T11:07:00Z"/>
        </w:rPr>
      </w:pPr>
      <w:r>
        <w:t>Tamaño del buffer: 1024 bytes</w:t>
      </w:r>
      <w:ins w:id="128" w:author="Juan Carlos de Alfonso Juliá" w:date="2020-04-08T11:07:00Z">
        <w:r w:rsidR="00C613EA">
          <w:t>.</w:t>
        </w:r>
      </w:ins>
    </w:p>
    <w:p w14:paraId="0C79ADFF" w14:textId="7B2C8162" w:rsidR="00C613EA" w:rsidRDefault="00C613EA" w:rsidP="00CE18EA">
      <w:pPr>
        <w:ind w:left="1080"/>
      </w:pPr>
    </w:p>
    <w:p w14:paraId="618B214B" w14:textId="2F066EA7" w:rsidR="003636BC" w:rsidRDefault="003636BC" w:rsidP="003636BC">
      <w:pPr>
        <w:pStyle w:val="Prrafodelista"/>
        <w:numPr>
          <w:ilvl w:val="0"/>
          <w:numId w:val="2"/>
        </w:numPr>
      </w:pPr>
      <w:r>
        <w:t>El siguiente paso es con estos parámetros crear el socket del servidor</w:t>
      </w:r>
      <w:r w:rsidR="003364A1">
        <w:t>, este paso se realiza en las líneas siguientes:</w:t>
      </w:r>
    </w:p>
    <w:p w14:paraId="24CFDA8E" w14:textId="77777777" w:rsidR="003364A1" w:rsidRDefault="003364A1" w:rsidP="00851FAA">
      <w:pPr>
        <w:pStyle w:val="Prrafodelista"/>
      </w:pPr>
    </w:p>
    <w:p w14:paraId="4C34AB3C" w14:textId="7AED2693" w:rsidR="003364A1" w:rsidRDefault="003364A1" w:rsidP="003364A1">
      <w:pPr>
        <w:pStyle w:val="Prrafodelista"/>
        <w:rPr>
          <w:rFonts w:ascii="Consolas" w:eastAsia="Times New Roman" w:hAnsi="Consolas" w:cs="Consolas"/>
          <w:color w:val="24292E"/>
          <w:sz w:val="18"/>
          <w:szCs w:val="18"/>
          <w:shd w:val="clear" w:color="auto" w:fill="FFFFFF"/>
        </w:rPr>
      </w:pPr>
      <w:r w:rsidRPr="003364A1">
        <w:rPr>
          <w:rFonts w:ascii="Consolas" w:eastAsia="Times New Roman" w:hAnsi="Consolas" w:cs="Consolas"/>
          <w:color w:val="24292E"/>
          <w:sz w:val="18"/>
          <w:szCs w:val="18"/>
        </w:rPr>
        <w:t>s</w:t>
      </w:r>
      <w:r w:rsidRPr="003364A1">
        <w:rPr>
          <w:rFonts w:ascii="Consolas" w:eastAsia="Times New Roman" w:hAnsi="Consolas" w:cs="Consolas"/>
          <w:color w:val="24292E"/>
          <w:sz w:val="18"/>
          <w:szCs w:val="18"/>
          <w:shd w:val="clear" w:color="auto" w:fill="FFFFFF"/>
        </w:rPr>
        <w:t xml:space="preserve"> </w:t>
      </w:r>
      <w:r w:rsidRPr="003364A1">
        <w:rPr>
          <w:rFonts w:ascii="Consolas" w:eastAsia="Times New Roman" w:hAnsi="Consolas" w:cs="Consolas"/>
          <w:color w:val="005CC5"/>
          <w:sz w:val="18"/>
          <w:szCs w:val="18"/>
        </w:rPr>
        <w:t>=</w:t>
      </w:r>
      <w:r w:rsidRPr="003364A1">
        <w:rPr>
          <w:rFonts w:ascii="Consolas" w:eastAsia="Times New Roman" w:hAnsi="Consolas" w:cs="Consolas"/>
          <w:color w:val="24292E"/>
          <w:sz w:val="18"/>
          <w:szCs w:val="18"/>
          <w:shd w:val="clear" w:color="auto" w:fill="FFFFFF"/>
        </w:rPr>
        <w:t xml:space="preserve"> </w:t>
      </w:r>
      <w:proofErr w:type="spellStart"/>
      <w:proofErr w:type="gramStart"/>
      <w:r w:rsidRPr="003364A1">
        <w:rPr>
          <w:rFonts w:ascii="Consolas" w:eastAsia="Times New Roman" w:hAnsi="Consolas" w:cs="Consolas"/>
          <w:color w:val="24292E"/>
          <w:sz w:val="18"/>
          <w:szCs w:val="18"/>
        </w:rPr>
        <w:t>socket</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6F42C1"/>
          <w:sz w:val="18"/>
          <w:szCs w:val="18"/>
        </w:rPr>
        <w:t>socket</w:t>
      </w:r>
      <w:proofErr w:type="spellEnd"/>
      <w:proofErr w:type="gramEnd"/>
      <w:r w:rsidRPr="003364A1">
        <w:rPr>
          <w:rFonts w:ascii="Consolas" w:eastAsia="Times New Roman" w:hAnsi="Consolas" w:cs="Consolas"/>
          <w:color w:val="24292E"/>
          <w:sz w:val="18"/>
          <w:szCs w:val="18"/>
          <w:shd w:val="clear" w:color="auto" w:fill="FFFFFF"/>
        </w:rPr>
        <w:t>(</w:t>
      </w:r>
      <w:proofErr w:type="spellStart"/>
      <w:r w:rsidRPr="003364A1">
        <w:rPr>
          <w:rFonts w:ascii="Consolas" w:eastAsia="Times New Roman" w:hAnsi="Consolas" w:cs="Consolas"/>
          <w:color w:val="24292E"/>
          <w:sz w:val="18"/>
          <w:szCs w:val="18"/>
        </w:rPr>
        <w:t>socket</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E36209"/>
          <w:sz w:val="18"/>
          <w:szCs w:val="18"/>
        </w:rPr>
        <w:t>AF_INET</w:t>
      </w:r>
      <w:proofErr w:type="spellEnd"/>
      <w:r w:rsidRPr="003364A1">
        <w:rPr>
          <w:rFonts w:ascii="Consolas" w:eastAsia="Times New Roman" w:hAnsi="Consolas" w:cs="Consolas"/>
          <w:color w:val="24292E"/>
          <w:sz w:val="18"/>
          <w:szCs w:val="18"/>
          <w:shd w:val="clear" w:color="auto" w:fill="FFFFFF"/>
        </w:rPr>
        <w:t xml:space="preserve">, </w:t>
      </w:r>
      <w:proofErr w:type="spellStart"/>
      <w:r w:rsidRPr="003364A1">
        <w:rPr>
          <w:rFonts w:ascii="Consolas" w:eastAsia="Times New Roman" w:hAnsi="Consolas" w:cs="Consolas"/>
          <w:color w:val="24292E"/>
          <w:sz w:val="18"/>
          <w:szCs w:val="18"/>
        </w:rPr>
        <w:t>socket</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E36209"/>
          <w:sz w:val="18"/>
          <w:szCs w:val="18"/>
        </w:rPr>
        <w:t>SOCK_STREAM</w:t>
      </w:r>
      <w:proofErr w:type="spellEnd"/>
      <w:r w:rsidRPr="003364A1">
        <w:rPr>
          <w:rFonts w:ascii="Consolas" w:eastAsia="Times New Roman" w:hAnsi="Consolas" w:cs="Consolas"/>
          <w:color w:val="24292E"/>
          <w:sz w:val="18"/>
          <w:szCs w:val="18"/>
          <w:shd w:val="clear" w:color="auto" w:fill="FFFFFF"/>
        </w:rPr>
        <w:t>)</w:t>
      </w:r>
    </w:p>
    <w:p w14:paraId="299EE446" w14:textId="4AE67CEB" w:rsidR="003364A1" w:rsidRDefault="003364A1" w:rsidP="003364A1">
      <w:pPr>
        <w:ind w:firstLine="708"/>
        <w:rPr>
          <w:rFonts w:ascii="Consolas" w:hAnsi="Consolas" w:cs="Consolas"/>
          <w:color w:val="24292E"/>
          <w:sz w:val="18"/>
          <w:szCs w:val="18"/>
          <w:shd w:val="clear" w:color="auto" w:fill="FFFFFF"/>
        </w:rPr>
      </w:pPr>
      <w:proofErr w:type="spellStart"/>
      <w:proofErr w:type="gramStart"/>
      <w:r w:rsidRPr="003364A1">
        <w:rPr>
          <w:rFonts w:ascii="Consolas" w:hAnsi="Consolas" w:cs="Consolas"/>
          <w:color w:val="24292E"/>
          <w:sz w:val="18"/>
          <w:szCs w:val="18"/>
        </w:rPr>
        <w:t>s</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bind</w:t>
      </w:r>
      <w:proofErr w:type="spellEnd"/>
      <w:proofErr w:type="gramEnd"/>
      <w:r w:rsidRPr="003364A1">
        <w:rPr>
          <w:rFonts w:ascii="Consolas" w:hAnsi="Consolas" w:cs="Consolas"/>
          <w:color w:val="24292E"/>
          <w:sz w:val="18"/>
          <w:szCs w:val="18"/>
          <w:shd w:val="clear" w:color="auto" w:fill="FFFFFF"/>
        </w:rPr>
        <w:t>((</w:t>
      </w:r>
      <w:r w:rsidRPr="003364A1">
        <w:rPr>
          <w:rFonts w:ascii="Consolas" w:hAnsi="Consolas" w:cs="Consolas"/>
          <w:color w:val="E36209"/>
          <w:sz w:val="18"/>
          <w:szCs w:val="18"/>
        </w:rPr>
        <w:t>TCP_IP</w:t>
      </w:r>
      <w:r w:rsidRPr="003364A1">
        <w:rPr>
          <w:rFonts w:ascii="Consolas" w:hAnsi="Consolas" w:cs="Consolas"/>
          <w:color w:val="24292E"/>
          <w:sz w:val="18"/>
          <w:szCs w:val="18"/>
          <w:shd w:val="clear" w:color="auto" w:fill="FFFFFF"/>
        </w:rPr>
        <w:t xml:space="preserve">, </w:t>
      </w:r>
      <w:r w:rsidRPr="003364A1">
        <w:rPr>
          <w:rFonts w:ascii="Consolas" w:hAnsi="Consolas" w:cs="Consolas"/>
          <w:color w:val="E36209"/>
          <w:sz w:val="18"/>
          <w:szCs w:val="18"/>
        </w:rPr>
        <w:t>TCP_PORT</w:t>
      </w:r>
      <w:r w:rsidRPr="003364A1">
        <w:rPr>
          <w:rFonts w:ascii="Consolas" w:hAnsi="Consolas" w:cs="Consolas"/>
          <w:color w:val="24292E"/>
          <w:sz w:val="18"/>
          <w:szCs w:val="18"/>
          <w:shd w:val="clear" w:color="auto" w:fill="FFFFFF"/>
        </w:rPr>
        <w:t>))</w:t>
      </w:r>
    </w:p>
    <w:p w14:paraId="13247B51" w14:textId="130E4638" w:rsidR="003364A1" w:rsidRDefault="003364A1" w:rsidP="00851FAA">
      <w:pPr>
        <w:ind w:firstLine="708"/>
        <w:rPr>
          <w:rFonts w:ascii="Consolas" w:hAnsi="Consolas" w:cs="Consolas"/>
          <w:color w:val="24292E"/>
          <w:sz w:val="18"/>
          <w:szCs w:val="18"/>
          <w:shd w:val="clear" w:color="auto" w:fill="FFFFFF"/>
        </w:rPr>
      </w:pPr>
      <w:proofErr w:type="spellStart"/>
      <w:proofErr w:type="gramStart"/>
      <w:r w:rsidRPr="003364A1">
        <w:rPr>
          <w:rFonts w:ascii="Consolas" w:hAnsi="Consolas" w:cs="Consolas"/>
          <w:color w:val="24292E"/>
          <w:sz w:val="18"/>
          <w:szCs w:val="18"/>
        </w:rPr>
        <w:t>s</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listen</w:t>
      </w:r>
      <w:proofErr w:type="spellEnd"/>
      <w:proofErr w:type="gramEnd"/>
      <w:r w:rsidRPr="003364A1">
        <w:rPr>
          <w:rFonts w:ascii="Consolas" w:hAnsi="Consolas" w:cs="Consolas"/>
          <w:color w:val="24292E"/>
          <w:sz w:val="18"/>
          <w:szCs w:val="18"/>
          <w:shd w:val="clear" w:color="auto" w:fill="FFFFFF"/>
        </w:rPr>
        <w:t>(</w:t>
      </w:r>
      <w:r w:rsidRPr="003364A1">
        <w:rPr>
          <w:rFonts w:ascii="Consolas" w:hAnsi="Consolas" w:cs="Consolas"/>
          <w:color w:val="005CC5"/>
          <w:sz w:val="18"/>
          <w:szCs w:val="18"/>
        </w:rPr>
        <w:t>1</w:t>
      </w:r>
      <w:r w:rsidRPr="003364A1">
        <w:rPr>
          <w:rFonts w:ascii="Consolas" w:hAnsi="Consolas" w:cs="Consolas"/>
          <w:color w:val="24292E"/>
          <w:sz w:val="18"/>
          <w:szCs w:val="18"/>
          <w:shd w:val="clear" w:color="auto" w:fill="FFFFFF"/>
        </w:rPr>
        <w:t>)</w:t>
      </w:r>
    </w:p>
    <w:p w14:paraId="5423FA62" w14:textId="1C8BAE0E" w:rsidR="003364A1" w:rsidRDefault="003364A1" w:rsidP="00851FAA">
      <w:pPr>
        <w:ind w:firstLine="708"/>
        <w:rPr>
          <w:rFonts w:ascii="Consolas" w:hAnsi="Consolas" w:cs="Consolas"/>
          <w:color w:val="24292E"/>
          <w:sz w:val="18"/>
          <w:szCs w:val="18"/>
          <w:shd w:val="clear" w:color="auto" w:fill="FFFFFF"/>
        </w:rPr>
      </w:pPr>
      <w:proofErr w:type="spellStart"/>
      <w:proofErr w:type="gramStart"/>
      <w:r w:rsidRPr="003364A1">
        <w:rPr>
          <w:rFonts w:ascii="Consolas" w:hAnsi="Consolas" w:cs="Consolas"/>
          <w:color w:val="24292E"/>
          <w:sz w:val="18"/>
          <w:szCs w:val="18"/>
        </w:rPr>
        <w:t>time</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sleep</w:t>
      </w:r>
      <w:proofErr w:type="spellEnd"/>
      <w:proofErr w:type="gramEnd"/>
      <w:r w:rsidRPr="003364A1">
        <w:rPr>
          <w:rFonts w:ascii="Consolas" w:hAnsi="Consolas" w:cs="Consolas"/>
          <w:color w:val="24292E"/>
          <w:sz w:val="18"/>
          <w:szCs w:val="18"/>
          <w:shd w:val="clear" w:color="auto" w:fill="FFFFFF"/>
        </w:rPr>
        <w:t>(</w:t>
      </w:r>
      <w:r w:rsidRPr="003364A1">
        <w:rPr>
          <w:rFonts w:ascii="Consolas" w:hAnsi="Consolas" w:cs="Consolas"/>
          <w:color w:val="005CC5"/>
          <w:sz w:val="18"/>
          <w:szCs w:val="18"/>
        </w:rPr>
        <w:t>1</w:t>
      </w:r>
      <w:r w:rsidRPr="003364A1">
        <w:rPr>
          <w:rFonts w:ascii="Consolas" w:hAnsi="Consolas" w:cs="Consolas"/>
          <w:color w:val="24292E"/>
          <w:sz w:val="18"/>
          <w:szCs w:val="18"/>
          <w:shd w:val="clear" w:color="auto" w:fill="FFFFFF"/>
        </w:rPr>
        <w:t>)</w:t>
      </w:r>
    </w:p>
    <w:p w14:paraId="42735AC5" w14:textId="78D63C6F" w:rsidR="003364A1" w:rsidRDefault="003364A1" w:rsidP="003364A1">
      <w:pPr>
        <w:ind w:firstLine="708"/>
        <w:rPr>
          <w:rFonts w:ascii="Consolas" w:hAnsi="Consolas" w:cs="Consolas"/>
          <w:color w:val="24292E"/>
          <w:sz w:val="18"/>
          <w:szCs w:val="18"/>
          <w:shd w:val="clear" w:color="auto" w:fill="FFFFFF"/>
        </w:rPr>
      </w:pPr>
      <w:proofErr w:type="spellStart"/>
      <w:proofErr w:type="gramStart"/>
      <w:r w:rsidRPr="003364A1">
        <w:rPr>
          <w:rFonts w:ascii="Consolas" w:hAnsi="Consolas" w:cs="Consolas"/>
          <w:color w:val="24292E"/>
          <w:sz w:val="18"/>
          <w:szCs w:val="18"/>
        </w:rPr>
        <w:lastRenderedPageBreak/>
        <w:t>c</w:t>
      </w:r>
      <w:r w:rsidRPr="003364A1">
        <w:rPr>
          <w:rFonts w:ascii="Consolas" w:hAnsi="Consolas" w:cs="Consolas"/>
          <w:color w:val="24292E"/>
          <w:sz w:val="18"/>
          <w:szCs w:val="18"/>
          <w:shd w:val="clear" w:color="auto" w:fill="FFFFFF"/>
        </w:rPr>
        <w:t>,</w:t>
      </w:r>
      <w:r w:rsidRPr="003364A1">
        <w:rPr>
          <w:rFonts w:ascii="Consolas" w:hAnsi="Consolas" w:cs="Consolas"/>
          <w:color w:val="24292E"/>
          <w:sz w:val="18"/>
          <w:szCs w:val="18"/>
        </w:rPr>
        <w:t>d</w:t>
      </w:r>
      <w:proofErr w:type="spellEnd"/>
      <w:proofErr w:type="gramEnd"/>
      <w:r w:rsidRPr="003364A1">
        <w:rPr>
          <w:rFonts w:ascii="Consolas" w:hAnsi="Consolas" w:cs="Consolas"/>
          <w:color w:val="24292E"/>
          <w:sz w:val="18"/>
          <w:szCs w:val="18"/>
          <w:shd w:val="clear" w:color="auto" w:fill="FFFFFF"/>
        </w:rPr>
        <w:t xml:space="preserve"> </w:t>
      </w:r>
      <w:r w:rsidRPr="003364A1">
        <w:rPr>
          <w:rFonts w:ascii="Consolas" w:hAnsi="Consolas" w:cs="Consolas"/>
          <w:color w:val="005CC5"/>
          <w:sz w:val="18"/>
          <w:szCs w:val="18"/>
        </w:rPr>
        <w:t>=</w:t>
      </w:r>
      <w:r w:rsidRPr="003364A1">
        <w:rPr>
          <w:rFonts w:ascii="Consolas" w:hAnsi="Consolas" w:cs="Consolas"/>
          <w:color w:val="24292E"/>
          <w:sz w:val="18"/>
          <w:szCs w:val="18"/>
          <w:shd w:val="clear" w:color="auto" w:fill="FFFFFF"/>
        </w:rPr>
        <w:t xml:space="preserve"> </w:t>
      </w:r>
      <w:proofErr w:type="spellStart"/>
      <w:r w:rsidRPr="003364A1">
        <w:rPr>
          <w:rFonts w:ascii="Consolas" w:hAnsi="Consolas" w:cs="Consolas"/>
          <w:color w:val="24292E"/>
          <w:sz w:val="18"/>
          <w:szCs w:val="18"/>
        </w:rPr>
        <w:t>s</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accept</w:t>
      </w:r>
      <w:proofErr w:type="spellEnd"/>
      <w:r w:rsidRPr="003364A1">
        <w:rPr>
          <w:rFonts w:ascii="Consolas" w:hAnsi="Consolas" w:cs="Consolas"/>
          <w:color w:val="24292E"/>
          <w:sz w:val="18"/>
          <w:szCs w:val="18"/>
          <w:shd w:val="clear" w:color="auto" w:fill="FFFFFF"/>
        </w:rPr>
        <w:t>()</w:t>
      </w:r>
    </w:p>
    <w:p w14:paraId="76EB0B0E" w14:textId="3775D2D0" w:rsidR="00BC600E" w:rsidRDefault="00BC600E" w:rsidP="003364A1">
      <w:pPr>
        <w:ind w:firstLine="708"/>
        <w:rPr>
          <w:rFonts w:ascii="Consolas" w:hAnsi="Consolas" w:cs="Consolas"/>
          <w:color w:val="24292E"/>
          <w:sz w:val="18"/>
          <w:szCs w:val="18"/>
          <w:shd w:val="clear" w:color="auto" w:fill="FFFFFF"/>
        </w:rPr>
      </w:pPr>
    </w:p>
    <w:p w14:paraId="3E254596" w14:textId="3A566836" w:rsidR="00BC600E" w:rsidRDefault="00BC600E" w:rsidP="00851FAA">
      <w:pPr>
        <w:ind w:left="708"/>
      </w:pPr>
      <w:r>
        <w:t xml:space="preserve">La línea más importante de este fragmento de código es la última, en concreto la función </w:t>
      </w:r>
      <w:proofErr w:type="spellStart"/>
      <w:r w:rsidRPr="00467636">
        <w:rPr>
          <w:i/>
          <w:iCs/>
        </w:rPr>
        <w:t>s.accept</w:t>
      </w:r>
      <w:proofErr w:type="spellEnd"/>
      <w:r w:rsidRPr="00467636">
        <w:rPr>
          <w:i/>
          <w:iCs/>
        </w:rPr>
        <w:t>()</w:t>
      </w:r>
      <w:r>
        <w:t xml:space="preserve"> que como el propio nombre ind</w:t>
      </w:r>
      <w:ins w:id="129" w:author="Juan Carlos de Alfonso Juliá" w:date="2020-04-08T11:08:00Z">
        <w:r w:rsidR="00A3696D">
          <w:t>i</w:t>
        </w:r>
      </w:ins>
      <w:r>
        <w:t xml:space="preserve">ca es la encargada de aceptar la conexión de un cliente, además la función también tiene un papel bloqueante </w:t>
      </w:r>
      <w:r w:rsidR="00467636">
        <w:t>dado</w:t>
      </w:r>
      <w:r>
        <w:t xml:space="preserve"> que si no hay ningún cliente a la espera de conexión bloqueará la ejecución esperando hasta que haya algún cliente, esto permite que el dron al ejecutar </w:t>
      </w:r>
      <w:r w:rsidR="00467636">
        <w:t>este</w:t>
      </w:r>
      <w:r>
        <w:t xml:space="preserve"> código pueda ejecutar una única vez </w:t>
      </w:r>
      <w:r w:rsidR="00467636">
        <w:t>el</w:t>
      </w:r>
      <w:r>
        <w:t xml:space="preserve"> script y permanecer en modo de espera a que el cliente mande los datos mediante el teléfono móvil.</w:t>
      </w:r>
    </w:p>
    <w:p w14:paraId="76EDDBE5" w14:textId="77777777" w:rsidR="003364A1" w:rsidRPr="00851FAA" w:rsidRDefault="003364A1" w:rsidP="00851FAA"/>
    <w:p w14:paraId="58693D57" w14:textId="4F1945F8" w:rsidR="003636BC" w:rsidRDefault="00BC600E" w:rsidP="00851FAA">
      <w:pPr>
        <w:pStyle w:val="Prrafodelista"/>
        <w:numPr>
          <w:ilvl w:val="0"/>
          <w:numId w:val="2"/>
        </w:numPr>
      </w:pPr>
      <w:r>
        <w:t xml:space="preserve">Por </w:t>
      </w:r>
      <w:del w:id="130" w:author="Juan Carlos de Alfonso Juliá" w:date="2020-04-08T11:11:00Z">
        <w:r w:rsidDel="007C1FB2">
          <w:delText>último</w:delText>
        </w:r>
      </w:del>
      <w:ins w:id="131" w:author="Juan Carlos de Alfonso Juliá" w:date="2020-04-08T11:11:00Z">
        <w:r w:rsidR="007C1FB2">
          <w:t>último,</w:t>
        </w:r>
      </w:ins>
      <w:r>
        <w:t xml:space="preserve"> el resto de </w:t>
      </w:r>
      <w:proofErr w:type="gramStart"/>
      <w:r>
        <w:t>líneas</w:t>
      </w:r>
      <w:proofErr w:type="gramEnd"/>
      <w:r>
        <w:t xml:space="preserve"> de la función no presentan dificultad, únicamente reciben el mensaje y lo decodifican con ayuda de la función </w:t>
      </w:r>
      <w:proofErr w:type="spellStart"/>
      <w:r w:rsidRPr="00467636">
        <w:rPr>
          <w:i/>
          <w:iCs/>
        </w:rPr>
        <w:t>convertStr</w:t>
      </w:r>
      <w:proofErr w:type="spellEnd"/>
      <w:r w:rsidR="00467636" w:rsidRPr="00467636">
        <w:rPr>
          <w:i/>
          <w:iCs/>
        </w:rPr>
        <w:t>(</w:t>
      </w:r>
      <w:proofErr w:type="spellStart"/>
      <w:r w:rsidR="00467636" w:rsidRPr="00467636">
        <w:rPr>
          <w:i/>
          <w:iCs/>
        </w:rPr>
        <w:t>msg</w:t>
      </w:r>
      <w:proofErr w:type="spellEnd"/>
      <w:r w:rsidR="00467636" w:rsidRPr="00467636">
        <w:rPr>
          <w:i/>
          <w:iCs/>
        </w:rPr>
        <w:t>)</w:t>
      </w:r>
      <w:r>
        <w:t xml:space="preserve"> eliminando caracteres no deseados.</w:t>
      </w:r>
    </w:p>
    <w:p w14:paraId="08783F52" w14:textId="77777777" w:rsidR="003636BC" w:rsidRDefault="003636BC" w:rsidP="00851FAA"/>
    <w:p w14:paraId="15DE0D08" w14:textId="77777777" w:rsidR="003636BC" w:rsidRDefault="003636BC" w:rsidP="00851FAA">
      <w:pPr>
        <w:ind w:left="720"/>
      </w:pPr>
    </w:p>
    <w:p w14:paraId="7186758D" w14:textId="316BE75F" w:rsidR="00CF6286" w:rsidRPr="00EF43E8" w:rsidRDefault="00CF6286" w:rsidP="00851FAA">
      <w:r>
        <w:t xml:space="preserve">Función </w:t>
      </w:r>
      <w:proofErr w:type="spellStart"/>
      <w:r>
        <w:t>convert</w:t>
      </w:r>
      <w:r w:rsidR="003636BC">
        <w:t>Str</w:t>
      </w:r>
      <w:proofErr w:type="spellEnd"/>
      <w:r w:rsidR="003636BC">
        <w:t xml:space="preserve">: Es un método de conversión que </w:t>
      </w:r>
      <w:proofErr w:type="spellStart"/>
      <w:r w:rsidR="003636BC">
        <w:t>parsea</w:t>
      </w:r>
      <w:proofErr w:type="spellEnd"/>
      <w:r w:rsidR="003636BC">
        <w:t xml:space="preserve"> el </w:t>
      </w:r>
      <w:proofErr w:type="spellStart"/>
      <w:r w:rsidR="003636BC">
        <w:t>string</w:t>
      </w:r>
      <w:proofErr w:type="spellEnd"/>
      <w:r w:rsidR="003636BC">
        <w:t xml:space="preserve"> recibido del cliente devolviendo la altura en formato </w:t>
      </w:r>
      <w:r w:rsidR="00A3696D">
        <w:t>decimal,</w:t>
      </w:r>
      <w:r w:rsidR="003636BC">
        <w:t xml:space="preserve"> </w:t>
      </w:r>
      <w:r w:rsidR="00467636">
        <w:t>y</w:t>
      </w:r>
      <w:r w:rsidR="003636BC">
        <w:t xml:space="preserve"> una tupla de decimales con los pares de coordenadas </w:t>
      </w:r>
      <w:r w:rsidR="00467636">
        <w:t>ordenados por recorrido</w:t>
      </w:r>
      <w:r w:rsidR="003636BC">
        <w:t>.</w:t>
      </w:r>
    </w:p>
    <w:p w14:paraId="5CAAA4A4" w14:textId="3EE49696" w:rsidR="00721DB0" w:rsidRDefault="00456515" w:rsidP="0050680A">
      <w:pPr>
        <w:pStyle w:val="Ttulo1"/>
      </w:pPr>
      <w:bookmarkStart w:id="132" w:name="_Toc37410430"/>
      <w:ins w:id="133" w:author="Juan Carlos de Alfonso Juliá" w:date="2020-04-08T11:50:00Z">
        <w:r>
          <w:t xml:space="preserve">4.4 </w:t>
        </w:r>
      </w:ins>
      <w:r w:rsidR="00721DB0">
        <w:t>Estructura de la aplicación</w:t>
      </w:r>
      <w:r w:rsidR="00EF43E8">
        <w:t xml:space="preserve"> del cliente</w:t>
      </w:r>
      <w:r w:rsidR="00721DB0">
        <w:t>.</w:t>
      </w:r>
      <w:bookmarkEnd w:id="132"/>
    </w:p>
    <w:p w14:paraId="6271DCE5" w14:textId="77777777" w:rsidR="001F333C" w:rsidRPr="001F333C" w:rsidRDefault="001F333C" w:rsidP="001F333C"/>
    <w:p w14:paraId="197AFFC5" w14:textId="57CFEBD9" w:rsidR="009A737A" w:rsidRDefault="00456515" w:rsidP="009A737A">
      <w:pPr>
        <w:pStyle w:val="Ttulo2"/>
      </w:pPr>
      <w:bookmarkStart w:id="134" w:name="_Toc37410431"/>
      <w:ins w:id="135" w:author="Juan Carlos de Alfonso Juliá" w:date="2020-04-08T11:50:00Z">
        <w:r>
          <w:t xml:space="preserve">4.4.1 </w:t>
        </w:r>
      </w:ins>
      <w:r w:rsidR="009A737A">
        <w:t>Logo de la aplicación.</w:t>
      </w:r>
      <w:bookmarkEnd w:id="134"/>
    </w:p>
    <w:p w14:paraId="5E97D832" w14:textId="77777777" w:rsidR="001F333C" w:rsidRPr="001F333C" w:rsidRDefault="001F333C" w:rsidP="001F333C"/>
    <w:p w14:paraId="1EB2FA64" w14:textId="2900CD97" w:rsidR="008266FB" w:rsidRDefault="008266FB" w:rsidP="008266FB">
      <w:r>
        <w:t>El logo se ha creado usando la herramienta</w:t>
      </w:r>
      <w:r w:rsidR="006D748A">
        <w:t xml:space="preserve"> </w:t>
      </w:r>
      <w:proofErr w:type="spellStart"/>
      <w:r w:rsidR="006D748A" w:rsidRPr="001D569B">
        <w:rPr>
          <w:i/>
          <w:iCs/>
        </w:rPr>
        <w:t>Freelogodesign</w:t>
      </w:r>
      <w:proofErr w:type="spellEnd"/>
      <w:r w:rsidR="00322B60">
        <w:t xml:space="preserve"> </w:t>
      </w:r>
      <w:r>
        <w:t xml:space="preserve">donde el servicio permite el uso de los logotipos diseñados con fines personales o </w:t>
      </w:r>
      <w:r w:rsidR="00322B60">
        <w:t>comerciales (</w:t>
      </w:r>
      <w:r w:rsidR="00322B60">
        <w:fldChar w:fldCharType="begin"/>
      </w:r>
      <w:r w:rsidR="00322B60">
        <w:instrText xml:space="preserve"> REF _Ref33083638 \r \h </w:instrText>
      </w:r>
      <w:r w:rsidR="00322B60">
        <w:fldChar w:fldCharType="separate"/>
      </w:r>
      <w:r w:rsidR="00741FC5">
        <w:t>20)</w:t>
      </w:r>
      <w:r w:rsidR="00322B60">
        <w:fldChar w:fldCharType="end"/>
      </w:r>
      <w:r>
        <w:t>.</w:t>
      </w:r>
    </w:p>
    <w:p w14:paraId="533C8F4A" w14:textId="77777777" w:rsidR="00EB2809" w:rsidRPr="008266FB" w:rsidRDefault="00EB2809" w:rsidP="008266FB"/>
    <w:p w14:paraId="5551F63A" w14:textId="024DD361" w:rsidR="00721DB0" w:rsidRDefault="00456515" w:rsidP="00721DB0">
      <w:pPr>
        <w:pStyle w:val="Ttulo2"/>
      </w:pPr>
      <w:bookmarkStart w:id="136" w:name="_Toc37410432"/>
      <w:ins w:id="137" w:author="Juan Carlos de Alfonso Juliá" w:date="2020-04-08T11:50:00Z">
        <w:r>
          <w:t xml:space="preserve">4.4.2 </w:t>
        </w:r>
      </w:ins>
      <w:r w:rsidR="003C363F">
        <w:t>Ventanas</w:t>
      </w:r>
      <w:r w:rsidR="00721DB0">
        <w:t xml:space="preserve"> de la aplicación.</w:t>
      </w:r>
      <w:bookmarkEnd w:id="136"/>
    </w:p>
    <w:p w14:paraId="7EB2E236" w14:textId="77777777" w:rsidR="001F333C" w:rsidRPr="001F333C" w:rsidRDefault="001F333C" w:rsidP="001F333C"/>
    <w:p w14:paraId="446001EF" w14:textId="44C4116B" w:rsidR="003C363F" w:rsidRDefault="0050680A" w:rsidP="0050680A">
      <w:r>
        <w:t xml:space="preserve">La aplicación la </w:t>
      </w:r>
      <w:r w:rsidR="001D569B">
        <w:t>forman</w:t>
      </w:r>
      <w:r>
        <w:t xml:space="preserve"> cinco ventanas</w:t>
      </w:r>
      <w:r w:rsidR="00C40674">
        <w:t>:</w:t>
      </w:r>
    </w:p>
    <w:p w14:paraId="3237191F" w14:textId="61E10401" w:rsidR="001E1F58" w:rsidRDefault="003C363F" w:rsidP="0050680A">
      <w:r>
        <w:t xml:space="preserve">La primera de estas corresponde a la que </w:t>
      </w:r>
      <w:r w:rsidR="00AD2AA4">
        <w:t>se ve</w:t>
      </w:r>
      <w:r>
        <w:t xml:space="preserve"> al ejecutar la aplicación</w:t>
      </w:r>
      <w:r w:rsidR="00AD2AA4">
        <w:t xml:space="preserve"> (</w:t>
      </w:r>
      <w:proofErr w:type="spellStart"/>
      <w:r w:rsidR="00AD2AA4">
        <w:t>fig</w:t>
      </w:r>
      <w:proofErr w:type="spellEnd"/>
      <w:r w:rsidR="00AD2AA4">
        <w:t xml:space="preserve"> </w:t>
      </w:r>
      <w:proofErr w:type="spellStart"/>
      <w:r w:rsidR="00AD2AA4">
        <w:t>x.x</w:t>
      </w:r>
      <w:proofErr w:type="spellEnd"/>
      <w:r w:rsidR="00AD2AA4">
        <w:t>),</w:t>
      </w:r>
      <w:r>
        <w:t xml:space="preserve"> y corresponde a un menú en donde se pueden seleccionar las opciones de iniciar vuelo, ajustes e información</w:t>
      </w:r>
      <w:r w:rsidR="001E1F58">
        <w:t xml:space="preserve"> junto con el logo ampliado de la aplicación</w:t>
      </w:r>
      <w:r w:rsidR="00AD2AA4">
        <w:t>.</w:t>
      </w:r>
      <w:r w:rsidR="00AB3CA4">
        <w:t xml:space="preserve"> </w:t>
      </w:r>
    </w:p>
    <w:p w14:paraId="3CF0D1A1" w14:textId="7DA6E6A6" w:rsidR="008D3559" w:rsidRDefault="008D3559" w:rsidP="0050680A"/>
    <w:p w14:paraId="11DB78E4" w14:textId="77777777" w:rsidR="008D3559" w:rsidRDefault="008D3559" w:rsidP="008D3559">
      <w:r>
        <w:t>Si seleccionamos el botón de información se abrirá una nueva ventana meramente informativa con información acerca de la app (instrucciones, autoría…) (</w:t>
      </w:r>
      <w:proofErr w:type="spellStart"/>
      <w:proofErr w:type="gramStart"/>
      <w:r>
        <w:t>Fig</w:t>
      </w:r>
      <w:proofErr w:type="spellEnd"/>
      <w:r>
        <w:t xml:space="preserve"> .</w:t>
      </w:r>
      <w:proofErr w:type="gramEnd"/>
      <w:r>
        <w:t>).</w:t>
      </w:r>
    </w:p>
    <w:p w14:paraId="2BB96E4A" w14:textId="77777777" w:rsidR="008D3559" w:rsidRDefault="008D3559" w:rsidP="008D3559"/>
    <w:p w14:paraId="03C8CDDA" w14:textId="2E6084BD" w:rsidR="008D3559" w:rsidRDefault="008D3559" w:rsidP="008D3559">
      <w:r>
        <w:t>En el caso de seleccionar ajustes, la interfaz mostrará una serie de parámetros configurables que se aplicarán durante el vuelo del dron o en la conexión con este</w:t>
      </w:r>
      <w:r w:rsidR="00AD2AA4">
        <w:t xml:space="preserve"> (</w:t>
      </w:r>
      <w:proofErr w:type="spellStart"/>
      <w:r w:rsidR="00AD2AA4">
        <w:t>Fig</w:t>
      </w:r>
      <w:proofErr w:type="spellEnd"/>
      <w:r w:rsidR="00AD2AA4">
        <w:t xml:space="preserve"> </w:t>
      </w:r>
      <w:proofErr w:type="spellStart"/>
      <w:r w:rsidR="00AD2AA4">
        <w:t>x.x</w:t>
      </w:r>
      <w:proofErr w:type="spellEnd"/>
      <w:r w:rsidR="00AD2AA4">
        <w:t>)</w:t>
      </w:r>
      <w:r>
        <w:t xml:space="preserve">, en concreto encontramos dos submenús, el primero subtitulado </w:t>
      </w:r>
      <w:r w:rsidRPr="00C40674">
        <w:rPr>
          <w:i/>
          <w:iCs/>
        </w:rPr>
        <w:t>Protocolo TCP</w:t>
      </w:r>
      <w:r>
        <w:t xml:space="preserve"> permite configurar dos parámetros relativos a la comunicación:</w:t>
      </w:r>
    </w:p>
    <w:p w14:paraId="498DC3D1" w14:textId="3FFA8D2F" w:rsidR="008D3559" w:rsidRDefault="008D3559" w:rsidP="008D3559">
      <w:pPr>
        <w:pStyle w:val="Prrafodelista"/>
        <w:numPr>
          <w:ilvl w:val="0"/>
          <w:numId w:val="2"/>
        </w:numPr>
      </w:pPr>
      <w:r>
        <w:t xml:space="preserve">Dirección IP: corresponde a la dirección </w:t>
      </w:r>
      <w:proofErr w:type="spellStart"/>
      <w:r w:rsidR="00AD2AA4">
        <w:t>i</w:t>
      </w:r>
      <w:r>
        <w:t>p</w:t>
      </w:r>
      <w:proofErr w:type="spellEnd"/>
      <w:r>
        <w:t xml:space="preserve"> asignada a la Raspberry dentro de la red.</w:t>
      </w:r>
    </w:p>
    <w:p w14:paraId="5E9DF56D" w14:textId="77777777" w:rsidR="008D3559" w:rsidRDefault="008D3559" w:rsidP="008D3559">
      <w:pPr>
        <w:pStyle w:val="Prrafodelista"/>
        <w:numPr>
          <w:ilvl w:val="0"/>
          <w:numId w:val="2"/>
        </w:numPr>
      </w:pPr>
      <w:r>
        <w:t>Puerto: identificador único del puerto del servidor de la Raspberry, por defecto usaremos el puerto 12345.</w:t>
      </w:r>
    </w:p>
    <w:p w14:paraId="6CDD41E4" w14:textId="3F16E1BB" w:rsidR="008D3559" w:rsidRDefault="008D3559" w:rsidP="008D3559">
      <w:r>
        <w:t>El segundo submenú referente a la navegación permite configurar lo</w:t>
      </w:r>
      <w:r w:rsidR="00C40674">
        <w:t>s</w:t>
      </w:r>
      <w:r>
        <w:t xml:space="preserve"> siguiente</w:t>
      </w:r>
      <w:r w:rsidR="00C40674">
        <w:t>s dos parámetros</w:t>
      </w:r>
      <w:r>
        <w:t>:</w:t>
      </w:r>
    </w:p>
    <w:p w14:paraId="7F35CC39" w14:textId="77777777" w:rsidR="008D3559" w:rsidRDefault="008D3559" w:rsidP="008D3559">
      <w:pPr>
        <w:pStyle w:val="Prrafodelista"/>
        <w:numPr>
          <w:ilvl w:val="0"/>
          <w:numId w:val="2"/>
        </w:numPr>
      </w:pPr>
      <w:r>
        <w:lastRenderedPageBreak/>
        <w:t>Altura: la altura en metros a la que debe volar el aparato.</w:t>
      </w:r>
    </w:p>
    <w:p w14:paraId="4DE8A569" w14:textId="77777777" w:rsidR="008D3559" w:rsidRDefault="008D3559" w:rsidP="008D3559">
      <w:pPr>
        <w:pStyle w:val="Prrafodelista"/>
        <w:numPr>
          <w:ilvl w:val="0"/>
          <w:numId w:val="2"/>
        </w:numPr>
      </w:pPr>
      <w:r>
        <w:t xml:space="preserve">Vuelta al origen: representa un </w:t>
      </w:r>
      <w:proofErr w:type="spellStart"/>
      <w:r>
        <w:t>switch</w:t>
      </w:r>
      <w:proofErr w:type="spellEnd"/>
      <w:r>
        <w:t xml:space="preserve"> que en el caso de estar seleccionado indicará al dron que al finalizar el recorrido debe volver al punto del que partió y aterrizar ahí, en caso de no seleccionarse aterrizará en el último punto establecido por el usuario.</w:t>
      </w:r>
    </w:p>
    <w:p w14:paraId="711E8CFA" w14:textId="77777777" w:rsidR="008D3559" w:rsidRDefault="008D3559" w:rsidP="008D3559"/>
    <w:p w14:paraId="3C1338E0" w14:textId="282A96CB" w:rsidR="008D3559" w:rsidRDefault="008D3559" w:rsidP="008D3559">
      <w:r>
        <w:t xml:space="preserve">La tercera de las ventanas a la que se llega si se selecciona el botón </w:t>
      </w:r>
      <w:r w:rsidR="004B3735">
        <w:rPr>
          <w:i/>
          <w:iCs/>
        </w:rPr>
        <w:t>I</w:t>
      </w:r>
      <w:r w:rsidRPr="004B3735">
        <w:rPr>
          <w:i/>
          <w:iCs/>
        </w:rPr>
        <w:t>niciar vuelo</w:t>
      </w:r>
      <w:r>
        <w:t xml:space="preserve"> abrirá una interfaz más compleja formada por un mapa en donde aparecerá la ubicación de nuestro </w:t>
      </w:r>
      <w:proofErr w:type="gramStart"/>
      <w:r>
        <w:t>aparato</w:t>
      </w:r>
      <w:proofErr w:type="gramEnd"/>
      <w:r>
        <w:t xml:space="preserve"> así como dos botones </w:t>
      </w:r>
      <w:r w:rsidR="000A393B">
        <w:rPr>
          <w:i/>
          <w:iCs/>
        </w:rPr>
        <w:t xml:space="preserve">iniciar </w:t>
      </w:r>
      <w:r>
        <w:t xml:space="preserve">y </w:t>
      </w:r>
      <w:proofErr w:type="spellStart"/>
      <w:r w:rsidRPr="000A393B">
        <w:rPr>
          <w:i/>
          <w:iCs/>
        </w:rPr>
        <w:t>reset</w:t>
      </w:r>
      <w:proofErr w:type="spellEnd"/>
      <w:r>
        <w:t>.</w:t>
      </w:r>
    </w:p>
    <w:p w14:paraId="4879AC23" w14:textId="77777777" w:rsidR="008D3559" w:rsidRDefault="008D3559" w:rsidP="008D3559">
      <w:r>
        <w:t xml:space="preserve">En esta ventana debemos seleccionar el recorrido que queremos que haga el aparato pulsando en el mapa, esto hará que se creen diferentes puntos (con un máximo de diez) que se recorrerán en orden de selección, el botón </w:t>
      </w:r>
      <w:proofErr w:type="spellStart"/>
      <w:r>
        <w:t>reset</w:t>
      </w:r>
      <w:proofErr w:type="spellEnd"/>
      <w:r>
        <w:t xml:space="preserve"> permite borrar todos los puntos y volver a crear el recorrido, y el botón iniciar nos lleva a la última ventana explicada a continuación. </w:t>
      </w:r>
    </w:p>
    <w:p w14:paraId="7ECD8E7B" w14:textId="77777777" w:rsidR="008D3559" w:rsidRDefault="008D3559" w:rsidP="008D3559"/>
    <w:p w14:paraId="2EE007BC" w14:textId="1C3BAB39" w:rsidR="008D3559" w:rsidRDefault="008D3559" w:rsidP="008D3559">
      <w:r>
        <w:t xml:space="preserve">La última ventana es meramente informativa pues dado que cuando se inicia, gráficamente no realiza ninguna acción, el código de </w:t>
      </w:r>
      <w:ins w:id="138" w:author="JUAN FRANCISCO JIMENEZ CASTELLANOS" w:date="2020-03-21T12:31:00Z">
        <w:r w:rsidR="003833D5">
          <w:t>é</w:t>
        </w:r>
      </w:ins>
      <w:r>
        <w:t xml:space="preserve">sta en cambio es muy importante pues realizará la comunicación inalámbrica enviando todos los datos necesarios y usando la dirección </w:t>
      </w:r>
      <w:proofErr w:type="spellStart"/>
      <w:r>
        <w:t>ip</w:t>
      </w:r>
      <w:proofErr w:type="spellEnd"/>
      <w:r>
        <w:t xml:space="preserve"> y el puerto de los ajustes para dicha acción.</w:t>
      </w:r>
    </w:p>
    <w:p w14:paraId="38247A41" w14:textId="77777777" w:rsidR="006A3B1F" w:rsidRDefault="006A3B1F" w:rsidP="008D3559"/>
    <w:p w14:paraId="043512B2" w14:textId="09D621B8" w:rsidR="00AB3CA4" w:rsidRDefault="001C2F04" w:rsidP="0050680A">
      <w:r>
        <w:rPr>
          <w:noProof/>
        </w:rPr>
        <w:lastRenderedPageBreak/>
        <w:drawing>
          <wp:anchor distT="0" distB="0" distL="114300" distR="114300" simplePos="0" relativeHeight="251665408" behindDoc="0" locked="0" layoutInCell="1" allowOverlap="1" wp14:anchorId="41C67256" wp14:editId="0F91279E">
            <wp:simplePos x="0" y="0"/>
            <wp:positionH relativeFrom="column">
              <wp:posOffset>-242570</wp:posOffset>
            </wp:positionH>
            <wp:positionV relativeFrom="paragraph">
              <wp:posOffset>4170045</wp:posOffset>
            </wp:positionV>
            <wp:extent cx="1801495" cy="3602990"/>
            <wp:effectExtent l="0" t="0" r="1905" b="3810"/>
            <wp:wrapSquare wrapText="bothSides"/>
            <wp:docPr id="2" name="Imagen 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ntalla map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1495" cy="36029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0" locked="0" layoutInCell="1" allowOverlap="1" wp14:anchorId="49A47691" wp14:editId="0149D18B">
                <wp:simplePos x="0" y="0"/>
                <wp:positionH relativeFrom="column">
                  <wp:posOffset>3952240</wp:posOffset>
                </wp:positionH>
                <wp:positionV relativeFrom="paragraph">
                  <wp:posOffset>3695424</wp:posOffset>
                </wp:positionV>
                <wp:extent cx="1799590" cy="635"/>
                <wp:effectExtent l="0" t="0" r="3810" b="1206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6925C16F" w14:textId="77777777" w:rsidR="002B49F8" w:rsidRDefault="002B49F8" w:rsidP="00AC077F">
                            <w:pPr>
                              <w:pStyle w:val="Descripcin"/>
                              <w:rPr>
                                <w:noProof/>
                              </w:rPr>
                            </w:pPr>
                            <w:proofErr w:type="spellStart"/>
                            <w:r>
                              <w:t>Fig</w:t>
                            </w:r>
                            <w:proofErr w:type="spellEnd"/>
                            <w:r>
                              <w:t xml:space="preserve"> </w:t>
                            </w:r>
                            <w:proofErr w:type="spellStart"/>
                            <w:r>
                              <w:t>x.x</w:t>
                            </w:r>
                            <w:proofErr w:type="spellEnd"/>
                            <w:r>
                              <w:t>. Pantalla de ajustes.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47691" id="Cuadro de texto 12" o:spid="_x0000_s1051" type="#_x0000_t202" style="position:absolute;margin-left:311.2pt;margin-top:291pt;width:141.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" stroked="f">
                <v:textbox style="mso-fit-shape-to-text:t" inset="0,0,0,0">
                  <w:txbxContent>
                    <w:p w14:paraId="6925C16F" w14:textId="77777777" w:rsidR="002B49F8" w:rsidRDefault="002B49F8" w:rsidP="00AC077F">
                      <w:pPr>
                        <w:pStyle w:val="Descripcin"/>
                        <w:rPr>
                          <w:noProof/>
                        </w:rPr>
                      </w:pPr>
                      <w:proofErr w:type="spellStart"/>
                      <w:r>
                        <w:t>Fig</w:t>
                      </w:r>
                      <w:proofErr w:type="spellEnd"/>
                      <w:r>
                        <w:t xml:space="preserve"> </w:t>
                      </w:r>
                      <w:proofErr w:type="spellStart"/>
                      <w:r>
                        <w:t>x.x</w:t>
                      </w:r>
                      <w:proofErr w:type="spellEnd"/>
                      <w:r>
                        <w:t>. Pantalla de ajustes.</w:t>
                      </w: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05B1F701" wp14:editId="31C21A7B">
                <wp:simplePos x="0" y="0"/>
                <wp:positionH relativeFrom="column">
                  <wp:posOffset>-233045</wp:posOffset>
                </wp:positionH>
                <wp:positionV relativeFrom="paragraph">
                  <wp:posOffset>3692221</wp:posOffset>
                </wp:positionV>
                <wp:extent cx="1799590" cy="635"/>
                <wp:effectExtent l="0" t="0" r="3810" b="1206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0539BFAC" w14:textId="77777777" w:rsidR="002B49F8" w:rsidRDefault="002B49F8" w:rsidP="00537448">
                            <w:pPr>
                              <w:pStyle w:val="Descripcin"/>
                              <w:rPr>
                                <w:noProof/>
                              </w:rPr>
                            </w:pPr>
                            <w:proofErr w:type="spellStart"/>
                            <w:r>
                              <w:t>Fig</w:t>
                            </w:r>
                            <w:proofErr w:type="spellEnd"/>
                            <w:r>
                              <w:t xml:space="preserve"> </w:t>
                            </w:r>
                            <w:proofErr w:type="spellStart"/>
                            <w:r>
                              <w:t>x.x</w:t>
                            </w:r>
                            <w:proofErr w:type="spellEnd"/>
                            <w:r>
                              <w:t>. Pantalla principal de la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1F701" id="Cuadro de texto 10" o:spid="_x0000_s1052" type="#_x0000_t202" style="position:absolute;margin-left:-18.35pt;margin-top:290.75pt;width:141.7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" stroked="f">
                <v:textbox style="mso-fit-shape-to-text:t" inset="0,0,0,0">
                  <w:txbxContent>
                    <w:p w14:paraId="0539BFAC" w14:textId="77777777" w:rsidR="002B49F8" w:rsidRDefault="002B49F8" w:rsidP="00537448">
                      <w:pPr>
                        <w:pStyle w:val="Descripcin"/>
                        <w:rPr>
                          <w:noProof/>
                        </w:rPr>
                      </w:pPr>
                      <w:proofErr w:type="spellStart"/>
                      <w:r>
                        <w:t>Fig</w:t>
                      </w:r>
                      <w:proofErr w:type="spellEnd"/>
                      <w:r>
                        <w:t xml:space="preserve"> </w:t>
                      </w:r>
                      <w:proofErr w:type="spellStart"/>
                      <w:r>
                        <w:t>x.x</w:t>
                      </w:r>
                      <w:proofErr w:type="spellEnd"/>
                      <w:r>
                        <w:t>. Pantalla principal de la aplicación.</w:t>
                      </w:r>
                    </w:p>
                  </w:txbxContent>
                </v:textbox>
                <w10:wrap type="square"/>
              </v:shape>
            </w:pict>
          </mc:Fallback>
        </mc:AlternateContent>
      </w:r>
      <w:r>
        <w:rPr>
          <w:noProof/>
        </w:rPr>
        <w:drawing>
          <wp:anchor distT="0" distB="0" distL="114300" distR="114300" simplePos="0" relativeHeight="251660288" behindDoc="0" locked="0" layoutInCell="1" allowOverlap="1" wp14:anchorId="7A12E592" wp14:editId="3E163F4D">
            <wp:simplePos x="0" y="0"/>
            <wp:positionH relativeFrom="column">
              <wp:posOffset>-233045</wp:posOffset>
            </wp:positionH>
            <wp:positionV relativeFrom="paragraph">
              <wp:posOffset>22556</wp:posOffset>
            </wp:positionV>
            <wp:extent cx="1799590" cy="3599815"/>
            <wp:effectExtent l="0" t="0" r="3810" b="0"/>
            <wp:wrapSquare wrapText="bothSides"/>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talla principa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3076C6AE" wp14:editId="53F05619">
                <wp:simplePos x="0" y="0"/>
                <wp:positionH relativeFrom="column">
                  <wp:posOffset>1811655</wp:posOffset>
                </wp:positionH>
                <wp:positionV relativeFrom="paragraph">
                  <wp:posOffset>3671570</wp:posOffset>
                </wp:positionV>
                <wp:extent cx="1806575" cy="635"/>
                <wp:effectExtent l="0" t="0" r="0" b="1206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1806575" cy="635"/>
                        </a:xfrm>
                        <a:prstGeom prst="rect">
                          <a:avLst/>
                        </a:prstGeom>
                        <a:solidFill>
                          <a:prstClr val="white"/>
                        </a:solidFill>
                        <a:ln>
                          <a:noFill/>
                        </a:ln>
                      </wps:spPr>
                      <wps:txbx>
                        <w:txbxContent>
                          <w:p w14:paraId="22E32562" w14:textId="5EF22926" w:rsidR="002B49F8" w:rsidRDefault="002B49F8" w:rsidP="001C2F04">
                            <w:pPr>
                              <w:pStyle w:val="Descripcin"/>
                              <w:rPr>
                                <w:noProof/>
                              </w:rPr>
                            </w:pPr>
                            <w:proofErr w:type="spellStart"/>
                            <w:r>
                              <w:t>Fig</w:t>
                            </w:r>
                            <w:proofErr w:type="spellEnd"/>
                            <w:r>
                              <w:t xml:space="preserve"> </w:t>
                            </w:r>
                            <w:proofErr w:type="spellStart"/>
                            <w:r>
                              <w:t>x.x</w:t>
                            </w:r>
                            <w:proofErr w:type="spellEnd"/>
                            <w:r>
                              <w:t>. Pantalla de información.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6C6AE" id="Cuadro de texto 23" o:spid="_x0000_s1053" type="#_x0000_t202" style="position:absolute;margin-left:142.65pt;margin-top:289.1pt;width:142.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" stroked="f">
                <v:textbox style="mso-fit-shape-to-text:t" inset="0,0,0,0">
                  <w:txbxContent>
                    <w:p w14:paraId="22E32562" w14:textId="5EF22926" w:rsidR="002B49F8" w:rsidRDefault="002B49F8" w:rsidP="001C2F04">
                      <w:pPr>
                        <w:pStyle w:val="Descripcin"/>
                        <w:rPr>
                          <w:noProof/>
                        </w:rPr>
                      </w:pPr>
                      <w:proofErr w:type="spellStart"/>
                      <w:r>
                        <w:t>Fig</w:t>
                      </w:r>
                      <w:proofErr w:type="spellEnd"/>
                      <w:r>
                        <w:t xml:space="preserve"> </w:t>
                      </w:r>
                      <w:proofErr w:type="spellStart"/>
                      <w:r>
                        <w:t>x.x</w:t>
                      </w:r>
                      <w:proofErr w:type="spellEnd"/>
                      <w:r>
                        <w:t>. Pantalla de información.</w:t>
                      </w:r>
                    </w:p>
                  </w:txbxContent>
                </v:textbox>
                <w10:wrap type="square"/>
              </v:shape>
            </w:pict>
          </mc:Fallback>
        </mc:AlternateContent>
      </w:r>
      <w:r>
        <w:rPr>
          <w:noProof/>
        </w:rPr>
        <w:drawing>
          <wp:anchor distT="0" distB="0" distL="114300" distR="114300" simplePos="0" relativeHeight="251692032" behindDoc="0" locked="0" layoutInCell="1" allowOverlap="1" wp14:anchorId="75717E94" wp14:editId="51C8CC86">
            <wp:simplePos x="0" y="0"/>
            <wp:positionH relativeFrom="column">
              <wp:posOffset>1811655</wp:posOffset>
            </wp:positionH>
            <wp:positionV relativeFrom="paragraph">
              <wp:posOffset>0</wp:posOffset>
            </wp:positionV>
            <wp:extent cx="1801167" cy="3603600"/>
            <wp:effectExtent l="0" t="0" r="2540" b="3810"/>
            <wp:wrapSquare wrapText="bothSides"/>
            <wp:docPr id="22" name="Imagen 2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ntalla informac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1167" cy="3603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E34F727" wp14:editId="5A7C24C3">
            <wp:simplePos x="0" y="0"/>
            <wp:positionH relativeFrom="column">
              <wp:posOffset>3945255</wp:posOffset>
            </wp:positionH>
            <wp:positionV relativeFrom="paragraph">
              <wp:posOffset>469</wp:posOffset>
            </wp:positionV>
            <wp:extent cx="1799590" cy="3599815"/>
            <wp:effectExtent l="0" t="0" r="3810" b="0"/>
            <wp:wrapSquare wrapText="bothSides"/>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talla ajuste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031AEE0A" w14:textId="39CD08C4" w:rsidR="00AB3CA4" w:rsidRDefault="001C2F04" w:rsidP="0050680A">
      <w:r>
        <w:rPr>
          <w:noProof/>
        </w:rPr>
        <w:drawing>
          <wp:anchor distT="0" distB="0" distL="114300" distR="114300" simplePos="0" relativeHeight="251663360" behindDoc="0" locked="0" layoutInCell="1" allowOverlap="1" wp14:anchorId="58AEE349" wp14:editId="3D38CD95">
            <wp:simplePos x="0" y="0"/>
            <wp:positionH relativeFrom="column">
              <wp:posOffset>1822284</wp:posOffset>
            </wp:positionH>
            <wp:positionV relativeFrom="paragraph">
              <wp:posOffset>31944</wp:posOffset>
            </wp:positionV>
            <wp:extent cx="1799590" cy="3599815"/>
            <wp:effectExtent l="0" t="0" r="3810" b="0"/>
            <wp:wrapSquare wrapText="bothSides"/>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talla mensaj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3B2AB207" w14:textId="4759A129" w:rsidR="00AB3CA4" w:rsidRDefault="00AB3CA4" w:rsidP="0050680A"/>
    <w:p w14:paraId="6FFC7974" w14:textId="622C16D2" w:rsidR="00AB3CA4" w:rsidRDefault="00AB3CA4" w:rsidP="0050680A"/>
    <w:p w14:paraId="43CC4FDA" w14:textId="765D586F" w:rsidR="00AB3CA4" w:rsidRDefault="00AB3CA4" w:rsidP="0050680A"/>
    <w:p w14:paraId="102029A7" w14:textId="4547B448" w:rsidR="00AB3CA4" w:rsidRDefault="00AB3CA4" w:rsidP="0050680A"/>
    <w:p w14:paraId="3CEA9BC6" w14:textId="573A3B15" w:rsidR="00AB3CA4" w:rsidRDefault="00AB3CA4" w:rsidP="0050680A"/>
    <w:p w14:paraId="0F66C5F0" w14:textId="51B50C6C" w:rsidR="00AB3CA4" w:rsidRDefault="00AB3CA4" w:rsidP="0050680A"/>
    <w:p w14:paraId="74C434D8" w14:textId="234AEBB0" w:rsidR="00AB3CA4" w:rsidRDefault="00AB3CA4" w:rsidP="0050680A"/>
    <w:p w14:paraId="262C2633" w14:textId="261F218B" w:rsidR="00AB3CA4" w:rsidRDefault="00AB3CA4" w:rsidP="0050680A"/>
    <w:p w14:paraId="06C24361" w14:textId="08141837" w:rsidR="00AB3CA4" w:rsidRDefault="00AB3CA4" w:rsidP="0050680A"/>
    <w:p w14:paraId="659F9356" w14:textId="0D4655C8" w:rsidR="00537448" w:rsidRDefault="00537448" w:rsidP="0050680A"/>
    <w:p w14:paraId="5E877CAF" w14:textId="65072CF1" w:rsidR="008D3559" w:rsidRDefault="008D3559" w:rsidP="008D3559"/>
    <w:p w14:paraId="3A92FE87" w14:textId="7309F39F" w:rsidR="00AB3CA4" w:rsidRDefault="00AB3CA4" w:rsidP="00AB3CA4"/>
    <w:p w14:paraId="343B42C2" w14:textId="3F9B391A" w:rsidR="00AB3CA4" w:rsidRDefault="00AB3CA4" w:rsidP="00AB3CA4"/>
    <w:p w14:paraId="607CCB6A" w14:textId="2F50E5C3" w:rsidR="00AB3CA4" w:rsidRDefault="00AB3CA4" w:rsidP="00AB3CA4"/>
    <w:p w14:paraId="2E949187" w14:textId="22C8DBF1" w:rsidR="00AB3CA4" w:rsidRDefault="00AB3CA4" w:rsidP="00AB3CA4"/>
    <w:p w14:paraId="149FB0BA" w14:textId="4883039E" w:rsidR="00AB3CA4" w:rsidRDefault="00AB3CA4" w:rsidP="00AB3CA4"/>
    <w:p w14:paraId="4D4B8A63" w14:textId="1DAE78ED" w:rsidR="00AB3CA4" w:rsidRDefault="00AB3CA4" w:rsidP="00AB3CA4"/>
    <w:p w14:paraId="6608E85B" w14:textId="0A0AEA10" w:rsidR="00AB3CA4" w:rsidRDefault="00AB3CA4" w:rsidP="00AB3CA4"/>
    <w:p w14:paraId="7EC6D694" w14:textId="5B106234" w:rsidR="00AB3CA4" w:rsidRDefault="001C2F04" w:rsidP="00AB3CA4">
      <w:r>
        <w:rPr>
          <w:noProof/>
        </w:rPr>
        <mc:AlternateContent>
          <mc:Choice Requires="wps">
            <w:drawing>
              <wp:anchor distT="0" distB="0" distL="114300" distR="114300" simplePos="0" relativeHeight="251684864" behindDoc="0" locked="0" layoutInCell="1" allowOverlap="1" wp14:anchorId="795A4ED8" wp14:editId="35A2F812">
                <wp:simplePos x="0" y="0"/>
                <wp:positionH relativeFrom="column">
                  <wp:posOffset>1841197</wp:posOffset>
                </wp:positionH>
                <wp:positionV relativeFrom="paragraph">
                  <wp:posOffset>180643</wp:posOffset>
                </wp:positionV>
                <wp:extent cx="1799590" cy="635"/>
                <wp:effectExtent l="0" t="0" r="3810" b="12065"/>
                <wp:wrapSquare wrapText="bothSides"/>
                <wp:docPr id="14" name="Cuadro de texto 14"/>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3F4A4560" w14:textId="77777777" w:rsidR="002B49F8" w:rsidRDefault="002B49F8" w:rsidP="00FF7AA6">
                            <w:pPr>
                              <w:pStyle w:val="Descripcin"/>
                              <w:rPr>
                                <w:noProof/>
                              </w:rPr>
                            </w:pPr>
                            <w:proofErr w:type="spellStart"/>
                            <w:r>
                              <w:t>Fig</w:t>
                            </w:r>
                            <w:proofErr w:type="spellEnd"/>
                            <w:r>
                              <w:t xml:space="preserve"> </w:t>
                            </w:r>
                            <w:proofErr w:type="spellStart"/>
                            <w:r>
                              <w:t>x.x</w:t>
                            </w:r>
                            <w:proofErr w:type="spellEnd"/>
                            <w:r>
                              <w:t xml:space="preserve">. Pantalla </w:t>
                            </w:r>
                            <w:proofErr w:type="spellStart"/>
                            <w:r>
                              <w:t>informátiva</w:t>
                            </w:r>
                            <w:proofErr w:type="spellEnd"/>
                            <w:r>
                              <w:t xml:space="preserve">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A4ED8" id="Cuadro de texto 14" o:spid="_x0000_s1054" type="#_x0000_t202" style="position:absolute;margin-left:145pt;margin-top:14.2pt;width:141.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" stroked="f">
                <v:textbox style="mso-fit-shape-to-text:t" inset="0,0,0,0">
                  <w:txbxContent>
                    <w:p w14:paraId="3F4A4560" w14:textId="77777777" w:rsidR="002B49F8" w:rsidRDefault="002B49F8" w:rsidP="00FF7AA6">
                      <w:pPr>
                        <w:pStyle w:val="Descripcin"/>
                        <w:rPr>
                          <w:noProof/>
                        </w:rPr>
                      </w:pPr>
                      <w:proofErr w:type="spellStart"/>
                      <w:r>
                        <w:t>Fig</w:t>
                      </w:r>
                      <w:proofErr w:type="spellEnd"/>
                      <w:r>
                        <w:t xml:space="preserve"> </w:t>
                      </w:r>
                      <w:proofErr w:type="spellStart"/>
                      <w:r>
                        <w:t>x.x</w:t>
                      </w:r>
                      <w:proofErr w:type="spellEnd"/>
                      <w:r>
                        <w:t xml:space="preserve">. Pantalla </w:t>
                      </w:r>
                      <w:proofErr w:type="spellStart"/>
                      <w:r>
                        <w:t>informátiva</w:t>
                      </w:r>
                      <w:proofErr w:type="spellEnd"/>
                      <w:r>
                        <w:t xml:space="preserve"> final.</w:t>
                      </w:r>
                    </w:p>
                  </w:txbxContent>
                </v:textbox>
                <w10:wrap type="square"/>
              </v:shape>
            </w:pict>
          </mc:Fallback>
        </mc:AlternateContent>
      </w:r>
      <w:r>
        <w:rPr>
          <w:noProof/>
        </w:rPr>
        <mc:AlternateContent>
          <mc:Choice Requires="wps">
            <w:drawing>
              <wp:anchor distT="0" distB="0" distL="114300" distR="114300" simplePos="0" relativeHeight="251682816" behindDoc="0" locked="0" layoutInCell="1" allowOverlap="1" wp14:anchorId="13684990" wp14:editId="4B83F833">
                <wp:simplePos x="0" y="0"/>
                <wp:positionH relativeFrom="column">
                  <wp:posOffset>-248920</wp:posOffset>
                </wp:positionH>
                <wp:positionV relativeFrom="paragraph">
                  <wp:posOffset>241135</wp:posOffset>
                </wp:positionV>
                <wp:extent cx="1801495" cy="635"/>
                <wp:effectExtent l="0" t="0" r="1905" b="12065"/>
                <wp:wrapSquare wrapText="bothSides"/>
                <wp:docPr id="13" name="Cuadro de texto 13"/>
                <wp:cNvGraphicFramePr/>
                <a:graphic xmlns:a="http://schemas.openxmlformats.org/drawingml/2006/main">
                  <a:graphicData uri="http://schemas.microsoft.com/office/word/2010/wordprocessingShape">
                    <wps:wsp>
                      <wps:cNvSpPr txBox="1"/>
                      <wps:spPr>
                        <a:xfrm>
                          <a:off x="0" y="0"/>
                          <a:ext cx="1801495" cy="635"/>
                        </a:xfrm>
                        <a:prstGeom prst="rect">
                          <a:avLst/>
                        </a:prstGeom>
                        <a:solidFill>
                          <a:prstClr val="white"/>
                        </a:solidFill>
                        <a:ln>
                          <a:noFill/>
                        </a:ln>
                      </wps:spPr>
                      <wps:txbx>
                        <w:txbxContent>
                          <w:p w14:paraId="09E9AD0B" w14:textId="77777777" w:rsidR="002B49F8" w:rsidRDefault="002B49F8" w:rsidP="00FF7AA6">
                            <w:pPr>
                              <w:pStyle w:val="Descripcin"/>
                              <w:rPr>
                                <w:noProof/>
                              </w:rPr>
                            </w:pPr>
                            <w:proofErr w:type="spellStart"/>
                            <w:r>
                              <w:t>Fig</w:t>
                            </w:r>
                            <w:proofErr w:type="spellEnd"/>
                            <w:r>
                              <w:t xml:space="preserve"> </w:t>
                            </w:r>
                            <w:proofErr w:type="spellStart"/>
                            <w:r>
                              <w:t>x.x</w:t>
                            </w:r>
                            <w:proofErr w:type="spellEnd"/>
                            <w:r>
                              <w:t>. Pantalla de creación de recorrido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84990" id="Cuadro de texto 13" o:spid="_x0000_s1055" type="#_x0000_t202" style="position:absolute;margin-left:-19.6pt;margin-top:19pt;width:141.8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" stroked="f">
                <v:textbox style="mso-fit-shape-to-text:t" inset="0,0,0,0">
                  <w:txbxContent>
                    <w:p w14:paraId="09E9AD0B" w14:textId="77777777" w:rsidR="002B49F8" w:rsidRDefault="002B49F8" w:rsidP="00FF7AA6">
                      <w:pPr>
                        <w:pStyle w:val="Descripcin"/>
                        <w:rPr>
                          <w:noProof/>
                        </w:rPr>
                      </w:pPr>
                      <w:proofErr w:type="spellStart"/>
                      <w:r>
                        <w:t>Fig</w:t>
                      </w:r>
                      <w:proofErr w:type="spellEnd"/>
                      <w:r>
                        <w:t xml:space="preserve"> </w:t>
                      </w:r>
                      <w:proofErr w:type="spellStart"/>
                      <w:r>
                        <w:t>x.x</w:t>
                      </w:r>
                      <w:proofErr w:type="spellEnd"/>
                      <w:r>
                        <w:t>. Pantalla de creación de recorrido</w:t>
                      </w:r>
                    </w:p>
                  </w:txbxContent>
                </v:textbox>
                <w10:wrap type="square"/>
              </v:shape>
            </w:pict>
          </mc:Fallback>
        </mc:AlternateContent>
      </w:r>
    </w:p>
    <w:p w14:paraId="2D22DEB5" w14:textId="2373AEF8" w:rsidR="00AB3CA4" w:rsidRDefault="00AB3CA4" w:rsidP="00AB3CA4"/>
    <w:p w14:paraId="2DC691CF" w14:textId="73DE540A" w:rsidR="00AB3CA4" w:rsidRDefault="00AB3CA4" w:rsidP="00AB3CA4"/>
    <w:p w14:paraId="35D473B0" w14:textId="767CED98" w:rsidR="00AB3CA4" w:rsidRDefault="00AB3CA4" w:rsidP="00AB3CA4"/>
    <w:p w14:paraId="3266F756" w14:textId="247009B7" w:rsidR="00AB3CA4" w:rsidRDefault="00AB3CA4" w:rsidP="00AB3CA4"/>
    <w:p w14:paraId="6A42BF14" w14:textId="79A50ACF" w:rsidR="00DB738C" w:rsidRDefault="00DB738C" w:rsidP="005F546F"/>
    <w:p w14:paraId="1DA95C54" w14:textId="402F7A4A" w:rsidR="00E63A5A" w:rsidRDefault="00456515" w:rsidP="00E63A5A">
      <w:pPr>
        <w:pStyle w:val="Ttulo2"/>
      </w:pPr>
      <w:bookmarkStart w:id="139" w:name="_Toc37410433"/>
      <w:r>
        <w:lastRenderedPageBreak/>
        <w:t xml:space="preserve">4.4.3 </w:t>
      </w:r>
      <w:r w:rsidR="00E63A5A">
        <w:t>Estructura interna.</w:t>
      </w:r>
      <w:bookmarkEnd w:id="139"/>
    </w:p>
    <w:p w14:paraId="2A7F8A0F" w14:textId="77777777" w:rsidR="00C41CE0" w:rsidRDefault="00C41CE0" w:rsidP="00E63A5A"/>
    <w:p w14:paraId="79E03750" w14:textId="1E48A7B6" w:rsidR="0003545C" w:rsidRPr="00E11705" w:rsidRDefault="0003545C" w:rsidP="00E63A5A">
      <w:pPr>
        <w:rPr>
          <w:b/>
          <w:bCs/>
          <w:rPrChange w:id="140" w:author="Juan Carlos de Alfonso Juliá" w:date="2020-04-08T20:36:00Z">
            <w:rPr>
              <w:u w:val="single"/>
            </w:rPr>
          </w:rPrChange>
        </w:rPr>
      </w:pPr>
      <w:r w:rsidRPr="00E11705">
        <w:rPr>
          <w:b/>
          <w:bCs/>
          <w:rPrChange w:id="141" w:author="Juan Carlos de Alfonso Juliá" w:date="2020-04-08T20:36:00Z">
            <w:rPr>
              <w:u w:val="single"/>
            </w:rPr>
          </w:rPrChange>
        </w:rPr>
        <w:t>Archivos .java</w:t>
      </w:r>
    </w:p>
    <w:p w14:paraId="3A7FCC03" w14:textId="233FBEF3" w:rsidR="009058BA" w:rsidRDefault="009058BA" w:rsidP="009058BA">
      <w:r>
        <w:t>Cada una de las clases java corresponde</w:t>
      </w:r>
      <w:ins w:id="142" w:author="Juan Carlos de Alfonso Juliá" w:date="2020-04-08T20:36:00Z">
        <w:r w:rsidR="00E11705">
          <w:t>n</w:t>
        </w:r>
      </w:ins>
      <w:r>
        <w:t xml:space="preserve"> al controlador de cada una de las vistas</w:t>
      </w:r>
      <w:r w:rsidR="006471DB">
        <w:t xml:space="preserve"> de la aplicación</w:t>
      </w:r>
      <w:r>
        <w:t xml:space="preserve"> por lo que habiendo 5 vistas hay 5 clases </w:t>
      </w:r>
      <w:r w:rsidR="006471DB">
        <w:t xml:space="preserve">que serán </w:t>
      </w:r>
      <w:r>
        <w:t>explicadas a continuación.</w:t>
      </w:r>
    </w:p>
    <w:p w14:paraId="6456B394" w14:textId="6D341306" w:rsidR="009058BA" w:rsidRDefault="009058BA" w:rsidP="00E63A5A">
      <w:pPr>
        <w:rPr>
          <w:u w:val="single"/>
        </w:rPr>
      </w:pPr>
    </w:p>
    <w:p w14:paraId="659A2940" w14:textId="056C6D2F" w:rsidR="009058BA" w:rsidRPr="006471DB" w:rsidRDefault="009058BA" w:rsidP="009058BA">
      <w:r w:rsidRPr="006471DB">
        <w:t xml:space="preserve">Como aclaración previa cada uno de los archivos lleva </w:t>
      </w:r>
      <w:ins w:id="143" w:author="Juan Carlos de Alfonso Juliá" w:date="2020-04-08T20:36:00Z">
        <w:r w:rsidR="00E11705" w:rsidRPr="006471DB">
          <w:t xml:space="preserve">el método </w:t>
        </w:r>
      </w:ins>
      <w:del w:id="144" w:author="Juan Carlos de Alfonso Juliá" w:date="2020-04-08T20:36:00Z">
        <w:r w:rsidRPr="006471DB" w:rsidDel="00E11705">
          <w:rPr>
            <w:i/>
            <w:iCs/>
          </w:rPr>
          <w:delText xml:space="preserve">la función </w:delText>
        </w:r>
      </w:del>
      <w:proofErr w:type="spellStart"/>
      <w:proofErr w:type="gramStart"/>
      <w:r w:rsidRPr="006471DB">
        <w:rPr>
          <w:i/>
          <w:iCs/>
        </w:rPr>
        <w:t>onCreate</w:t>
      </w:r>
      <w:proofErr w:type="spellEnd"/>
      <w:r w:rsidRPr="006471DB">
        <w:rPr>
          <w:i/>
          <w:iCs/>
        </w:rPr>
        <w:t>(</w:t>
      </w:r>
      <w:proofErr w:type="spellStart"/>
      <w:proofErr w:type="gramEnd"/>
      <w:r w:rsidRPr="006471DB">
        <w:rPr>
          <w:rFonts w:eastAsiaTheme="majorEastAsia"/>
          <w:i/>
          <w:iCs/>
        </w:rPr>
        <w:t>Bundle</w:t>
      </w:r>
      <w:proofErr w:type="spellEnd"/>
      <w:r w:rsidRPr="006471DB">
        <w:rPr>
          <w:i/>
          <w:iCs/>
        </w:rPr>
        <w:t xml:space="preserve"> </w:t>
      </w:r>
      <w:proofErr w:type="spellStart"/>
      <w:r w:rsidRPr="006471DB">
        <w:rPr>
          <w:i/>
          <w:iCs/>
        </w:rPr>
        <w:t>savedInstanceState</w:t>
      </w:r>
      <w:proofErr w:type="spellEnd"/>
      <w:r w:rsidRPr="006471DB">
        <w:rPr>
          <w:i/>
          <w:iCs/>
        </w:rPr>
        <w:t>)</w:t>
      </w:r>
      <w:r w:rsidRPr="006471DB">
        <w:t xml:space="preserve"> que es </w:t>
      </w:r>
      <w:r w:rsidR="006471DB">
        <w:t xml:space="preserve">método </w:t>
      </w:r>
      <w:r w:rsidRPr="006471DB">
        <w:t>obligatori</w:t>
      </w:r>
      <w:r w:rsidR="006471DB">
        <w:t>o</w:t>
      </w:r>
      <w:r w:rsidRPr="006471DB">
        <w:t xml:space="preserve"> que se ejecuta nada más crearse la vista de</w:t>
      </w:r>
      <w:ins w:id="145" w:author="Juan Carlos de Alfonso Juliá" w:date="2020-04-08T20:37:00Z">
        <w:r w:rsidR="00E11705" w:rsidRPr="006471DB">
          <w:t xml:space="preserve"> la clase</w:t>
        </w:r>
      </w:ins>
      <w:del w:id="146" w:author="Juan Carlos de Alfonso Juliá" w:date="2020-04-08T20:37:00Z">
        <w:r w:rsidRPr="006471DB" w:rsidDel="00E11705">
          <w:delText>l</w:delText>
        </w:r>
      </w:del>
      <w:del w:id="147" w:author="Juan Carlos de Alfonso Juliá" w:date="2020-04-08T20:36:00Z">
        <w:r w:rsidRPr="006471DB" w:rsidDel="00E11705">
          <w:delText xml:space="preserve"> archivo</w:delText>
        </w:r>
      </w:del>
      <w:r w:rsidRPr="006471DB">
        <w:t>.</w:t>
      </w:r>
    </w:p>
    <w:p w14:paraId="29B6FE69" w14:textId="076AB6B5" w:rsidR="0003545C" w:rsidRPr="0003545C" w:rsidDel="009058BA" w:rsidRDefault="0003545C" w:rsidP="00E63A5A">
      <w:pPr>
        <w:rPr>
          <w:del w:id="148" w:author="Juan Carlos de Alfonso Juliá" w:date="2020-04-08T15:09:00Z"/>
        </w:rPr>
      </w:pPr>
      <w:del w:id="149" w:author="Juan Carlos de Alfonso Juliá" w:date="2020-04-08T15:09:00Z">
        <w:r w:rsidDel="009058BA">
          <w:delText>Corresponden a clases usadas..</w:delText>
        </w:r>
      </w:del>
    </w:p>
    <w:p w14:paraId="797F09CA" w14:textId="77777777" w:rsidR="009058BA" w:rsidRDefault="009058BA" w:rsidP="00E63A5A"/>
    <w:p w14:paraId="0D14792C" w14:textId="22CEC495" w:rsidR="008F7F39" w:rsidRPr="002336AD" w:rsidRDefault="002336AD" w:rsidP="00E63A5A">
      <w:pPr>
        <w:rPr>
          <w:u w:val="single"/>
        </w:rPr>
      </w:pPr>
      <w:r w:rsidRPr="002336AD">
        <w:sym w:font="Symbol" w:char="F0B7"/>
      </w:r>
      <w:r w:rsidRPr="002336AD">
        <w:t xml:space="preserve"> </w:t>
      </w:r>
      <w:del w:id="150" w:author="Juan Carlos de Alfonso Juliá" w:date="2020-04-08T20:37:00Z">
        <w:r w:rsidR="008F7F39" w:rsidDel="00D91E41">
          <w:delText>Java/</w:delText>
        </w:r>
        <w:r w:rsidR="005F6567" w:rsidDel="00D91E41">
          <w:delText>/</w:delText>
        </w:r>
      </w:del>
      <w:r w:rsidR="00AE2F4E">
        <w:t>A</w:t>
      </w:r>
      <w:r w:rsidR="005F6567">
        <w:t>justesA</w:t>
      </w:r>
      <w:r w:rsidR="00AE2F4E">
        <w:t>ctivity.java</w:t>
      </w:r>
    </w:p>
    <w:p w14:paraId="0066F67E" w14:textId="3A166A7B" w:rsidR="009058BA" w:rsidRDefault="009058BA" w:rsidP="00E63A5A">
      <w:r>
        <w:t xml:space="preserve">El método principal de esta clase </w:t>
      </w:r>
      <w:r w:rsidR="005D4E46">
        <w:t xml:space="preserve">es </w:t>
      </w:r>
      <w:proofErr w:type="spellStart"/>
      <w:r w:rsidR="005D4E46" w:rsidRPr="002336AD">
        <w:rPr>
          <w:i/>
          <w:iCs/>
        </w:rPr>
        <w:t>btnGuardar</w:t>
      </w:r>
      <w:proofErr w:type="spellEnd"/>
      <w:r w:rsidR="005D4E46">
        <w:t xml:space="preserve"> ejecutado cuando se pulse dicho botón en la vista, el código primero crea instancias de todos los campos de la ventana:</w:t>
      </w:r>
    </w:p>
    <w:p w14:paraId="25A84B59" w14:textId="77777777" w:rsidR="00050AFC" w:rsidRDefault="00050AFC" w:rsidP="005D4E46"/>
    <w:p w14:paraId="719600AB" w14:textId="0756BD49" w:rsidR="005D4E46" w:rsidRPr="005D4E46" w:rsidRDefault="005D4E46" w:rsidP="005D4E46">
      <w:pPr>
        <w:rPr>
          <w:rFonts w:ascii="Consolas" w:hAnsi="Consolas" w:cs="Consolas"/>
          <w:sz w:val="18"/>
          <w:szCs w:val="18"/>
          <w:rPrChange w:id="151" w:author="Juan Carlos de Alfonso Juliá" w:date="2020-04-08T15:19:00Z">
            <w:rPr/>
          </w:rPrChange>
        </w:rPr>
      </w:pPr>
      <w:proofErr w:type="spellStart"/>
      <w:r w:rsidRPr="005D4E46">
        <w:rPr>
          <w:rFonts w:ascii="Consolas" w:hAnsi="Consolas" w:cs="Consolas"/>
          <w:sz w:val="18"/>
          <w:szCs w:val="18"/>
          <w:rPrChange w:id="152" w:author="Juan Carlos de Alfonso Juliá" w:date="2020-04-08T15:19:00Z">
            <w:rPr/>
          </w:rPrChange>
        </w:rPr>
        <w:t>EditText</w:t>
      </w:r>
      <w:proofErr w:type="spellEnd"/>
      <w:r w:rsidRPr="005D4E46">
        <w:rPr>
          <w:rFonts w:ascii="Consolas" w:hAnsi="Consolas" w:cs="Consolas"/>
          <w:sz w:val="18"/>
          <w:szCs w:val="18"/>
          <w:rPrChange w:id="153" w:author="Juan Carlos de Alfonso Juliá" w:date="2020-04-08T15:19:00Z">
            <w:rPr/>
          </w:rPrChange>
        </w:rPr>
        <w:t xml:space="preserve"> </w:t>
      </w:r>
      <w:proofErr w:type="spellStart"/>
      <w:r w:rsidRPr="005D4E46">
        <w:rPr>
          <w:rFonts w:ascii="Consolas" w:hAnsi="Consolas" w:cs="Consolas"/>
          <w:sz w:val="18"/>
          <w:szCs w:val="18"/>
          <w:rPrChange w:id="154" w:author="Juan Carlos de Alfonso Juliá" w:date="2020-04-08T15:19:00Z">
            <w:rPr/>
          </w:rPrChange>
        </w:rPr>
        <w:t>ip</w:t>
      </w:r>
      <w:proofErr w:type="spellEnd"/>
      <w:r w:rsidRPr="005D4E46">
        <w:rPr>
          <w:rFonts w:ascii="Consolas" w:hAnsi="Consolas" w:cs="Consolas"/>
          <w:sz w:val="18"/>
          <w:szCs w:val="18"/>
          <w:rPrChange w:id="155" w:author="Juan Carlos de Alfonso Juliá" w:date="2020-04-08T15:19:00Z">
            <w:rPr/>
          </w:rPrChange>
        </w:rPr>
        <w:t xml:space="preserve"> = (</w:t>
      </w:r>
      <w:proofErr w:type="spellStart"/>
      <w:r w:rsidRPr="005D4E46">
        <w:rPr>
          <w:rFonts w:ascii="Consolas" w:hAnsi="Consolas" w:cs="Consolas"/>
          <w:sz w:val="18"/>
          <w:szCs w:val="18"/>
          <w:rPrChange w:id="156" w:author="Juan Carlos de Alfonso Juliá" w:date="2020-04-08T15:19:00Z">
            <w:rPr/>
          </w:rPrChange>
        </w:rPr>
        <w:t>EditText</w:t>
      </w:r>
      <w:proofErr w:type="spellEnd"/>
      <w:r w:rsidRPr="005D4E46">
        <w:rPr>
          <w:rFonts w:ascii="Consolas" w:hAnsi="Consolas" w:cs="Consolas"/>
          <w:sz w:val="18"/>
          <w:szCs w:val="18"/>
          <w:rPrChange w:id="157" w:author="Juan Carlos de Alfonso Juliá" w:date="2020-04-08T15:19:00Z">
            <w:rPr/>
          </w:rPrChange>
        </w:rPr>
        <w:t xml:space="preserve">) </w:t>
      </w:r>
      <w:proofErr w:type="spellStart"/>
      <w:r w:rsidRPr="005D4E46">
        <w:rPr>
          <w:rFonts w:ascii="Consolas" w:hAnsi="Consolas" w:cs="Consolas"/>
          <w:sz w:val="18"/>
          <w:szCs w:val="18"/>
          <w:rPrChange w:id="158" w:author="Juan Carlos de Alfonso Juliá" w:date="2020-04-08T15:19:00Z">
            <w:rPr/>
          </w:rPrChange>
        </w:rPr>
        <w:t>findViewById</w:t>
      </w:r>
      <w:proofErr w:type="spellEnd"/>
      <w:r w:rsidRPr="005D4E46">
        <w:rPr>
          <w:rFonts w:ascii="Consolas" w:hAnsi="Consolas" w:cs="Consolas"/>
          <w:sz w:val="18"/>
          <w:szCs w:val="18"/>
          <w:rPrChange w:id="159" w:author="Juan Carlos de Alfonso Juliá" w:date="2020-04-08T15:19:00Z">
            <w:rPr/>
          </w:rPrChange>
        </w:rPr>
        <w:t>(</w:t>
      </w:r>
      <w:proofErr w:type="spellStart"/>
      <w:r w:rsidRPr="005D4E46">
        <w:rPr>
          <w:rFonts w:ascii="Consolas" w:hAnsi="Consolas" w:cs="Consolas"/>
          <w:sz w:val="18"/>
          <w:szCs w:val="18"/>
          <w:rPrChange w:id="160" w:author="Juan Carlos de Alfonso Juliá" w:date="2020-04-08T15:19:00Z">
            <w:rPr/>
          </w:rPrChange>
        </w:rPr>
        <w:t>R.</w:t>
      </w:r>
      <w:proofErr w:type="gramStart"/>
      <w:r w:rsidRPr="005D4E46">
        <w:rPr>
          <w:rFonts w:ascii="Consolas" w:hAnsi="Consolas" w:cs="Consolas"/>
          <w:sz w:val="18"/>
          <w:szCs w:val="18"/>
          <w:rPrChange w:id="161" w:author="Juan Carlos de Alfonso Juliá" w:date="2020-04-08T15:19:00Z">
            <w:rPr/>
          </w:rPrChange>
        </w:rPr>
        <w:t>id.editText</w:t>
      </w:r>
      <w:proofErr w:type="spellEnd"/>
      <w:proofErr w:type="gramEnd"/>
      <w:r w:rsidRPr="005D4E46">
        <w:rPr>
          <w:rFonts w:ascii="Consolas" w:hAnsi="Consolas" w:cs="Consolas"/>
          <w:sz w:val="18"/>
          <w:szCs w:val="18"/>
          <w:rPrChange w:id="162" w:author="Juan Carlos de Alfonso Juliá" w:date="2020-04-08T15:19:00Z">
            <w:rPr/>
          </w:rPrChange>
        </w:rPr>
        <w:t>); //</w:t>
      </w:r>
      <w:proofErr w:type="spellStart"/>
      <w:r w:rsidRPr="005D4E46">
        <w:rPr>
          <w:rFonts w:ascii="Consolas" w:hAnsi="Consolas" w:cs="Consolas"/>
          <w:sz w:val="18"/>
          <w:szCs w:val="18"/>
          <w:rPrChange w:id="163" w:author="Juan Carlos de Alfonso Juliá" w:date="2020-04-08T15:19:00Z">
            <w:rPr/>
          </w:rPrChange>
        </w:rPr>
        <w:t>ip</w:t>
      </w:r>
      <w:proofErr w:type="spellEnd"/>
      <w:r w:rsidRPr="005D4E46">
        <w:rPr>
          <w:rFonts w:ascii="Consolas" w:hAnsi="Consolas" w:cs="Consolas"/>
          <w:sz w:val="18"/>
          <w:szCs w:val="18"/>
          <w:rPrChange w:id="164" w:author="Juan Carlos de Alfonso Juliá" w:date="2020-04-08T15:19:00Z">
            <w:rPr/>
          </w:rPrChange>
        </w:rPr>
        <w:t xml:space="preserve"> </w:t>
      </w:r>
      <w:proofErr w:type="spellStart"/>
      <w:r w:rsidRPr="005D4E46">
        <w:rPr>
          <w:rFonts w:ascii="Consolas" w:hAnsi="Consolas" w:cs="Consolas"/>
          <w:sz w:val="18"/>
          <w:szCs w:val="18"/>
          <w:rPrChange w:id="165" w:author="Juan Carlos de Alfonso Juliá" w:date="2020-04-08T15:19:00Z">
            <w:rPr/>
          </w:rPrChange>
        </w:rPr>
        <w:t>tcp</w:t>
      </w:r>
      <w:proofErr w:type="spellEnd"/>
    </w:p>
    <w:p w14:paraId="22A4A0ED" w14:textId="2B85993F" w:rsidR="005D4E46" w:rsidRPr="005D4E46" w:rsidRDefault="005D4E46" w:rsidP="005D4E46">
      <w:pPr>
        <w:rPr>
          <w:rFonts w:ascii="Consolas" w:hAnsi="Consolas" w:cs="Consolas"/>
          <w:sz w:val="18"/>
          <w:szCs w:val="18"/>
          <w:rPrChange w:id="166" w:author="Juan Carlos de Alfonso Juliá" w:date="2020-04-08T15:19:00Z">
            <w:rPr/>
          </w:rPrChange>
        </w:rPr>
      </w:pPr>
      <w:proofErr w:type="spellStart"/>
      <w:r w:rsidRPr="005D4E46">
        <w:rPr>
          <w:rFonts w:ascii="Consolas" w:hAnsi="Consolas" w:cs="Consolas"/>
          <w:sz w:val="18"/>
          <w:szCs w:val="18"/>
          <w:rPrChange w:id="167" w:author="Juan Carlos de Alfonso Juliá" w:date="2020-04-08T15:19:00Z">
            <w:rPr/>
          </w:rPrChange>
        </w:rPr>
        <w:t>EditText</w:t>
      </w:r>
      <w:proofErr w:type="spellEnd"/>
      <w:r w:rsidRPr="005D4E46">
        <w:rPr>
          <w:rFonts w:ascii="Consolas" w:hAnsi="Consolas" w:cs="Consolas"/>
          <w:sz w:val="18"/>
          <w:szCs w:val="18"/>
          <w:rPrChange w:id="168" w:author="Juan Carlos de Alfonso Juliá" w:date="2020-04-08T15:19:00Z">
            <w:rPr/>
          </w:rPrChange>
        </w:rPr>
        <w:t xml:space="preserve"> </w:t>
      </w:r>
      <w:proofErr w:type="spellStart"/>
      <w:r w:rsidRPr="005D4E46">
        <w:rPr>
          <w:rFonts w:ascii="Consolas" w:hAnsi="Consolas" w:cs="Consolas"/>
          <w:sz w:val="18"/>
          <w:szCs w:val="18"/>
          <w:rPrChange w:id="169" w:author="Juan Carlos de Alfonso Juliá" w:date="2020-04-08T15:19:00Z">
            <w:rPr/>
          </w:rPrChange>
        </w:rPr>
        <w:t>port</w:t>
      </w:r>
      <w:proofErr w:type="spellEnd"/>
      <w:r w:rsidRPr="005D4E46">
        <w:rPr>
          <w:rFonts w:ascii="Consolas" w:hAnsi="Consolas" w:cs="Consolas"/>
          <w:sz w:val="18"/>
          <w:szCs w:val="18"/>
          <w:rPrChange w:id="170" w:author="Juan Carlos de Alfonso Juliá" w:date="2020-04-08T15:19:00Z">
            <w:rPr/>
          </w:rPrChange>
        </w:rPr>
        <w:t xml:space="preserve"> = (</w:t>
      </w:r>
      <w:proofErr w:type="spellStart"/>
      <w:r w:rsidRPr="005D4E46">
        <w:rPr>
          <w:rFonts w:ascii="Consolas" w:hAnsi="Consolas" w:cs="Consolas"/>
          <w:sz w:val="18"/>
          <w:szCs w:val="18"/>
          <w:rPrChange w:id="171" w:author="Juan Carlos de Alfonso Juliá" w:date="2020-04-08T15:19:00Z">
            <w:rPr/>
          </w:rPrChange>
        </w:rPr>
        <w:t>EditText</w:t>
      </w:r>
      <w:proofErr w:type="spellEnd"/>
      <w:r w:rsidRPr="005D4E46">
        <w:rPr>
          <w:rFonts w:ascii="Consolas" w:hAnsi="Consolas" w:cs="Consolas"/>
          <w:sz w:val="18"/>
          <w:szCs w:val="18"/>
          <w:rPrChange w:id="172" w:author="Juan Carlos de Alfonso Juliá" w:date="2020-04-08T15:19:00Z">
            <w:rPr/>
          </w:rPrChange>
        </w:rPr>
        <w:t xml:space="preserve">) </w:t>
      </w:r>
      <w:proofErr w:type="spellStart"/>
      <w:r w:rsidRPr="005D4E46">
        <w:rPr>
          <w:rFonts w:ascii="Consolas" w:hAnsi="Consolas" w:cs="Consolas"/>
          <w:sz w:val="18"/>
          <w:szCs w:val="18"/>
          <w:rPrChange w:id="173" w:author="Juan Carlos de Alfonso Juliá" w:date="2020-04-08T15:19:00Z">
            <w:rPr/>
          </w:rPrChange>
        </w:rPr>
        <w:t>findViewById</w:t>
      </w:r>
      <w:proofErr w:type="spellEnd"/>
      <w:r w:rsidRPr="005D4E46">
        <w:rPr>
          <w:rFonts w:ascii="Consolas" w:hAnsi="Consolas" w:cs="Consolas"/>
          <w:sz w:val="18"/>
          <w:szCs w:val="18"/>
          <w:rPrChange w:id="174" w:author="Juan Carlos de Alfonso Juliá" w:date="2020-04-08T15:19:00Z">
            <w:rPr/>
          </w:rPrChange>
        </w:rPr>
        <w:t>(R.</w:t>
      </w:r>
      <w:proofErr w:type="gramStart"/>
      <w:r w:rsidRPr="005D4E46">
        <w:rPr>
          <w:rFonts w:ascii="Consolas" w:hAnsi="Consolas" w:cs="Consolas"/>
          <w:sz w:val="18"/>
          <w:szCs w:val="18"/>
          <w:rPrChange w:id="175" w:author="Juan Carlos de Alfonso Juliá" w:date="2020-04-08T15:19:00Z">
            <w:rPr/>
          </w:rPrChange>
        </w:rPr>
        <w:t>id.editText</w:t>
      </w:r>
      <w:proofErr w:type="gramEnd"/>
      <w:r w:rsidRPr="005D4E46">
        <w:rPr>
          <w:rFonts w:ascii="Consolas" w:hAnsi="Consolas" w:cs="Consolas"/>
          <w:sz w:val="18"/>
          <w:szCs w:val="18"/>
          <w:rPrChange w:id="176" w:author="Juan Carlos de Alfonso Juliá" w:date="2020-04-08T15:19:00Z">
            <w:rPr/>
          </w:rPrChange>
        </w:rPr>
        <w:t xml:space="preserve">2); //puerto </w:t>
      </w:r>
      <w:proofErr w:type="spellStart"/>
      <w:r w:rsidRPr="005D4E46">
        <w:rPr>
          <w:rFonts w:ascii="Consolas" w:hAnsi="Consolas" w:cs="Consolas"/>
          <w:sz w:val="18"/>
          <w:szCs w:val="18"/>
          <w:rPrChange w:id="177" w:author="Juan Carlos de Alfonso Juliá" w:date="2020-04-08T15:19:00Z">
            <w:rPr/>
          </w:rPrChange>
        </w:rPr>
        <w:t>tcp</w:t>
      </w:r>
      <w:proofErr w:type="spellEnd"/>
    </w:p>
    <w:p w14:paraId="20BE60DE" w14:textId="6B3E846C" w:rsidR="005D4E46" w:rsidRPr="005D4E46" w:rsidRDefault="005D4E46" w:rsidP="005D4E46">
      <w:pPr>
        <w:rPr>
          <w:rFonts w:ascii="Consolas" w:hAnsi="Consolas" w:cs="Consolas"/>
          <w:sz w:val="18"/>
          <w:szCs w:val="18"/>
          <w:rPrChange w:id="178" w:author="Juan Carlos de Alfonso Juliá" w:date="2020-04-08T15:19:00Z">
            <w:rPr/>
          </w:rPrChange>
        </w:rPr>
      </w:pPr>
      <w:proofErr w:type="spellStart"/>
      <w:r w:rsidRPr="005D4E46">
        <w:rPr>
          <w:rFonts w:ascii="Consolas" w:hAnsi="Consolas" w:cs="Consolas"/>
          <w:sz w:val="18"/>
          <w:szCs w:val="18"/>
          <w:rPrChange w:id="179" w:author="Juan Carlos de Alfonso Juliá" w:date="2020-04-08T15:19:00Z">
            <w:rPr/>
          </w:rPrChange>
        </w:rPr>
        <w:t>EditText</w:t>
      </w:r>
      <w:proofErr w:type="spellEnd"/>
      <w:r w:rsidRPr="005D4E46">
        <w:rPr>
          <w:rFonts w:ascii="Consolas" w:hAnsi="Consolas" w:cs="Consolas"/>
          <w:sz w:val="18"/>
          <w:szCs w:val="18"/>
          <w:rPrChange w:id="180" w:author="Juan Carlos de Alfonso Juliá" w:date="2020-04-08T15:19:00Z">
            <w:rPr/>
          </w:rPrChange>
        </w:rPr>
        <w:t xml:space="preserve"> altura = (</w:t>
      </w:r>
      <w:proofErr w:type="spellStart"/>
      <w:r w:rsidRPr="005D4E46">
        <w:rPr>
          <w:rFonts w:ascii="Consolas" w:hAnsi="Consolas" w:cs="Consolas"/>
          <w:sz w:val="18"/>
          <w:szCs w:val="18"/>
          <w:rPrChange w:id="181" w:author="Juan Carlos de Alfonso Juliá" w:date="2020-04-08T15:19:00Z">
            <w:rPr/>
          </w:rPrChange>
        </w:rPr>
        <w:t>EditText</w:t>
      </w:r>
      <w:proofErr w:type="spellEnd"/>
      <w:r w:rsidRPr="005D4E46">
        <w:rPr>
          <w:rFonts w:ascii="Consolas" w:hAnsi="Consolas" w:cs="Consolas"/>
          <w:sz w:val="18"/>
          <w:szCs w:val="18"/>
          <w:rPrChange w:id="182" w:author="Juan Carlos de Alfonso Juliá" w:date="2020-04-08T15:19:00Z">
            <w:rPr/>
          </w:rPrChange>
        </w:rPr>
        <w:t xml:space="preserve">) </w:t>
      </w:r>
      <w:proofErr w:type="spellStart"/>
      <w:r w:rsidRPr="005D4E46">
        <w:rPr>
          <w:rFonts w:ascii="Consolas" w:hAnsi="Consolas" w:cs="Consolas"/>
          <w:sz w:val="18"/>
          <w:szCs w:val="18"/>
          <w:rPrChange w:id="183" w:author="Juan Carlos de Alfonso Juliá" w:date="2020-04-08T15:19:00Z">
            <w:rPr/>
          </w:rPrChange>
        </w:rPr>
        <w:t>findViewById</w:t>
      </w:r>
      <w:proofErr w:type="spellEnd"/>
      <w:r w:rsidRPr="005D4E46">
        <w:rPr>
          <w:rFonts w:ascii="Consolas" w:hAnsi="Consolas" w:cs="Consolas"/>
          <w:sz w:val="18"/>
          <w:szCs w:val="18"/>
          <w:rPrChange w:id="184" w:author="Juan Carlos de Alfonso Juliá" w:date="2020-04-08T15:19:00Z">
            <w:rPr/>
          </w:rPrChange>
        </w:rPr>
        <w:t>(R.</w:t>
      </w:r>
      <w:proofErr w:type="gramStart"/>
      <w:r w:rsidRPr="005D4E46">
        <w:rPr>
          <w:rFonts w:ascii="Consolas" w:hAnsi="Consolas" w:cs="Consolas"/>
          <w:sz w:val="18"/>
          <w:szCs w:val="18"/>
          <w:rPrChange w:id="185" w:author="Juan Carlos de Alfonso Juliá" w:date="2020-04-08T15:19:00Z">
            <w:rPr/>
          </w:rPrChange>
        </w:rPr>
        <w:t>id.editText</w:t>
      </w:r>
      <w:proofErr w:type="gramEnd"/>
      <w:r w:rsidRPr="005D4E46">
        <w:rPr>
          <w:rFonts w:ascii="Consolas" w:hAnsi="Consolas" w:cs="Consolas"/>
          <w:sz w:val="18"/>
          <w:szCs w:val="18"/>
          <w:rPrChange w:id="186" w:author="Juan Carlos de Alfonso Juliá" w:date="2020-04-08T15:19:00Z">
            <w:rPr/>
          </w:rPrChange>
        </w:rPr>
        <w:t xml:space="preserve">3); </w:t>
      </w:r>
    </w:p>
    <w:p w14:paraId="7546EC78" w14:textId="4214A02A" w:rsidR="005D4E46" w:rsidRPr="005D4E46" w:rsidRDefault="005D4E46" w:rsidP="005D4E46">
      <w:pPr>
        <w:rPr>
          <w:rFonts w:ascii="Consolas" w:hAnsi="Consolas" w:cs="Consolas"/>
          <w:sz w:val="18"/>
          <w:szCs w:val="18"/>
          <w:rPrChange w:id="187" w:author="Juan Carlos de Alfonso Juliá" w:date="2020-04-08T15:19:00Z">
            <w:rPr/>
          </w:rPrChange>
        </w:rPr>
      </w:pPr>
      <w:proofErr w:type="spellStart"/>
      <w:r w:rsidRPr="005D4E46">
        <w:rPr>
          <w:rFonts w:ascii="Consolas" w:hAnsi="Consolas" w:cs="Consolas"/>
          <w:sz w:val="18"/>
          <w:szCs w:val="18"/>
          <w:rPrChange w:id="188" w:author="Juan Carlos de Alfonso Juliá" w:date="2020-04-08T15:19:00Z">
            <w:rPr/>
          </w:rPrChange>
        </w:rPr>
        <w:t>Switch</w:t>
      </w:r>
      <w:proofErr w:type="spellEnd"/>
      <w:r w:rsidRPr="005D4E46">
        <w:rPr>
          <w:rFonts w:ascii="Consolas" w:hAnsi="Consolas" w:cs="Consolas"/>
          <w:sz w:val="18"/>
          <w:szCs w:val="18"/>
          <w:rPrChange w:id="189" w:author="Juan Carlos de Alfonso Juliá" w:date="2020-04-08T15:19:00Z">
            <w:rPr/>
          </w:rPrChange>
        </w:rPr>
        <w:t xml:space="preserve"> </w:t>
      </w:r>
      <w:proofErr w:type="spellStart"/>
      <w:r w:rsidRPr="005D4E46">
        <w:rPr>
          <w:rFonts w:ascii="Consolas" w:hAnsi="Consolas" w:cs="Consolas"/>
          <w:sz w:val="18"/>
          <w:szCs w:val="18"/>
          <w:rPrChange w:id="190" w:author="Juan Carlos de Alfonso Juliá" w:date="2020-04-08T15:19:00Z">
            <w:rPr/>
          </w:rPrChange>
        </w:rPr>
        <w:t>ret</w:t>
      </w:r>
      <w:proofErr w:type="spellEnd"/>
      <w:r w:rsidRPr="005D4E46">
        <w:rPr>
          <w:rFonts w:ascii="Consolas" w:hAnsi="Consolas" w:cs="Consolas"/>
          <w:sz w:val="18"/>
          <w:szCs w:val="18"/>
          <w:rPrChange w:id="191" w:author="Juan Carlos de Alfonso Juliá" w:date="2020-04-08T15:19:00Z">
            <w:rPr/>
          </w:rPrChange>
        </w:rPr>
        <w:t xml:space="preserve"> = (</w:t>
      </w:r>
      <w:proofErr w:type="spellStart"/>
      <w:r w:rsidRPr="005D4E46">
        <w:rPr>
          <w:rFonts w:ascii="Consolas" w:hAnsi="Consolas" w:cs="Consolas"/>
          <w:sz w:val="18"/>
          <w:szCs w:val="18"/>
          <w:rPrChange w:id="192" w:author="Juan Carlos de Alfonso Juliá" w:date="2020-04-08T15:19:00Z">
            <w:rPr/>
          </w:rPrChange>
        </w:rPr>
        <w:t>Switch</w:t>
      </w:r>
      <w:proofErr w:type="spellEnd"/>
      <w:r w:rsidRPr="005D4E46">
        <w:rPr>
          <w:rFonts w:ascii="Consolas" w:hAnsi="Consolas" w:cs="Consolas"/>
          <w:sz w:val="18"/>
          <w:szCs w:val="18"/>
          <w:rPrChange w:id="193" w:author="Juan Carlos de Alfonso Juliá" w:date="2020-04-08T15:19:00Z">
            <w:rPr/>
          </w:rPrChange>
        </w:rPr>
        <w:t xml:space="preserve">) </w:t>
      </w:r>
      <w:proofErr w:type="spellStart"/>
      <w:r w:rsidRPr="005D4E46">
        <w:rPr>
          <w:rFonts w:ascii="Consolas" w:hAnsi="Consolas" w:cs="Consolas"/>
          <w:sz w:val="18"/>
          <w:szCs w:val="18"/>
          <w:rPrChange w:id="194" w:author="Juan Carlos de Alfonso Juliá" w:date="2020-04-08T15:19:00Z">
            <w:rPr/>
          </w:rPrChange>
        </w:rPr>
        <w:t>findViewById</w:t>
      </w:r>
      <w:proofErr w:type="spellEnd"/>
      <w:r w:rsidRPr="005D4E46">
        <w:rPr>
          <w:rFonts w:ascii="Consolas" w:hAnsi="Consolas" w:cs="Consolas"/>
          <w:sz w:val="18"/>
          <w:szCs w:val="18"/>
          <w:rPrChange w:id="195" w:author="Juan Carlos de Alfonso Juliá" w:date="2020-04-08T15:19:00Z">
            <w:rPr/>
          </w:rPrChange>
        </w:rPr>
        <w:t>(R.</w:t>
      </w:r>
      <w:proofErr w:type="gramStart"/>
      <w:r w:rsidRPr="005D4E46">
        <w:rPr>
          <w:rFonts w:ascii="Consolas" w:hAnsi="Consolas" w:cs="Consolas"/>
          <w:sz w:val="18"/>
          <w:szCs w:val="18"/>
          <w:rPrChange w:id="196" w:author="Juan Carlos de Alfonso Juliá" w:date="2020-04-08T15:19:00Z">
            <w:rPr/>
          </w:rPrChange>
        </w:rPr>
        <w:t>id.switch</w:t>
      </w:r>
      <w:proofErr w:type="gramEnd"/>
      <w:r w:rsidRPr="005D4E46">
        <w:rPr>
          <w:rFonts w:ascii="Consolas" w:hAnsi="Consolas" w:cs="Consolas"/>
          <w:sz w:val="18"/>
          <w:szCs w:val="18"/>
          <w:rPrChange w:id="197" w:author="Juan Carlos de Alfonso Juliá" w:date="2020-04-08T15:19:00Z">
            <w:rPr/>
          </w:rPrChange>
        </w:rPr>
        <w:t xml:space="preserve">1); //booleano de retorno </w:t>
      </w:r>
    </w:p>
    <w:p w14:paraId="3FE6B160" w14:textId="08FFBBC4" w:rsidR="009058BA" w:rsidRDefault="009058BA" w:rsidP="00E63A5A"/>
    <w:p w14:paraId="55D301D4" w14:textId="5292CB5B" w:rsidR="005D4E46" w:rsidRDefault="005D4E46" w:rsidP="00E63A5A">
      <w:r>
        <w:t>A continuación</w:t>
      </w:r>
      <w:r w:rsidR="00050AFC">
        <w:t>,</w:t>
      </w:r>
      <w:r>
        <w:t xml:space="preserve"> se crea un objeto del tipo </w:t>
      </w:r>
      <w:proofErr w:type="spellStart"/>
      <w:r w:rsidRPr="002336AD">
        <w:rPr>
          <w:i/>
          <w:iCs/>
        </w:rPr>
        <w:t>Intent</w:t>
      </w:r>
      <w:proofErr w:type="spellEnd"/>
      <w:r>
        <w:t xml:space="preserve"> usado para almacenar </w:t>
      </w:r>
      <w:r w:rsidR="002336AD">
        <w:t>parámetros y poder enviarlos a otras actividades</w:t>
      </w:r>
      <w:r w:rsidR="00CE5475">
        <w:t xml:space="preserve"> (en este caso los valores de los ajustes)</w:t>
      </w:r>
      <w:r>
        <w:t>.</w:t>
      </w:r>
    </w:p>
    <w:p w14:paraId="590B93DD" w14:textId="2C345862" w:rsidR="005D4E46" w:rsidRDefault="005D4E46" w:rsidP="00E63A5A"/>
    <w:p w14:paraId="151B27A8" w14:textId="318720AE" w:rsidR="005D4E46" w:rsidRDefault="005D4E46" w:rsidP="005D4E46">
      <w:pPr>
        <w:rPr>
          <w:rFonts w:ascii="Consolas" w:hAnsi="Consolas" w:cs="Consolas"/>
          <w:color w:val="24292E"/>
          <w:sz w:val="18"/>
          <w:szCs w:val="18"/>
          <w:shd w:val="clear" w:color="auto" w:fill="FFFFFF"/>
        </w:rPr>
      </w:pPr>
      <w:proofErr w:type="spellStart"/>
      <w:r w:rsidRPr="005D4E46">
        <w:rPr>
          <w:rFonts w:ascii="Consolas" w:hAnsi="Consolas" w:cs="Consolas"/>
          <w:color w:val="24292E"/>
          <w:sz w:val="18"/>
          <w:szCs w:val="18"/>
        </w:rPr>
        <w:t>Intent</w:t>
      </w:r>
      <w:proofErr w:type="spellEnd"/>
      <w:r w:rsidRPr="005D4E46">
        <w:rPr>
          <w:rFonts w:ascii="Consolas" w:hAnsi="Consolas" w:cs="Consolas"/>
          <w:color w:val="24292E"/>
          <w:sz w:val="18"/>
          <w:szCs w:val="18"/>
          <w:shd w:val="clear" w:color="auto" w:fill="FFFFFF"/>
        </w:rPr>
        <w:t xml:space="preserve"> </w:t>
      </w:r>
      <w:proofErr w:type="spellStart"/>
      <w:r w:rsidRPr="005D4E46">
        <w:rPr>
          <w:rFonts w:ascii="Consolas" w:hAnsi="Consolas" w:cs="Consolas"/>
          <w:color w:val="24292E"/>
          <w:sz w:val="18"/>
          <w:szCs w:val="18"/>
          <w:shd w:val="clear" w:color="auto" w:fill="FFFFFF"/>
        </w:rPr>
        <w:t>intent</w:t>
      </w:r>
      <w:proofErr w:type="spellEnd"/>
      <w:r w:rsidRPr="005D4E46">
        <w:rPr>
          <w:rFonts w:ascii="Consolas" w:hAnsi="Consolas" w:cs="Consolas"/>
          <w:color w:val="24292E"/>
          <w:sz w:val="18"/>
          <w:szCs w:val="18"/>
          <w:shd w:val="clear" w:color="auto" w:fill="FFFFFF"/>
        </w:rPr>
        <w:t xml:space="preserve"> </w:t>
      </w:r>
      <w:r w:rsidRPr="005D4E46">
        <w:rPr>
          <w:rFonts w:ascii="Consolas" w:hAnsi="Consolas" w:cs="Consolas"/>
          <w:color w:val="D73A49"/>
          <w:sz w:val="18"/>
          <w:szCs w:val="18"/>
        </w:rPr>
        <w:t>=</w:t>
      </w:r>
      <w:r w:rsidRPr="005D4E46">
        <w:rPr>
          <w:rFonts w:ascii="Consolas" w:hAnsi="Consolas" w:cs="Consolas"/>
          <w:color w:val="24292E"/>
          <w:sz w:val="18"/>
          <w:szCs w:val="18"/>
          <w:shd w:val="clear" w:color="auto" w:fill="FFFFFF"/>
        </w:rPr>
        <w:t xml:space="preserve"> </w:t>
      </w:r>
      <w:r w:rsidRPr="005D4E46">
        <w:rPr>
          <w:rFonts w:ascii="Consolas" w:hAnsi="Consolas" w:cs="Consolas"/>
          <w:color w:val="D73A49"/>
          <w:sz w:val="18"/>
          <w:szCs w:val="18"/>
        </w:rPr>
        <w:t>new</w:t>
      </w:r>
      <w:r w:rsidRPr="005D4E46">
        <w:rPr>
          <w:rFonts w:ascii="Consolas" w:hAnsi="Consolas" w:cs="Consolas"/>
          <w:color w:val="24292E"/>
          <w:sz w:val="18"/>
          <w:szCs w:val="18"/>
          <w:shd w:val="clear" w:color="auto" w:fill="FFFFFF"/>
        </w:rPr>
        <w:t xml:space="preserve"> </w:t>
      </w:r>
      <w:proofErr w:type="spellStart"/>
      <w:proofErr w:type="gramStart"/>
      <w:r w:rsidRPr="005D4E46">
        <w:rPr>
          <w:rFonts w:ascii="Consolas" w:hAnsi="Consolas" w:cs="Consolas"/>
          <w:color w:val="24292E"/>
          <w:sz w:val="18"/>
          <w:szCs w:val="18"/>
        </w:rPr>
        <w:t>Intent</w:t>
      </w:r>
      <w:proofErr w:type="spellEnd"/>
      <w:r w:rsidRPr="005D4E46">
        <w:rPr>
          <w:rFonts w:ascii="Consolas" w:hAnsi="Consolas" w:cs="Consolas"/>
          <w:color w:val="24292E"/>
          <w:sz w:val="18"/>
          <w:szCs w:val="18"/>
          <w:shd w:val="clear" w:color="auto" w:fill="FFFFFF"/>
        </w:rPr>
        <w:t>(</w:t>
      </w:r>
      <w:proofErr w:type="spellStart"/>
      <w:proofErr w:type="gramEnd"/>
      <w:r w:rsidRPr="005D4E46">
        <w:rPr>
          <w:rFonts w:ascii="Consolas" w:hAnsi="Consolas" w:cs="Consolas"/>
          <w:color w:val="005CC5"/>
          <w:sz w:val="18"/>
          <w:szCs w:val="18"/>
        </w:rPr>
        <w:t>this</w:t>
      </w:r>
      <w:proofErr w:type="spellEnd"/>
      <w:r w:rsidRPr="005D4E46">
        <w:rPr>
          <w:rFonts w:ascii="Consolas" w:hAnsi="Consolas" w:cs="Consolas"/>
          <w:color w:val="24292E"/>
          <w:sz w:val="18"/>
          <w:szCs w:val="18"/>
          <w:shd w:val="clear" w:color="auto" w:fill="FFFFFF"/>
        </w:rPr>
        <w:t xml:space="preserve">, </w:t>
      </w:r>
      <w:proofErr w:type="spellStart"/>
      <w:r w:rsidRPr="005D4E46">
        <w:rPr>
          <w:rFonts w:ascii="Consolas" w:hAnsi="Consolas" w:cs="Consolas"/>
          <w:color w:val="24292E"/>
          <w:sz w:val="18"/>
          <w:szCs w:val="18"/>
        </w:rPr>
        <w:t>MainActivity</w:t>
      </w:r>
      <w:r w:rsidRPr="005D4E46">
        <w:rPr>
          <w:rFonts w:ascii="Consolas" w:hAnsi="Consolas" w:cs="Consolas"/>
          <w:color w:val="D73A49"/>
          <w:sz w:val="18"/>
          <w:szCs w:val="18"/>
        </w:rPr>
        <w:t>.</w:t>
      </w:r>
      <w:r w:rsidRPr="005D4E46">
        <w:rPr>
          <w:rFonts w:ascii="Consolas" w:hAnsi="Consolas" w:cs="Consolas"/>
          <w:color w:val="24292E"/>
          <w:sz w:val="18"/>
          <w:szCs w:val="18"/>
          <w:shd w:val="clear" w:color="auto" w:fill="FFFFFF"/>
        </w:rPr>
        <w:t>class</w:t>
      </w:r>
      <w:proofErr w:type="spellEnd"/>
      <w:r w:rsidRPr="005D4E46">
        <w:rPr>
          <w:rFonts w:ascii="Consolas" w:hAnsi="Consolas" w:cs="Consolas"/>
          <w:color w:val="24292E"/>
          <w:sz w:val="18"/>
          <w:szCs w:val="18"/>
          <w:shd w:val="clear" w:color="auto" w:fill="FFFFFF"/>
        </w:rPr>
        <w:t>);</w:t>
      </w:r>
    </w:p>
    <w:p w14:paraId="7C057A38" w14:textId="77777777" w:rsidR="005D4E46" w:rsidRDefault="005D4E46" w:rsidP="005D4E46"/>
    <w:p w14:paraId="6F2F6BEF" w14:textId="6022F7EA" w:rsidR="005D4E46" w:rsidRDefault="005D4E46" w:rsidP="00E63A5A">
      <w:r>
        <w:t>Por último</w:t>
      </w:r>
      <w:r w:rsidR="004E3455">
        <w:t>,</w:t>
      </w:r>
      <w:r>
        <w:t xml:space="preserve"> usando el método </w:t>
      </w:r>
      <w:proofErr w:type="spellStart"/>
      <w:proofErr w:type="gramStart"/>
      <w:r w:rsidRPr="002336AD">
        <w:rPr>
          <w:i/>
          <w:iCs/>
        </w:rPr>
        <w:t>intent.putExtra</w:t>
      </w:r>
      <w:proofErr w:type="spellEnd"/>
      <w:proofErr w:type="gramEnd"/>
      <w:r>
        <w:t xml:space="preserve"> podemos almacenar la información que se enviará al cambiar de actividad</w:t>
      </w:r>
      <w:r w:rsidR="00F46ED4">
        <w:t xml:space="preserve"> de la forma siguiente:</w:t>
      </w:r>
    </w:p>
    <w:p w14:paraId="3613DD77" w14:textId="3323F081" w:rsidR="005D4E46" w:rsidRDefault="005D4E46" w:rsidP="00E63A5A"/>
    <w:p w14:paraId="3FBE9324" w14:textId="77777777" w:rsidR="004433B3" w:rsidRDefault="004433B3" w:rsidP="004433B3">
      <w:pPr>
        <w:rPr>
          <w:rFonts w:ascii="Consolas" w:hAnsi="Consolas" w:cs="Consolas"/>
          <w:color w:val="24292E"/>
          <w:sz w:val="18"/>
          <w:szCs w:val="18"/>
        </w:rPr>
      </w:pPr>
      <w:proofErr w:type="spellStart"/>
      <w:proofErr w:type="gramStart"/>
      <w:r w:rsidRPr="00720FC0">
        <w:rPr>
          <w:rFonts w:ascii="Consolas" w:hAnsi="Consolas" w:cs="Consolas"/>
          <w:color w:val="24292E"/>
          <w:sz w:val="18"/>
          <w:szCs w:val="18"/>
        </w:rPr>
        <w:t>intent</w:t>
      </w:r>
      <w:r w:rsidRPr="00720FC0">
        <w:rPr>
          <w:rFonts w:ascii="Consolas" w:hAnsi="Consolas" w:cs="Consolas"/>
          <w:color w:val="D73A49"/>
          <w:sz w:val="18"/>
          <w:szCs w:val="18"/>
        </w:rPr>
        <w:t>.</w:t>
      </w:r>
      <w:r w:rsidRPr="00720FC0">
        <w:rPr>
          <w:rFonts w:ascii="Consolas" w:hAnsi="Consolas" w:cs="Consolas"/>
          <w:color w:val="24292E"/>
          <w:sz w:val="18"/>
          <w:szCs w:val="18"/>
        </w:rPr>
        <w:t>putExtra</w:t>
      </w:r>
      <w:proofErr w:type="spellEnd"/>
      <w:proofErr w:type="gramEnd"/>
      <w:r w:rsidRPr="00720FC0">
        <w:rPr>
          <w:rFonts w:ascii="Consolas" w:hAnsi="Consolas" w:cs="Consolas"/>
          <w:color w:val="24292E"/>
          <w:sz w:val="18"/>
          <w:szCs w:val="18"/>
        </w:rPr>
        <w:t>(</w:t>
      </w:r>
      <w:r w:rsidRPr="00720FC0">
        <w:rPr>
          <w:rFonts w:ascii="Consolas" w:hAnsi="Consolas" w:cs="Consolas"/>
          <w:color w:val="032F62"/>
          <w:sz w:val="18"/>
          <w:szCs w:val="18"/>
        </w:rPr>
        <w:t>"</w:t>
      </w:r>
      <w:proofErr w:type="spellStart"/>
      <w:r w:rsidRPr="00720FC0">
        <w:rPr>
          <w:rFonts w:ascii="Consolas" w:hAnsi="Consolas" w:cs="Consolas"/>
          <w:color w:val="032F62"/>
          <w:sz w:val="18"/>
          <w:szCs w:val="18"/>
        </w:rPr>
        <w:t>ip</w:t>
      </w:r>
      <w:proofErr w:type="spellEnd"/>
      <w:r w:rsidRPr="00720FC0">
        <w:rPr>
          <w:rFonts w:ascii="Consolas" w:hAnsi="Consolas" w:cs="Consolas"/>
          <w:color w:val="032F62"/>
          <w:sz w:val="18"/>
          <w:szCs w:val="18"/>
        </w:rPr>
        <w:t>"</w:t>
      </w:r>
      <w:r w:rsidRPr="00720FC0">
        <w:rPr>
          <w:rFonts w:ascii="Consolas" w:hAnsi="Consolas" w:cs="Consolas"/>
          <w:color w:val="24292E"/>
          <w:sz w:val="18"/>
          <w:szCs w:val="18"/>
        </w:rPr>
        <w:t xml:space="preserve">, </w:t>
      </w:r>
      <w:proofErr w:type="spellStart"/>
      <w:r w:rsidRPr="00720FC0">
        <w:rPr>
          <w:rFonts w:ascii="Consolas" w:hAnsi="Consolas" w:cs="Consolas"/>
          <w:color w:val="24292E"/>
          <w:sz w:val="18"/>
          <w:szCs w:val="18"/>
        </w:rPr>
        <w:t>ip</w:t>
      </w:r>
      <w:r w:rsidRPr="00720FC0">
        <w:rPr>
          <w:rFonts w:ascii="Consolas" w:hAnsi="Consolas" w:cs="Consolas"/>
          <w:color w:val="D73A49"/>
          <w:sz w:val="18"/>
          <w:szCs w:val="18"/>
        </w:rPr>
        <w:t>.</w:t>
      </w:r>
      <w:r w:rsidRPr="00720FC0">
        <w:rPr>
          <w:rFonts w:ascii="Consolas" w:hAnsi="Consolas" w:cs="Consolas"/>
          <w:color w:val="24292E"/>
          <w:sz w:val="18"/>
          <w:szCs w:val="18"/>
        </w:rPr>
        <w:t>getText</w:t>
      </w:r>
      <w:proofErr w:type="spellEnd"/>
      <w:r w:rsidRPr="00720FC0">
        <w:rPr>
          <w:rFonts w:ascii="Consolas" w:hAnsi="Consolas" w:cs="Consolas"/>
          <w:color w:val="24292E"/>
          <w:sz w:val="18"/>
          <w:szCs w:val="18"/>
        </w:rPr>
        <w:t>()</w:t>
      </w:r>
      <w:r w:rsidRPr="00720FC0">
        <w:rPr>
          <w:rFonts w:ascii="Consolas" w:hAnsi="Consolas" w:cs="Consolas"/>
          <w:color w:val="D73A49"/>
          <w:sz w:val="18"/>
          <w:szCs w:val="18"/>
        </w:rPr>
        <w:t>.</w:t>
      </w:r>
      <w:proofErr w:type="spellStart"/>
      <w:r w:rsidRPr="00720FC0">
        <w:rPr>
          <w:rFonts w:ascii="Consolas" w:hAnsi="Consolas" w:cs="Consolas"/>
          <w:color w:val="24292E"/>
          <w:sz w:val="18"/>
          <w:szCs w:val="18"/>
        </w:rPr>
        <w:t>toString</w:t>
      </w:r>
      <w:proofErr w:type="spellEnd"/>
      <w:r w:rsidRPr="00720FC0">
        <w:rPr>
          <w:rFonts w:ascii="Consolas" w:hAnsi="Consolas" w:cs="Consolas"/>
          <w:color w:val="24292E"/>
          <w:sz w:val="18"/>
          <w:szCs w:val="18"/>
        </w:rPr>
        <w:t>());</w:t>
      </w:r>
    </w:p>
    <w:p w14:paraId="0D1FA792" w14:textId="77777777" w:rsidR="004433B3" w:rsidRDefault="004433B3" w:rsidP="004433B3">
      <w:pPr>
        <w:rPr>
          <w:rFonts w:ascii="Consolas" w:hAnsi="Consolas" w:cs="Consolas"/>
          <w:color w:val="24292E"/>
          <w:sz w:val="18"/>
          <w:szCs w:val="18"/>
        </w:rPr>
      </w:pPr>
      <w:proofErr w:type="spellStart"/>
      <w:proofErr w:type="gramStart"/>
      <w:r w:rsidRPr="00720FC0">
        <w:rPr>
          <w:rFonts w:ascii="Consolas" w:hAnsi="Consolas" w:cs="Consolas"/>
          <w:color w:val="24292E"/>
          <w:sz w:val="18"/>
          <w:szCs w:val="18"/>
        </w:rPr>
        <w:t>intent</w:t>
      </w:r>
      <w:r w:rsidRPr="00720FC0">
        <w:rPr>
          <w:rFonts w:ascii="Consolas" w:hAnsi="Consolas" w:cs="Consolas"/>
          <w:color w:val="D73A49"/>
          <w:sz w:val="18"/>
          <w:szCs w:val="18"/>
        </w:rPr>
        <w:t>.</w:t>
      </w:r>
      <w:r w:rsidRPr="00720FC0">
        <w:rPr>
          <w:rFonts w:ascii="Consolas" w:hAnsi="Consolas" w:cs="Consolas"/>
          <w:color w:val="24292E"/>
          <w:sz w:val="18"/>
          <w:szCs w:val="18"/>
        </w:rPr>
        <w:t>putExtra</w:t>
      </w:r>
      <w:proofErr w:type="spellEnd"/>
      <w:proofErr w:type="gramEnd"/>
      <w:r w:rsidRPr="00720FC0">
        <w:rPr>
          <w:rFonts w:ascii="Consolas" w:hAnsi="Consolas" w:cs="Consolas"/>
          <w:color w:val="24292E"/>
          <w:sz w:val="18"/>
          <w:szCs w:val="18"/>
        </w:rPr>
        <w:t>(</w:t>
      </w:r>
      <w:r w:rsidRPr="00720FC0">
        <w:rPr>
          <w:rFonts w:ascii="Consolas" w:hAnsi="Consolas" w:cs="Consolas"/>
          <w:color w:val="032F62"/>
          <w:sz w:val="18"/>
          <w:szCs w:val="18"/>
        </w:rPr>
        <w:t>"</w:t>
      </w:r>
      <w:proofErr w:type="spellStart"/>
      <w:r w:rsidRPr="00720FC0">
        <w:rPr>
          <w:rFonts w:ascii="Consolas" w:hAnsi="Consolas" w:cs="Consolas"/>
          <w:color w:val="032F62"/>
          <w:sz w:val="18"/>
          <w:szCs w:val="18"/>
        </w:rPr>
        <w:t>port</w:t>
      </w:r>
      <w:proofErr w:type="spellEnd"/>
      <w:r w:rsidRPr="00720FC0">
        <w:rPr>
          <w:rFonts w:ascii="Consolas" w:hAnsi="Consolas" w:cs="Consolas"/>
          <w:color w:val="032F62"/>
          <w:sz w:val="18"/>
          <w:szCs w:val="18"/>
        </w:rPr>
        <w:t>"</w:t>
      </w:r>
      <w:r w:rsidRPr="00720FC0">
        <w:rPr>
          <w:rFonts w:ascii="Consolas" w:hAnsi="Consolas" w:cs="Consolas"/>
          <w:color w:val="24292E"/>
          <w:sz w:val="18"/>
          <w:szCs w:val="18"/>
        </w:rPr>
        <w:t xml:space="preserve">, </w:t>
      </w:r>
      <w:proofErr w:type="spellStart"/>
      <w:r w:rsidRPr="00720FC0">
        <w:rPr>
          <w:rFonts w:ascii="Consolas" w:hAnsi="Consolas" w:cs="Consolas"/>
          <w:color w:val="24292E"/>
          <w:sz w:val="18"/>
          <w:szCs w:val="18"/>
        </w:rPr>
        <w:t>port</w:t>
      </w:r>
      <w:r w:rsidRPr="00720FC0">
        <w:rPr>
          <w:rFonts w:ascii="Consolas" w:hAnsi="Consolas" w:cs="Consolas"/>
          <w:color w:val="D73A49"/>
          <w:sz w:val="18"/>
          <w:szCs w:val="18"/>
        </w:rPr>
        <w:t>.</w:t>
      </w:r>
      <w:r w:rsidRPr="00720FC0">
        <w:rPr>
          <w:rFonts w:ascii="Consolas" w:hAnsi="Consolas" w:cs="Consolas"/>
          <w:color w:val="24292E"/>
          <w:sz w:val="18"/>
          <w:szCs w:val="18"/>
        </w:rPr>
        <w:t>getText</w:t>
      </w:r>
      <w:proofErr w:type="spellEnd"/>
      <w:r w:rsidRPr="00720FC0">
        <w:rPr>
          <w:rFonts w:ascii="Consolas" w:hAnsi="Consolas" w:cs="Consolas"/>
          <w:color w:val="24292E"/>
          <w:sz w:val="18"/>
          <w:szCs w:val="18"/>
        </w:rPr>
        <w:t>()</w:t>
      </w:r>
      <w:r w:rsidRPr="00720FC0">
        <w:rPr>
          <w:rFonts w:ascii="Consolas" w:hAnsi="Consolas" w:cs="Consolas"/>
          <w:color w:val="D73A49"/>
          <w:sz w:val="18"/>
          <w:szCs w:val="18"/>
        </w:rPr>
        <w:t>.</w:t>
      </w:r>
      <w:proofErr w:type="spellStart"/>
      <w:r w:rsidRPr="00720FC0">
        <w:rPr>
          <w:rFonts w:ascii="Consolas" w:hAnsi="Consolas" w:cs="Consolas"/>
          <w:color w:val="24292E"/>
          <w:sz w:val="18"/>
          <w:szCs w:val="18"/>
        </w:rPr>
        <w:t>toString</w:t>
      </w:r>
      <w:proofErr w:type="spellEnd"/>
      <w:r w:rsidRPr="00720FC0">
        <w:rPr>
          <w:rFonts w:ascii="Consolas" w:hAnsi="Consolas" w:cs="Consolas"/>
          <w:color w:val="24292E"/>
          <w:sz w:val="18"/>
          <w:szCs w:val="18"/>
        </w:rPr>
        <w:t>());</w:t>
      </w:r>
    </w:p>
    <w:p w14:paraId="126C3733" w14:textId="77777777" w:rsidR="004433B3" w:rsidRDefault="004433B3" w:rsidP="004433B3">
      <w:pPr>
        <w:rPr>
          <w:rFonts w:ascii="Consolas" w:hAnsi="Consolas" w:cs="Consolas"/>
          <w:color w:val="24292E"/>
          <w:sz w:val="18"/>
          <w:szCs w:val="18"/>
        </w:rPr>
      </w:pPr>
      <w:proofErr w:type="spellStart"/>
      <w:proofErr w:type="gramStart"/>
      <w:r w:rsidRPr="00720FC0">
        <w:rPr>
          <w:rFonts w:ascii="Consolas" w:hAnsi="Consolas" w:cs="Consolas"/>
          <w:color w:val="24292E"/>
          <w:sz w:val="18"/>
          <w:szCs w:val="18"/>
        </w:rPr>
        <w:t>intent</w:t>
      </w:r>
      <w:r w:rsidRPr="00720FC0">
        <w:rPr>
          <w:rFonts w:ascii="Consolas" w:hAnsi="Consolas" w:cs="Consolas"/>
          <w:color w:val="D73A49"/>
          <w:sz w:val="18"/>
          <w:szCs w:val="18"/>
        </w:rPr>
        <w:t>.</w:t>
      </w:r>
      <w:r w:rsidRPr="00720FC0">
        <w:rPr>
          <w:rFonts w:ascii="Consolas" w:hAnsi="Consolas" w:cs="Consolas"/>
          <w:color w:val="24292E"/>
          <w:sz w:val="18"/>
          <w:szCs w:val="18"/>
        </w:rPr>
        <w:t>putExtra</w:t>
      </w:r>
      <w:proofErr w:type="spellEnd"/>
      <w:proofErr w:type="gramEnd"/>
      <w:r w:rsidRPr="00720FC0">
        <w:rPr>
          <w:rFonts w:ascii="Consolas" w:hAnsi="Consolas" w:cs="Consolas"/>
          <w:color w:val="24292E"/>
          <w:sz w:val="18"/>
          <w:szCs w:val="18"/>
        </w:rPr>
        <w:t>(</w:t>
      </w:r>
      <w:r w:rsidRPr="00720FC0">
        <w:rPr>
          <w:rFonts w:ascii="Consolas" w:hAnsi="Consolas" w:cs="Consolas"/>
          <w:color w:val="032F62"/>
          <w:sz w:val="18"/>
          <w:szCs w:val="18"/>
        </w:rPr>
        <w:t>"altura"</w:t>
      </w:r>
      <w:r w:rsidRPr="00720FC0">
        <w:rPr>
          <w:rFonts w:ascii="Consolas" w:hAnsi="Consolas" w:cs="Consolas"/>
          <w:color w:val="24292E"/>
          <w:sz w:val="18"/>
          <w:szCs w:val="18"/>
        </w:rPr>
        <w:t xml:space="preserve">, </w:t>
      </w:r>
      <w:proofErr w:type="spellStart"/>
      <w:r w:rsidRPr="00720FC0">
        <w:rPr>
          <w:rFonts w:ascii="Consolas" w:hAnsi="Consolas" w:cs="Consolas"/>
          <w:color w:val="24292E"/>
          <w:sz w:val="18"/>
          <w:szCs w:val="18"/>
        </w:rPr>
        <w:t>Double</w:t>
      </w:r>
      <w:r w:rsidRPr="00720FC0">
        <w:rPr>
          <w:rFonts w:ascii="Consolas" w:hAnsi="Consolas" w:cs="Consolas"/>
          <w:color w:val="D73A49"/>
          <w:sz w:val="18"/>
          <w:szCs w:val="18"/>
        </w:rPr>
        <w:t>.</w:t>
      </w:r>
      <w:r w:rsidRPr="00720FC0">
        <w:rPr>
          <w:rFonts w:ascii="Consolas" w:hAnsi="Consolas" w:cs="Consolas"/>
          <w:color w:val="24292E"/>
          <w:sz w:val="18"/>
          <w:szCs w:val="18"/>
        </w:rPr>
        <w:t>parseDouble</w:t>
      </w:r>
      <w:proofErr w:type="spellEnd"/>
      <w:r w:rsidRPr="00720FC0">
        <w:rPr>
          <w:rFonts w:ascii="Consolas" w:hAnsi="Consolas" w:cs="Consolas"/>
          <w:color w:val="24292E"/>
          <w:sz w:val="18"/>
          <w:szCs w:val="18"/>
        </w:rPr>
        <w:t>(</w:t>
      </w:r>
      <w:proofErr w:type="spellStart"/>
      <w:r w:rsidRPr="00720FC0">
        <w:rPr>
          <w:rFonts w:ascii="Consolas" w:hAnsi="Consolas" w:cs="Consolas"/>
          <w:color w:val="24292E"/>
          <w:sz w:val="18"/>
          <w:szCs w:val="18"/>
        </w:rPr>
        <w:t>altura</w:t>
      </w:r>
      <w:r w:rsidRPr="00720FC0">
        <w:rPr>
          <w:rFonts w:ascii="Consolas" w:hAnsi="Consolas" w:cs="Consolas"/>
          <w:color w:val="D73A49"/>
          <w:sz w:val="18"/>
          <w:szCs w:val="18"/>
        </w:rPr>
        <w:t>.</w:t>
      </w:r>
      <w:r w:rsidRPr="00720FC0">
        <w:rPr>
          <w:rFonts w:ascii="Consolas" w:hAnsi="Consolas" w:cs="Consolas"/>
          <w:color w:val="24292E"/>
          <w:sz w:val="18"/>
          <w:szCs w:val="18"/>
        </w:rPr>
        <w:t>getText</w:t>
      </w:r>
      <w:proofErr w:type="spellEnd"/>
      <w:r w:rsidRPr="00720FC0">
        <w:rPr>
          <w:rFonts w:ascii="Consolas" w:hAnsi="Consolas" w:cs="Consolas"/>
          <w:color w:val="24292E"/>
          <w:sz w:val="18"/>
          <w:szCs w:val="18"/>
        </w:rPr>
        <w:t>()</w:t>
      </w:r>
      <w:r w:rsidRPr="00720FC0">
        <w:rPr>
          <w:rFonts w:ascii="Consolas" w:hAnsi="Consolas" w:cs="Consolas"/>
          <w:color w:val="D73A49"/>
          <w:sz w:val="18"/>
          <w:szCs w:val="18"/>
        </w:rPr>
        <w:t>.</w:t>
      </w:r>
      <w:proofErr w:type="spellStart"/>
      <w:r w:rsidRPr="00720FC0">
        <w:rPr>
          <w:rFonts w:ascii="Consolas" w:hAnsi="Consolas" w:cs="Consolas"/>
          <w:color w:val="24292E"/>
          <w:sz w:val="18"/>
          <w:szCs w:val="18"/>
        </w:rPr>
        <w:t>toString</w:t>
      </w:r>
      <w:proofErr w:type="spellEnd"/>
      <w:r w:rsidRPr="00720FC0">
        <w:rPr>
          <w:rFonts w:ascii="Consolas" w:hAnsi="Consolas" w:cs="Consolas"/>
          <w:color w:val="24292E"/>
          <w:sz w:val="18"/>
          <w:szCs w:val="18"/>
        </w:rPr>
        <w:t>()));</w:t>
      </w:r>
    </w:p>
    <w:p w14:paraId="5C8E6AFB" w14:textId="77777777" w:rsidR="004433B3" w:rsidRDefault="004433B3" w:rsidP="004433B3">
      <w:proofErr w:type="spellStart"/>
      <w:proofErr w:type="gramStart"/>
      <w:r w:rsidRPr="00720FC0">
        <w:rPr>
          <w:rFonts w:ascii="Consolas" w:hAnsi="Consolas" w:cs="Consolas"/>
          <w:color w:val="24292E"/>
          <w:sz w:val="18"/>
          <w:szCs w:val="18"/>
        </w:rPr>
        <w:t>intent</w:t>
      </w:r>
      <w:r w:rsidRPr="00720FC0">
        <w:rPr>
          <w:rFonts w:ascii="Consolas" w:hAnsi="Consolas" w:cs="Consolas"/>
          <w:color w:val="D73A49"/>
          <w:sz w:val="18"/>
          <w:szCs w:val="18"/>
        </w:rPr>
        <w:t>.</w:t>
      </w:r>
      <w:r w:rsidRPr="00720FC0">
        <w:rPr>
          <w:rFonts w:ascii="Consolas" w:hAnsi="Consolas" w:cs="Consolas"/>
          <w:color w:val="24292E"/>
          <w:sz w:val="18"/>
          <w:szCs w:val="18"/>
        </w:rPr>
        <w:t>putExtra</w:t>
      </w:r>
      <w:proofErr w:type="spellEnd"/>
      <w:proofErr w:type="gramEnd"/>
      <w:r w:rsidRPr="00720FC0">
        <w:rPr>
          <w:rFonts w:ascii="Consolas" w:hAnsi="Consolas" w:cs="Consolas"/>
          <w:color w:val="24292E"/>
          <w:sz w:val="18"/>
          <w:szCs w:val="18"/>
        </w:rPr>
        <w:t>(</w:t>
      </w:r>
      <w:r w:rsidRPr="00720FC0">
        <w:rPr>
          <w:rFonts w:ascii="Consolas" w:hAnsi="Consolas" w:cs="Consolas"/>
          <w:color w:val="032F62"/>
          <w:sz w:val="18"/>
          <w:szCs w:val="18"/>
        </w:rPr>
        <w:t>"</w:t>
      </w:r>
      <w:proofErr w:type="spellStart"/>
      <w:r w:rsidRPr="00720FC0">
        <w:rPr>
          <w:rFonts w:ascii="Consolas" w:hAnsi="Consolas" w:cs="Consolas"/>
          <w:color w:val="032F62"/>
          <w:sz w:val="18"/>
          <w:szCs w:val="18"/>
        </w:rPr>
        <w:t>volverOrig</w:t>
      </w:r>
      <w:proofErr w:type="spellEnd"/>
      <w:r w:rsidRPr="00720FC0">
        <w:rPr>
          <w:rFonts w:ascii="Consolas" w:hAnsi="Consolas" w:cs="Consolas"/>
          <w:color w:val="032F62"/>
          <w:sz w:val="18"/>
          <w:szCs w:val="18"/>
        </w:rPr>
        <w:t>"</w:t>
      </w:r>
      <w:r w:rsidRPr="00720FC0">
        <w:rPr>
          <w:rFonts w:ascii="Consolas" w:hAnsi="Consolas" w:cs="Consolas"/>
          <w:color w:val="24292E"/>
          <w:sz w:val="18"/>
          <w:szCs w:val="18"/>
        </w:rPr>
        <w:t xml:space="preserve">, </w:t>
      </w:r>
      <w:proofErr w:type="spellStart"/>
      <w:r w:rsidRPr="00720FC0">
        <w:rPr>
          <w:rFonts w:ascii="Consolas" w:hAnsi="Consolas" w:cs="Consolas"/>
          <w:color w:val="24292E"/>
          <w:sz w:val="18"/>
          <w:szCs w:val="18"/>
        </w:rPr>
        <w:t>ret</w:t>
      </w:r>
      <w:r w:rsidRPr="00720FC0">
        <w:rPr>
          <w:rFonts w:ascii="Consolas" w:hAnsi="Consolas" w:cs="Consolas"/>
          <w:color w:val="D73A49"/>
          <w:sz w:val="18"/>
          <w:szCs w:val="18"/>
        </w:rPr>
        <w:t>.</w:t>
      </w:r>
      <w:r w:rsidRPr="00720FC0">
        <w:rPr>
          <w:rFonts w:ascii="Consolas" w:hAnsi="Consolas" w:cs="Consolas"/>
          <w:color w:val="24292E"/>
          <w:sz w:val="18"/>
          <w:szCs w:val="18"/>
        </w:rPr>
        <w:t>isChecked</w:t>
      </w:r>
      <w:proofErr w:type="spellEnd"/>
      <w:r w:rsidRPr="00720FC0">
        <w:rPr>
          <w:rFonts w:ascii="Consolas" w:hAnsi="Consolas" w:cs="Consolas"/>
          <w:color w:val="24292E"/>
          <w:sz w:val="18"/>
          <w:szCs w:val="18"/>
        </w:rPr>
        <w:t>());</w:t>
      </w:r>
    </w:p>
    <w:p w14:paraId="0BBF229C" w14:textId="77777777" w:rsidR="005D4E46" w:rsidRDefault="005D4E46" w:rsidP="00E63A5A"/>
    <w:p w14:paraId="65794F72" w14:textId="2DDB1F19" w:rsidR="0003545C" w:rsidRDefault="004E3455" w:rsidP="00E63A5A">
      <w:r w:rsidRPr="002336AD">
        <w:sym w:font="Symbol" w:char="F0B7"/>
      </w:r>
      <w:r w:rsidRPr="002336AD">
        <w:t xml:space="preserve"> </w:t>
      </w:r>
      <w:del w:id="198" w:author="Juan Carlos de Alfonso Juliá" w:date="2020-04-08T20:37:00Z">
        <w:r w:rsidR="00AE2F4E" w:rsidDel="00D91E41">
          <w:delText>Java//</w:delText>
        </w:r>
      </w:del>
      <w:r w:rsidR="00AE2F4E">
        <w:t>InfoActivity.java</w:t>
      </w:r>
    </w:p>
    <w:p w14:paraId="47BC596F" w14:textId="42D44699" w:rsidR="009058BA" w:rsidRDefault="009058BA" w:rsidP="00E63A5A">
      <w:r>
        <w:t xml:space="preserve">Su única tarea es al crearse llamar a la función </w:t>
      </w:r>
      <w:proofErr w:type="spellStart"/>
      <w:r w:rsidRPr="002229AD">
        <w:rPr>
          <w:i/>
          <w:iCs/>
        </w:rPr>
        <w:t>setText</w:t>
      </w:r>
      <w:proofErr w:type="spellEnd"/>
      <w:r>
        <w:t xml:space="preserve"> que abrirá el archivo </w:t>
      </w:r>
      <w:r w:rsidRPr="002229AD">
        <w:rPr>
          <w:i/>
          <w:iCs/>
        </w:rPr>
        <w:t>info.txt</w:t>
      </w:r>
      <w:r>
        <w:t xml:space="preserve"> alojado en la memoria del teléfono y cargar en la vista el texto que contiene ese archivo</w:t>
      </w:r>
      <w:r w:rsidR="00B37D4D">
        <w:t>,</w:t>
      </w:r>
      <w:r w:rsidR="002229AD">
        <w:t xml:space="preserve"> u</w:t>
      </w:r>
      <w:r w:rsidR="00D204CD">
        <w:t>s</w:t>
      </w:r>
      <w:r w:rsidR="002229AD">
        <w:t xml:space="preserve">ando para ello un objeto </w:t>
      </w:r>
      <w:proofErr w:type="spellStart"/>
      <w:r w:rsidR="002229AD">
        <w:rPr>
          <w:i/>
          <w:iCs/>
        </w:rPr>
        <w:t>inputStream</w:t>
      </w:r>
      <w:proofErr w:type="spellEnd"/>
      <w:r w:rsidR="002229AD">
        <w:t xml:space="preserve"> y un </w:t>
      </w:r>
      <w:r w:rsidR="002229AD">
        <w:rPr>
          <w:i/>
          <w:iCs/>
        </w:rPr>
        <w:t xml:space="preserve">buffer </w:t>
      </w:r>
      <w:r w:rsidR="002229AD">
        <w:t>donde almacenar el texto cargado</w:t>
      </w:r>
      <w:r>
        <w:t>.</w:t>
      </w:r>
    </w:p>
    <w:p w14:paraId="1D0FE6B3" w14:textId="77777777" w:rsidR="009058BA" w:rsidRDefault="009058BA" w:rsidP="00E63A5A"/>
    <w:p w14:paraId="13AC01A8" w14:textId="64A54202" w:rsidR="0003545C" w:rsidRDefault="002229AD" w:rsidP="00E63A5A">
      <w:r w:rsidRPr="002336AD">
        <w:sym w:font="Symbol" w:char="F0B7"/>
      </w:r>
      <w:r w:rsidRPr="002336AD">
        <w:t xml:space="preserve"> </w:t>
      </w:r>
      <w:del w:id="199" w:author="Juan Carlos de Alfonso Juliá" w:date="2020-04-08T20:37:00Z">
        <w:r w:rsidR="00AE2F4E" w:rsidDel="00D91E41">
          <w:delText>Java//</w:delText>
        </w:r>
      </w:del>
      <w:r w:rsidR="00AE2F4E">
        <w:t>MainActivity.java</w:t>
      </w:r>
    </w:p>
    <w:p w14:paraId="48C85688" w14:textId="22DCD41A" w:rsidR="0003545C" w:rsidRDefault="0003545C" w:rsidP="00E63A5A">
      <w:r>
        <w:t xml:space="preserve">Es la clase principal llamada al inicio de la aplicación, está formada por varios métodos que actúan como </w:t>
      </w:r>
      <w:proofErr w:type="spellStart"/>
      <w:r w:rsidRPr="009D2E31">
        <w:rPr>
          <w:i/>
          <w:iCs/>
        </w:rPr>
        <w:t>lis</w:t>
      </w:r>
      <w:ins w:id="200" w:author="JUAN FRANCISCO JIMENEZ CASTELLANOS" w:date="2020-03-21T12:32:00Z">
        <w:r w:rsidR="003833D5" w:rsidRPr="009D2E31">
          <w:rPr>
            <w:i/>
            <w:iCs/>
          </w:rPr>
          <w:t>t</w:t>
        </w:r>
      </w:ins>
      <w:r w:rsidRPr="009D2E31">
        <w:rPr>
          <w:i/>
          <w:iCs/>
        </w:rPr>
        <w:t>eners</w:t>
      </w:r>
      <w:proofErr w:type="spellEnd"/>
      <w:r>
        <w:t xml:space="preserve"> de los botones</w:t>
      </w:r>
      <w:r w:rsidR="00C22ED9">
        <w:t xml:space="preserve"> de la interfaz</w:t>
      </w:r>
      <w:r>
        <w:t>.</w:t>
      </w:r>
    </w:p>
    <w:p w14:paraId="48AC8AB4" w14:textId="036A7B29" w:rsidR="0003545C" w:rsidRDefault="00FA7B65" w:rsidP="00E63A5A">
      <w:pPr>
        <w:rPr>
          <w:ins w:id="201" w:author="Juan Carlos de Alfonso Juliá" w:date="2020-04-08T15:25:00Z"/>
        </w:rPr>
      </w:pPr>
      <w:r>
        <w:t>E</w:t>
      </w:r>
      <w:r w:rsidR="0003545C">
        <w:t xml:space="preserve">s la encargada de pasar los parámetros de configuración de vuelo y </w:t>
      </w:r>
      <w:proofErr w:type="spellStart"/>
      <w:r w:rsidR="0003545C">
        <w:t>tcp</w:t>
      </w:r>
      <w:proofErr w:type="spellEnd"/>
      <w:r w:rsidR="0003545C">
        <w:t xml:space="preserve"> a la siguiente clase teniendo en cuenta que los parámetros por defecto han podido ser modificados</w:t>
      </w:r>
      <w:r w:rsidR="007A4459">
        <w:t xml:space="preserve">, esta acción se realiza recogiendo los datos enviados por los ajustes </w:t>
      </w:r>
      <w:r w:rsidR="009D2E31">
        <w:t>en</w:t>
      </w:r>
      <w:r w:rsidR="007A4459">
        <w:t xml:space="preserve"> la siguiente porción de código:</w:t>
      </w:r>
    </w:p>
    <w:p w14:paraId="06A88884" w14:textId="77777777" w:rsidR="002700B8" w:rsidRDefault="002700B8" w:rsidP="00E63A5A">
      <w:pPr>
        <w:rPr>
          <w:ins w:id="202" w:author="Juan Carlos de Alfonso Juliá" w:date="2020-04-08T15:25:00Z"/>
        </w:rPr>
      </w:pPr>
    </w:p>
    <w:p w14:paraId="4644200F" w14:textId="77777777" w:rsidR="0042012A" w:rsidRDefault="0042012A" w:rsidP="0042012A">
      <w:pPr>
        <w:rPr>
          <w:rFonts w:ascii="Consolas" w:hAnsi="Consolas" w:cs="Consolas"/>
          <w:color w:val="6A737D"/>
          <w:sz w:val="18"/>
          <w:szCs w:val="18"/>
        </w:rPr>
      </w:pPr>
      <w:proofErr w:type="spellStart"/>
      <w:r w:rsidRPr="00720FC0">
        <w:rPr>
          <w:rFonts w:ascii="Consolas" w:hAnsi="Consolas" w:cs="Consolas"/>
          <w:color w:val="D73A49"/>
          <w:sz w:val="18"/>
          <w:szCs w:val="18"/>
        </w:rPr>
        <w:t>if</w:t>
      </w:r>
      <w:proofErr w:type="spellEnd"/>
      <w:r w:rsidRPr="00720FC0">
        <w:rPr>
          <w:rFonts w:ascii="Consolas" w:hAnsi="Consolas" w:cs="Consolas"/>
          <w:color w:val="24292E"/>
          <w:sz w:val="18"/>
          <w:szCs w:val="18"/>
        </w:rPr>
        <w:t xml:space="preserve"> (ajustes </w:t>
      </w:r>
      <w:r w:rsidRPr="00720FC0">
        <w:rPr>
          <w:rFonts w:ascii="Consolas" w:hAnsi="Consolas" w:cs="Consolas"/>
          <w:color w:val="D73A49"/>
          <w:sz w:val="18"/>
          <w:szCs w:val="18"/>
        </w:rPr>
        <w:t>==</w:t>
      </w:r>
      <w:r w:rsidRPr="00720FC0">
        <w:rPr>
          <w:rFonts w:ascii="Consolas" w:hAnsi="Consolas" w:cs="Consolas"/>
          <w:color w:val="005CC5"/>
          <w:sz w:val="18"/>
          <w:szCs w:val="18"/>
        </w:rPr>
        <w:t xml:space="preserve"> </w:t>
      </w:r>
      <w:proofErr w:type="spellStart"/>
      <w:r w:rsidRPr="00720FC0">
        <w:rPr>
          <w:rFonts w:ascii="Consolas" w:hAnsi="Consolas" w:cs="Consolas"/>
          <w:color w:val="005CC5"/>
          <w:sz w:val="18"/>
          <w:szCs w:val="18"/>
        </w:rPr>
        <w:t>null</w:t>
      </w:r>
      <w:proofErr w:type="spellEnd"/>
      <w:r w:rsidRPr="00720FC0">
        <w:rPr>
          <w:rFonts w:ascii="Consolas" w:hAnsi="Consolas" w:cs="Consolas"/>
          <w:color w:val="24292E"/>
          <w:sz w:val="18"/>
          <w:szCs w:val="18"/>
        </w:rPr>
        <w:t xml:space="preserve">) </w:t>
      </w:r>
      <w:proofErr w:type="gramStart"/>
      <w:r w:rsidRPr="00720FC0">
        <w:rPr>
          <w:rFonts w:ascii="Consolas" w:hAnsi="Consolas" w:cs="Consolas"/>
          <w:color w:val="24292E"/>
          <w:sz w:val="18"/>
          <w:szCs w:val="18"/>
        </w:rPr>
        <w:t xml:space="preserve">{ </w:t>
      </w:r>
      <w:r w:rsidRPr="00720FC0">
        <w:rPr>
          <w:rFonts w:ascii="Consolas" w:hAnsi="Consolas" w:cs="Consolas"/>
          <w:color w:val="6A737D"/>
          <w:sz w:val="18"/>
          <w:szCs w:val="18"/>
        </w:rPr>
        <w:t>/</w:t>
      </w:r>
      <w:proofErr w:type="gramEnd"/>
      <w:r w:rsidRPr="00720FC0">
        <w:rPr>
          <w:rFonts w:ascii="Consolas" w:hAnsi="Consolas" w:cs="Consolas"/>
          <w:color w:val="6A737D"/>
          <w:sz w:val="18"/>
          <w:szCs w:val="18"/>
        </w:rPr>
        <w:t>/si son</w:t>
      </w:r>
      <w:r>
        <w:rPr>
          <w:rFonts w:ascii="Consolas" w:hAnsi="Consolas" w:cs="Consolas"/>
          <w:color w:val="6A737D"/>
          <w:sz w:val="18"/>
          <w:szCs w:val="18"/>
        </w:rPr>
        <w:t xml:space="preserve"> los ajustes predeterminados</w:t>
      </w:r>
    </w:p>
    <w:p w14:paraId="3E8EB491" w14:textId="77777777" w:rsidR="0042012A" w:rsidRDefault="0042012A" w:rsidP="0042012A">
      <w:pPr>
        <w:rPr>
          <w:rFonts w:ascii="Consolas" w:hAnsi="Consolas" w:cs="Consolas"/>
          <w:color w:val="24292E"/>
          <w:sz w:val="18"/>
          <w:szCs w:val="18"/>
        </w:rPr>
      </w:pPr>
      <w:r>
        <w:rPr>
          <w:rFonts w:ascii="Consolas" w:hAnsi="Consolas" w:cs="Consolas"/>
          <w:color w:val="6A737D"/>
          <w:sz w:val="18"/>
          <w:szCs w:val="18"/>
        </w:rPr>
        <w:tab/>
      </w:r>
      <w:proofErr w:type="spellStart"/>
      <w:r w:rsidRPr="00720FC0">
        <w:rPr>
          <w:rFonts w:ascii="Consolas" w:hAnsi="Consolas" w:cs="Consolas"/>
          <w:color w:val="24292E"/>
          <w:sz w:val="18"/>
          <w:szCs w:val="18"/>
        </w:rPr>
        <w:t>ip</w:t>
      </w:r>
      <w:proofErr w:type="spellEnd"/>
      <w:r w:rsidRPr="00720FC0">
        <w:rPr>
          <w:rFonts w:ascii="Consolas" w:hAnsi="Consolas" w:cs="Consolas"/>
          <w:color w:val="24292E"/>
          <w:sz w:val="18"/>
          <w:szCs w:val="18"/>
        </w:rPr>
        <w:t xml:space="preserve">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r w:rsidRPr="00720FC0">
        <w:rPr>
          <w:rFonts w:ascii="Consolas" w:hAnsi="Consolas" w:cs="Consolas"/>
          <w:color w:val="032F62"/>
          <w:sz w:val="18"/>
          <w:szCs w:val="18"/>
        </w:rPr>
        <w:t>"192.168.1.36"</w:t>
      </w:r>
      <w:r w:rsidRPr="00720FC0">
        <w:rPr>
          <w:rFonts w:ascii="Consolas" w:hAnsi="Consolas" w:cs="Consolas"/>
          <w:color w:val="24292E"/>
          <w:sz w:val="18"/>
          <w:szCs w:val="18"/>
        </w:rPr>
        <w:t>;</w:t>
      </w:r>
    </w:p>
    <w:p w14:paraId="03B205B5"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ab/>
      </w:r>
      <w:proofErr w:type="spellStart"/>
      <w:r w:rsidRPr="00720FC0">
        <w:rPr>
          <w:rFonts w:ascii="Consolas" w:hAnsi="Consolas" w:cs="Consolas"/>
          <w:color w:val="24292E"/>
          <w:sz w:val="18"/>
          <w:szCs w:val="18"/>
        </w:rPr>
        <w:t>port</w:t>
      </w:r>
      <w:proofErr w:type="spellEnd"/>
      <w:r w:rsidRPr="00720FC0">
        <w:rPr>
          <w:rFonts w:ascii="Consolas" w:hAnsi="Consolas" w:cs="Consolas"/>
          <w:color w:val="24292E"/>
          <w:sz w:val="18"/>
          <w:szCs w:val="18"/>
        </w:rPr>
        <w:t xml:space="preserve">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r w:rsidRPr="00720FC0">
        <w:rPr>
          <w:rFonts w:ascii="Consolas" w:hAnsi="Consolas" w:cs="Consolas"/>
          <w:color w:val="032F62"/>
          <w:sz w:val="18"/>
          <w:szCs w:val="18"/>
        </w:rPr>
        <w:t>"12345"</w:t>
      </w:r>
      <w:r w:rsidRPr="00720FC0">
        <w:rPr>
          <w:rFonts w:ascii="Consolas" w:hAnsi="Consolas" w:cs="Consolas"/>
          <w:color w:val="24292E"/>
          <w:sz w:val="18"/>
          <w:szCs w:val="18"/>
        </w:rPr>
        <w:t>;</w:t>
      </w:r>
    </w:p>
    <w:p w14:paraId="5F919ADD"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ab/>
      </w:r>
      <w:r w:rsidRPr="00720FC0">
        <w:rPr>
          <w:rFonts w:ascii="Consolas" w:hAnsi="Consolas" w:cs="Consolas"/>
          <w:color w:val="24292E"/>
          <w:sz w:val="18"/>
          <w:szCs w:val="18"/>
        </w:rPr>
        <w:t xml:space="preserve">altura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r w:rsidRPr="00720FC0">
        <w:rPr>
          <w:rFonts w:ascii="Consolas" w:hAnsi="Consolas" w:cs="Consolas"/>
          <w:color w:val="005CC5"/>
          <w:sz w:val="18"/>
          <w:szCs w:val="18"/>
        </w:rPr>
        <w:t>3</w:t>
      </w:r>
      <w:r w:rsidRPr="00720FC0">
        <w:rPr>
          <w:rFonts w:ascii="Consolas" w:hAnsi="Consolas" w:cs="Consolas"/>
          <w:color w:val="24292E"/>
          <w:sz w:val="18"/>
          <w:szCs w:val="18"/>
        </w:rPr>
        <w:t>;</w:t>
      </w:r>
    </w:p>
    <w:p w14:paraId="6FEEED45"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lastRenderedPageBreak/>
        <w:tab/>
      </w:r>
      <w:proofErr w:type="spellStart"/>
      <w:r w:rsidRPr="00720FC0">
        <w:rPr>
          <w:rFonts w:ascii="Consolas" w:hAnsi="Consolas" w:cs="Consolas"/>
          <w:color w:val="24292E"/>
          <w:sz w:val="18"/>
          <w:szCs w:val="18"/>
        </w:rPr>
        <w:t>volverOrig</w:t>
      </w:r>
      <w:proofErr w:type="spellEnd"/>
      <w:r w:rsidRPr="00720FC0">
        <w:rPr>
          <w:rFonts w:ascii="Consolas" w:hAnsi="Consolas" w:cs="Consolas"/>
          <w:color w:val="24292E"/>
          <w:sz w:val="18"/>
          <w:szCs w:val="18"/>
        </w:rPr>
        <w:t xml:space="preserve">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r w:rsidRPr="00720FC0">
        <w:rPr>
          <w:rFonts w:ascii="Consolas" w:hAnsi="Consolas" w:cs="Consolas"/>
          <w:color w:val="005CC5"/>
          <w:sz w:val="18"/>
          <w:szCs w:val="18"/>
        </w:rPr>
        <w:t>false</w:t>
      </w:r>
      <w:r w:rsidRPr="00720FC0">
        <w:rPr>
          <w:rFonts w:ascii="Consolas" w:hAnsi="Consolas" w:cs="Consolas"/>
          <w:color w:val="24292E"/>
          <w:sz w:val="18"/>
          <w:szCs w:val="18"/>
        </w:rPr>
        <w:t>;</w:t>
      </w:r>
    </w:p>
    <w:p w14:paraId="3C1159DE"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w:t>
      </w:r>
    </w:p>
    <w:p w14:paraId="00B15F69" w14:textId="77777777" w:rsidR="0042012A" w:rsidRDefault="0042012A" w:rsidP="0042012A">
      <w:pPr>
        <w:rPr>
          <w:rFonts w:ascii="Consolas" w:hAnsi="Consolas" w:cs="Consolas"/>
          <w:color w:val="6A737D"/>
          <w:sz w:val="18"/>
          <w:szCs w:val="18"/>
        </w:rPr>
      </w:pPr>
      <w:proofErr w:type="spellStart"/>
      <w:proofErr w:type="gramStart"/>
      <w:r w:rsidRPr="00720FC0">
        <w:rPr>
          <w:rFonts w:ascii="Consolas" w:hAnsi="Consolas" w:cs="Consolas"/>
          <w:color w:val="D73A49"/>
          <w:sz w:val="18"/>
          <w:szCs w:val="18"/>
        </w:rPr>
        <w:t>else</w:t>
      </w:r>
      <w:proofErr w:type="spellEnd"/>
      <w:r w:rsidRPr="00720FC0">
        <w:rPr>
          <w:rFonts w:ascii="Consolas" w:hAnsi="Consolas" w:cs="Consolas"/>
          <w:color w:val="24292E"/>
          <w:sz w:val="18"/>
          <w:szCs w:val="18"/>
        </w:rPr>
        <w:t xml:space="preserve">{ </w:t>
      </w:r>
      <w:r w:rsidRPr="00720FC0">
        <w:rPr>
          <w:rFonts w:ascii="Consolas" w:hAnsi="Consolas" w:cs="Consolas"/>
          <w:color w:val="6A737D"/>
          <w:sz w:val="18"/>
          <w:szCs w:val="18"/>
        </w:rPr>
        <w:t>/</w:t>
      </w:r>
      <w:proofErr w:type="gramEnd"/>
      <w:r w:rsidRPr="00720FC0">
        <w:rPr>
          <w:rFonts w:ascii="Consolas" w:hAnsi="Consolas" w:cs="Consolas"/>
          <w:color w:val="6A737D"/>
          <w:sz w:val="18"/>
          <w:szCs w:val="18"/>
        </w:rPr>
        <w:t xml:space="preserve">/si no lo son leemos los </w:t>
      </w:r>
      <w:proofErr w:type="spellStart"/>
      <w:r w:rsidRPr="00720FC0">
        <w:rPr>
          <w:rFonts w:ascii="Consolas" w:hAnsi="Consolas" w:cs="Consolas"/>
          <w:color w:val="6A737D"/>
          <w:sz w:val="18"/>
          <w:szCs w:val="18"/>
        </w:rPr>
        <w:t>parametros</w:t>
      </w:r>
      <w:proofErr w:type="spellEnd"/>
      <w:r w:rsidRPr="00720FC0">
        <w:rPr>
          <w:rFonts w:ascii="Consolas" w:hAnsi="Consolas" w:cs="Consolas"/>
          <w:color w:val="6A737D"/>
          <w:sz w:val="18"/>
          <w:szCs w:val="18"/>
        </w:rPr>
        <w:t xml:space="preserve"> pasados al iniciar la actividad y los guardamos</w:t>
      </w:r>
    </w:p>
    <w:p w14:paraId="2FA5F6BE" w14:textId="77777777" w:rsidR="0042012A" w:rsidRDefault="0042012A" w:rsidP="0042012A">
      <w:pPr>
        <w:rPr>
          <w:rFonts w:ascii="Consolas" w:hAnsi="Consolas" w:cs="Consolas"/>
          <w:color w:val="24292E"/>
          <w:sz w:val="18"/>
          <w:szCs w:val="18"/>
        </w:rPr>
      </w:pPr>
      <w:r>
        <w:rPr>
          <w:rFonts w:ascii="Consolas" w:hAnsi="Consolas" w:cs="Consolas"/>
          <w:color w:val="6A737D"/>
          <w:sz w:val="18"/>
          <w:szCs w:val="18"/>
        </w:rPr>
        <w:tab/>
      </w:r>
      <w:proofErr w:type="spellStart"/>
      <w:r w:rsidRPr="00720FC0">
        <w:rPr>
          <w:rFonts w:ascii="Consolas" w:hAnsi="Consolas" w:cs="Consolas"/>
          <w:color w:val="24292E"/>
          <w:sz w:val="18"/>
          <w:szCs w:val="18"/>
        </w:rPr>
        <w:t>ip</w:t>
      </w:r>
      <w:proofErr w:type="spellEnd"/>
      <w:r w:rsidRPr="00720FC0">
        <w:rPr>
          <w:rFonts w:ascii="Consolas" w:hAnsi="Consolas" w:cs="Consolas"/>
          <w:color w:val="24292E"/>
          <w:sz w:val="18"/>
          <w:szCs w:val="18"/>
        </w:rPr>
        <w:t xml:space="preserve">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proofErr w:type="spellStart"/>
      <w:proofErr w:type="gramStart"/>
      <w:r w:rsidRPr="00720FC0">
        <w:rPr>
          <w:rFonts w:ascii="Consolas" w:hAnsi="Consolas" w:cs="Consolas"/>
          <w:color w:val="24292E"/>
          <w:sz w:val="18"/>
          <w:szCs w:val="18"/>
        </w:rPr>
        <w:t>ajustes</w:t>
      </w:r>
      <w:r w:rsidRPr="00720FC0">
        <w:rPr>
          <w:rFonts w:ascii="Consolas" w:hAnsi="Consolas" w:cs="Consolas"/>
          <w:color w:val="D73A49"/>
          <w:sz w:val="18"/>
          <w:szCs w:val="18"/>
        </w:rPr>
        <w:t>.</w:t>
      </w:r>
      <w:r w:rsidRPr="00720FC0">
        <w:rPr>
          <w:rFonts w:ascii="Consolas" w:hAnsi="Consolas" w:cs="Consolas"/>
          <w:color w:val="24292E"/>
          <w:sz w:val="18"/>
          <w:szCs w:val="18"/>
        </w:rPr>
        <w:t>getString</w:t>
      </w:r>
      <w:proofErr w:type="spellEnd"/>
      <w:proofErr w:type="gramEnd"/>
      <w:r w:rsidRPr="00720FC0">
        <w:rPr>
          <w:rFonts w:ascii="Consolas" w:hAnsi="Consolas" w:cs="Consolas"/>
          <w:color w:val="24292E"/>
          <w:sz w:val="18"/>
          <w:szCs w:val="18"/>
        </w:rPr>
        <w:t>(</w:t>
      </w:r>
      <w:r w:rsidRPr="00720FC0">
        <w:rPr>
          <w:rFonts w:ascii="Consolas" w:hAnsi="Consolas" w:cs="Consolas"/>
          <w:color w:val="032F62"/>
          <w:sz w:val="18"/>
          <w:szCs w:val="18"/>
        </w:rPr>
        <w:t>"</w:t>
      </w:r>
      <w:proofErr w:type="spellStart"/>
      <w:r w:rsidRPr="00720FC0">
        <w:rPr>
          <w:rFonts w:ascii="Consolas" w:hAnsi="Consolas" w:cs="Consolas"/>
          <w:color w:val="032F62"/>
          <w:sz w:val="18"/>
          <w:szCs w:val="18"/>
        </w:rPr>
        <w:t>ip</w:t>
      </w:r>
      <w:proofErr w:type="spellEnd"/>
      <w:r w:rsidRPr="00720FC0">
        <w:rPr>
          <w:rFonts w:ascii="Consolas" w:hAnsi="Consolas" w:cs="Consolas"/>
          <w:color w:val="032F62"/>
          <w:sz w:val="18"/>
          <w:szCs w:val="18"/>
        </w:rPr>
        <w:t>"</w:t>
      </w:r>
      <w:r w:rsidRPr="00720FC0">
        <w:rPr>
          <w:rFonts w:ascii="Consolas" w:hAnsi="Consolas" w:cs="Consolas"/>
          <w:color w:val="24292E"/>
          <w:sz w:val="18"/>
          <w:szCs w:val="18"/>
        </w:rPr>
        <w:t>);</w:t>
      </w:r>
    </w:p>
    <w:p w14:paraId="0CF7A853"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ab/>
      </w:r>
      <w:proofErr w:type="spellStart"/>
      <w:r w:rsidRPr="00720FC0">
        <w:rPr>
          <w:rFonts w:ascii="Consolas" w:hAnsi="Consolas" w:cs="Consolas"/>
          <w:color w:val="24292E"/>
          <w:sz w:val="18"/>
          <w:szCs w:val="18"/>
        </w:rPr>
        <w:t>port</w:t>
      </w:r>
      <w:proofErr w:type="spellEnd"/>
      <w:r w:rsidRPr="00720FC0">
        <w:rPr>
          <w:rFonts w:ascii="Consolas" w:hAnsi="Consolas" w:cs="Consolas"/>
          <w:color w:val="24292E"/>
          <w:sz w:val="18"/>
          <w:szCs w:val="18"/>
        </w:rPr>
        <w:t xml:space="preserve">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proofErr w:type="spellStart"/>
      <w:proofErr w:type="gramStart"/>
      <w:r w:rsidRPr="00720FC0">
        <w:rPr>
          <w:rFonts w:ascii="Consolas" w:hAnsi="Consolas" w:cs="Consolas"/>
          <w:color w:val="24292E"/>
          <w:sz w:val="18"/>
          <w:szCs w:val="18"/>
        </w:rPr>
        <w:t>ajustes</w:t>
      </w:r>
      <w:r w:rsidRPr="00720FC0">
        <w:rPr>
          <w:rFonts w:ascii="Consolas" w:hAnsi="Consolas" w:cs="Consolas"/>
          <w:color w:val="D73A49"/>
          <w:sz w:val="18"/>
          <w:szCs w:val="18"/>
        </w:rPr>
        <w:t>.</w:t>
      </w:r>
      <w:r w:rsidRPr="00720FC0">
        <w:rPr>
          <w:rFonts w:ascii="Consolas" w:hAnsi="Consolas" w:cs="Consolas"/>
          <w:color w:val="24292E"/>
          <w:sz w:val="18"/>
          <w:szCs w:val="18"/>
        </w:rPr>
        <w:t>getString</w:t>
      </w:r>
      <w:proofErr w:type="spellEnd"/>
      <w:proofErr w:type="gramEnd"/>
      <w:r w:rsidRPr="00720FC0">
        <w:rPr>
          <w:rFonts w:ascii="Consolas" w:hAnsi="Consolas" w:cs="Consolas"/>
          <w:color w:val="24292E"/>
          <w:sz w:val="18"/>
          <w:szCs w:val="18"/>
        </w:rPr>
        <w:t>(</w:t>
      </w:r>
      <w:r w:rsidRPr="00720FC0">
        <w:rPr>
          <w:rFonts w:ascii="Consolas" w:hAnsi="Consolas" w:cs="Consolas"/>
          <w:color w:val="032F62"/>
          <w:sz w:val="18"/>
          <w:szCs w:val="18"/>
        </w:rPr>
        <w:t>"</w:t>
      </w:r>
      <w:proofErr w:type="spellStart"/>
      <w:r w:rsidRPr="00720FC0">
        <w:rPr>
          <w:rFonts w:ascii="Consolas" w:hAnsi="Consolas" w:cs="Consolas"/>
          <w:color w:val="032F62"/>
          <w:sz w:val="18"/>
          <w:szCs w:val="18"/>
        </w:rPr>
        <w:t>port</w:t>
      </w:r>
      <w:proofErr w:type="spellEnd"/>
      <w:r w:rsidRPr="00720FC0">
        <w:rPr>
          <w:rFonts w:ascii="Consolas" w:hAnsi="Consolas" w:cs="Consolas"/>
          <w:color w:val="032F62"/>
          <w:sz w:val="18"/>
          <w:szCs w:val="18"/>
        </w:rPr>
        <w:t>"</w:t>
      </w:r>
      <w:r w:rsidRPr="00720FC0">
        <w:rPr>
          <w:rFonts w:ascii="Consolas" w:hAnsi="Consolas" w:cs="Consolas"/>
          <w:color w:val="24292E"/>
          <w:sz w:val="18"/>
          <w:szCs w:val="18"/>
        </w:rPr>
        <w:t>);</w:t>
      </w:r>
    </w:p>
    <w:p w14:paraId="14013A34"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ab/>
      </w:r>
      <w:r w:rsidRPr="00720FC0">
        <w:rPr>
          <w:rFonts w:ascii="Consolas" w:hAnsi="Consolas" w:cs="Consolas"/>
          <w:color w:val="24292E"/>
          <w:sz w:val="18"/>
          <w:szCs w:val="18"/>
        </w:rPr>
        <w:t xml:space="preserve">altura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proofErr w:type="spellStart"/>
      <w:proofErr w:type="gramStart"/>
      <w:r w:rsidRPr="00720FC0">
        <w:rPr>
          <w:rFonts w:ascii="Consolas" w:hAnsi="Consolas" w:cs="Consolas"/>
          <w:color w:val="24292E"/>
          <w:sz w:val="18"/>
          <w:szCs w:val="18"/>
        </w:rPr>
        <w:t>ajustes</w:t>
      </w:r>
      <w:r w:rsidRPr="00720FC0">
        <w:rPr>
          <w:rFonts w:ascii="Consolas" w:hAnsi="Consolas" w:cs="Consolas"/>
          <w:color w:val="D73A49"/>
          <w:sz w:val="18"/>
          <w:szCs w:val="18"/>
        </w:rPr>
        <w:t>.</w:t>
      </w:r>
      <w:r w:rsidRPr="00720FC0">
        <w:rPr>
          <w:rFonts w:ascii="Consolas" w:hAnsi="Consolas" w:cs="Consolas"/>
          <w:color w:val="24292E"/>
          <w:sz w:val="18"/>
          <w:szCs w:val="18"/>
        </w:rPr>
        <w:t>getDouble</w:t>
      </w:r>
      <w:proofErr w:type="spellEnd"/>
      <w:proofErr w:type="gramEnd"/>
      <w:r w:rsidRPr="00720FC0">
        <w:rPr>
          <w:rFonts w:ascii="Consolas" w:hAnsi="Consolas" w:cs="Consolas"/>
          <w:color w:val="24292E"/>
          <w:sz w:val="18"/>
          <w:szCs w:val="18"/>
        </w:rPr>
        <w:t>(</w:t>
      </w:r>
      <w:r w:rsidRPr="00720FC0">
        <w:rPr>
          <w:rFonts w:ascii="Consolas" w:hAnsi="Consolas" w:cs="Consolas"/>
          <w:color w:val="032F62"/>
          <w:sz w:val="18"/>
          <w:szCs w:val="18"/>
        </w:rPr>
        <w:t>"altura"</w:t>
      </w:r>
      <w:r w:rsidRPr="00720FC0">
        <w:rPr>
          <w:rFonts w:ascii="Consolas" w:hAnsi="Consolas" w:cs="Consolas"/>
          <w:color w:val="24292E"/>
          <w:sz w:val="18"/>
          <w:szCs w:val="18"/>
        </w:rPr>
        <w:t>);</w:t>
      </w:r>
    </w:p>
    <w:p w14:paraId="0E22A802"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ab/>
      </w:r>
      <w:proofErr w:type="spellStart"/>
      <w:r w:rsidRPr="00720FC0">
        <w:rPr>
          <w:rFonts w:ascii="Consolas" w:hAnsi="Consolas" w:cs="Consolas"/>
          <w:color w:val="24292E"/>
          <w:sz w:val="18"/>
          <w:szCs w:val="18"/>
        </w:rPr>
        <w:t>volverOrig</w:t>
      </w:r>
      <w:proofErr w:type="spellEnd"/>
      <w:r w:rsidRPr="00720FC0">
        <w:rPr>
          <w:rFonts w:ascii="Consolas" w:hAnsi="Consolas" w:cs="Consolas"/>
          <w:color w:val="24292E"/>
          <w:sz w:val="18"/>
          <w:szCs w:val="18"/>
        </w:rPr>
        <w:t xml:space="preserve">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proofErr w:type="spellStart"/>
      <w:proofErr w:type="gramStart"/>
      <w:r w:rsidRPr="00720FC0">
        <w:rPr>
          <w:rFonts w:ascii="Consolas" w:hAnsi="Consolas" w:cs="Consolas"/>
          <w:color w:val="24292E"/>
          <w:sz w:val="18"/>
          <w:szCs w:val="18"/>
        </w:rPr>
        <w:t>ajustes</w:t>
      </w:r>
      <w:r w:rsidRPr="00720FC0">
        <w:rPr>
          <w:rFonts w:ascii="Consolas" w:hAnsi="Consolas" w:cs="Consolas"/>
          <w:color w:val="D73A49"/>
          <w:sz w:val="18"/>
          <w:szCs w:val="18"/>
        </w:rPr>
        <w:t>.</w:t>
      </w:r>
      <w:r w:rsidRPr="00720FC0">
        <w:rPr>
          <w:rFonts w:ascii="Consolas" w:hAnsi="Consolas" w:cs="Consolas"/>
          <w:color w:val="24292E"/>
          <w:sz w:val="18"/>
          <w:szCs w:val="18"/>
        </w:rPr>
        <w:t>getBoolean</w:t>
      </w:r>
      <w:proofErr w:type="spellEnd"/>
      <w:proofErr w:type="gramEnd"/>
      <w:r w:rsidRPr="00720FC0">
        <w:rPr>
          <w:rFonts w:ascii="Consolas" w:hAnsi="Consolas" w:cs="Consolas"/>
          <w:color w:val="24292E"/>
          <w:sz w:val="18"/>
          <w:szCs w:val="18"/>
        </w:rPr>
        <w:t>(</w:t>
      </w:r>
      <w:r w:rsidRPr="00720FC0">
        <w:rPr>
          <w:rFonts w:ascii="Consolas" w:hAnsi="Consolas" w:cs="Consolas"/>
          <w:color w:val="032F62"/>
          <w:sz w:val="18"/>
          <w:szCs w:val="18"/>
        </w:rPr>
        <w:t>"</w:t>
      </w:r>
      <w:proofErr w:type="spellStart"/>
      <w:r w:rsidRPr="00720FC0">
        <w:rPr>
          <w:rFonts w:ascii="Consolas" w:hAnsi="Consolas" w:cs="Consolas"/>
          <w:color w:val="032F62"/>
          <w:sz w:val="18"/>
          <w:szCs w:val="18"/>
        </w:rPr>
        <w:t>volverOrig</w:t>
      </w:r>
      <w:proofErr w:type="spellEnd"/>
      <w:r w:rsidRPr="00720FC0">
        <w:rPr>
          <w:rFonts w:ascii="Consolas" w:hAnsi="Consolas" w:cs="Consolas"/>
          <w:color w:val="032F62"/>
          <w:sz w:val="18"/>
          <w:szCs w:val="18"/>
        </w:rPr>
        <w:t>"</w:t>
      </w:r>
      <w:r w:rsidRPr="00720FC0">
        <w:rPr>
          <w:rFonts w:ascii="Consolas" w:hAnsi="Consolas" w:cs="Consolas"/>
          <w:color w:val="24292E"/>
          <w:sz w:val="18"/>
          <w:szCs w:val="18"/>
        </w:rPr>
        <w:t>);</w:t>
      </w:r>
    </w:p>
    <w:p w14:paraId="62941F04" w14:textId="77777777" w:rsidR="0042012A" w:rsidRPr="00720FC0" w:rsidRDefault="0042012A" w:rsidP="0042012A">
      <w:pPr>
        <w:rPr>
          <w:rFonts w:ascii="Consolas" w:hAnsi="Consolas" w:cs="Consolas"/>
          <w:color w:val="6A737D"/>
          <w:sz w:val="18"/>
          <w:szCs w:val="18"/>
        </w:rPr>
      </w:pPr>
      <w:r>
        <w:rPr>
          <w:rFonts w:ascii="Consolas" w:hAnsi="Consolas" w:cs="Consolas"/>
          <w:color w:val="24292E"/>
          <w:sz w:val="18"/>
          <w:szCs w:val="18"/>
        </w:rPr>
        <w:t>}</w:t>
      </w:r>
    </w:p>
    <w:p w14:paraId="0598B037" w14:textId="3111808F" w:rsidR="002E5974" w:rsidRDefault="002E5974" w:rsidP="002E5974">
      <w:pPr>
        <w:rPr>
          <w:ins w:id="203" w:author="Juan Carlos de Alfonso Juliá" w:date="2020-04-08T15:34:00Z"/>
          <w:rFonts w:ascii="Consolas" w:hAnsi="Consolas" w:cs="Consolas"/>
          <w:sz w:val="18"/>
          <w:szCs w:val="18"/>
        </w:rPr>
      </w:pPr>
    </w:p>
    <w:p w14:paraId="7A10512B" w14:textId="57946A37" w:rsidR="002E5974" w:rsidRPr="002E5974" w:rsidRDefault="002E5974" w:rsidP="002E5974">
      <w:pPr>
        <w:rPr>
          <w:rFonts w:ascii="Consolas" w:hAnsi="Consolas" w:cs="Consolas"/>
          <w:sz w:val="18"/>
          <w:szCs w:val="18"/>
          <w:rPrChange w:id="204" w:author="Juan Carlos de Alfonso Juliá" w:date="2020-04-08T15:34:00Z">
            <w:rPr/>
          </w:rPrChange>
        </w:rPr>
      </w:pPr>
    </w:p>
    <w:p w14:paraId="1E51F96E" w14:textId="3A1A1E1D" w:rsidR="0003545C" w:rsidRDefault="00523820" w:rsidP="00E63A5A">
      <w:pPr>
        <w:rPr>
          <w:ins w:id="205" w:author="Juan Carlos de Alfonso Juliá" w:date="2020-04-08T15:27:00Z"/>
        </w:rPr>
      </w:pPr>
      <w:ins w:id="206" w:author="Juan Carlos de Alfonso Juliá" w:date="2020-04-08T15:26:00Z">
        <w:r>
          <w:t xml:space="preserve">En donde si el </w:t>
        </w:r>
      </w:ins>
      <w:proofErr w:type="spellStart"/>
      <w:r w:rsidR="009D2E31" w:rsidRPr="009D2E31">
        <w:rPr>
          <w:i/>
          <w:iCs/>
        </w:rPr>
        <w:t>I</w:t>
      </w:r>
      <w:ins w:id="207" w:author="Juan Carlos de Alfonso Juliá" w:date="2020-04-08T15:26:00Z">
        <w:r w:rsidRPr="009D2E31">
          <w:rPr>
            <w:i/>
            <w:iCs/>
          </w:rPr>
          <w:t>ntent</w:t>
        </w:r>
        <w:proofErr w:type="spellEnd"/>
        <w:r w:rsidRPr="009D2E31">
          <w:rPr>
            <w:i/>
            <w:iCs/>
          </w:rPr>
          <w:t xml:space="preserve"> ajustes</w:t>
        </w:r>
        <w:r>
          <w:t xml:space="preserve"> mencionado anteriormente es nulo, significa que no hemos cambiado ningún ajuste y podemos mantener los que teníamos por defecto, en caso contrario usando el </w:t>
        </w:r>
      </w:ins>
      <w:ins w:id="208" w:author="Juan Carlos de Alfonso Juliá" w:date="2020-04-08T15:27:00Z">
        <w:r>
          <w:t xml:space="preserve">método </w:t>
        </w:r>
        <w:proofErr w:type="spellStart"/>
        <w:r w:rsidRPr="009D2E31">
          <w:rPr>
            <w:i/>
            <w:iCs/>
          </w:rPr>
          <w:t>get</w:t>
        </w:r>
        <w:proofErr w:type="spellEnd"/>
        <w:r>
          <w:t xml:space="preserve"> podemos leer los datos nuevos y </w:t>
        </w:r>
      </w:ins>
      <w:r w:rsidR="009D2E31">
        <w:t>sobrescribirlos</w:t>
      </w:r>
      <w:ins w:id="209" w:author="Juan Carlos de Alfonso Juliá" w:date="2020-04-08T15:27:00Z">
        <w:r>
          <w:t>.</w:t>
        </w:r>
      </w:ins>
    </w:p>
    <w:p w14:paraId="1352C978" w14:textId="6A07C560" w:rsidR="00523820" w:rsidRDefault="00523820" w:rsidP="00E63A5A">
      <w:pPr>
        <w:rPr>
          <w:ins w:id="210" w:author="Juan Carlos de Alfonso Juliá" w:date="2020-04-08T15:27:00Z"/>
        </w:rPr>
      </w:pPr>
    </w:p>
    <w:p w14:paraId="472BEA56" w14:textId="728D3AE5" w:rsidR="00523820" w:rsidRDefault="00A12F0A" w:rsidP="00E63A5A">
      <w:ins w:id="211" w:author="Juan Carlos de Alfonso Juliá" w:date="2020-04-08T15:27:00Z">
        <w:r>
          <w:t>Los métodos</w:t>
        </w:r>
      </w:ins>
      <w:ins w:id="212" w:author="Juan Carlos de Alfonso Juliá" w:date="2020-04-08T15:28:00Z">
        <w:r>
          <w:t xml:space="preserve"> no se van a explicar en profundidad dado que como se ha </w:t>
        </w:r>
      </w:ins>
      <w:r w:rsidR="009D2E31">
        <w:t>dicho</w:t>
      </w:r>
      <w:ins w:id="213" w:author="Juan Carlos de Alfonso Juliá" w:date="2020-04-08T15:28:00Z">
        <w:r>
          <w:t xml:space="preserve"> son meros </w:t>
        </w:r>
        <w:proofErr w:type="spellStart"/>
        <w:r w:rsidRPr="009D2E31">
          <w:rPr>
            <w:i/>
            <w:iCs/>
          </w:rPr>
          <w:t>listeners</w:t>
        </w:r>
        <w:proofErr w:type="spellEnd"/>
        <w:r>
          <w:t xml:space="preserve"> que al llamar al método </w:t>
        </w:r>
        <w:proofErr w:type="spellStart"/>
        <w:proofErr w:type="gramStart"/>
        <w:r w:rsidRPr="009D2E31">
          <w:rPr>
            <w:i/>
            <w:iCs/>
          </w:rPr>
          <w:t>startActivity</w:t>
        </w:r>
      </w:ins>
      <w:proofErr w:type="spellEnd"/>
      <w:r w:rsidR="009D2E31">
        <w:rPr>
          <w:i/>
          <w:iCs/>
        </w:rPr>
        <w:t>(</w:t>
      </w:r>
      <w:proofErr w:type="gramEnd"/>
      <w:r w:rsidR="009D2E31">
        <w:rPr>
          <w:i/>
          <w:iCs/>
        </w:rPr>
        <w:t>)</w:t>
      </w:r>
      <w:ins w:id="214" w:author="Juan Carlos de Alfonso Juliá" w:date="2020-04-08T15:28:00Z">
        <w:r>
          <w:t xml:space="preserve"> crean una nueva vista pasando si es necesario la información de los ajustes.</w:t>
        </w:r>
      </w:ins>
    </w:p>
    <w:p w14:paraId="11AFA91C" w14:textId="77777777" w:rsidR="0003545C" w:rsidRDefault="0003545C" w:rsidP="00E63A5A">
      <w:r>
        <w:t xml:space="preserve"> </w:t>
      </w:r>
    </w:p>
    <w:p w14:paraId="3768D286" w14:textId="73D4672F" w:rsidR="00A12F0A" w:rsidRDefault="002229AD" w:rsidP="00E63A5A">
      <w:pPr>
        <w:rPr>
          <w:ins w:id="215" w:author="Juan Carlos de Alfonso Juliá" w:date="2020-04-08T20:00:00Z"/>
        </w:rPr>
      </w:pPr>
      <w:r w:rsidRPr="002336AD">
        <w:sym w:font="Symbol" w:char="F0B7"/>
      </w:r>
      <w:r w:rsidRPr="002336AD">
        <w:t xml:space="preserve"> </w:t>
      </w:r>
      <w:del w:id="216" w:author="Juan Carlos de Alfonso Juliá" w:date="2020-04-08T20:37:00Z">
        <w:r w:rsidR="00AE2F4E" w:rsidDel="00D91E41">
          <w:delText>Java//</w:delText>
        </w:r>
      </w:del>
      <w:r w:rsidR="00AE2F4E">
        <w:t>VueloActivity</w:t>
      </w:r>
      <w:ins w:id="217" w:author="Juan Carlos de Alfonso Juliá" w:date="2020-04-08T15:28:00Z">
        <w:r w:rsidR="00A12F0A">
          <w:t>_Map</w:t>
        </w:r>
      </w:ins>
      <w:r w:rsidR="00AE2F4E">
        <w:t>.java</w:t>
      </w:r>
    </w:p>
    <w:p w14:paraId="601A29F4" w14:textId="5FBFEF88" w:rsidR="000A4680" w:rsidRDefault="000A4680" w:rsidP="00E63A5A">
      <w:pPr>
        <w:rPr>
          <w:ins w:id="218" w:author="Juan Carlos de Alfonso Juliá" w:date="2020-04-08T20:01:00Z"/>
        </w:rPr>
      </w:pPr>
      <w:ins w:id="219" w:author="Juan Carlos de Alfonso Juliá" w:date="2020-04-08T20:00:00Z">
        <w:r>
          <w:t xml:space="preserve">Esta clase es la encargada de crear el mapa usado para el </w:t>
        </w:r>
        <w:proofErr w:type="gramStart"/>
        <w:r>
          <w:t>recorrido</w:t>
        </w:r>
        <w:proofErr w:type="gramEnd"/>
        <w:r>
          <w:t xml:space="preserve"> así como de tr</w:t>
        </w:r>
      </w:ins>
      <w:ins w:id="220" w:author="Juan Carlos de Alfonso Juliá" w:date="2020-04-08T20:01:00Z">
        <w:r>
          <w:t>atar las pulsaciones en dicho mapa por lo que es la clase más compleja dentro del dominio de la aplicación.</w:t>
        </w:r>
      </w:ins>
    </w:p>
    <w:p w14:paraId="04AE5259" w14:textId="7805A16F" w:rsidR="000A4680" w:rsidRDefault="000A4680" w:rsidP="00E63A5A">
      <w:pPr>
        <w:rPr>
          <w:ins w:id="221" w:author="Juan Carlos de Alfonso Juliá" w:date="2020-04-08T20:02:00Z"/>
        </w:rPr>
      </w:pPr>
    </w:p>
    <w:p w14:paraId="0B0F0CA6" w14:textId="4975E02F" w:rsidR="000A4680" w:rsidRDefault="000A4680" w:rsidP="00E63A5A">
      <w:pPr>
        <w:rPr>
          <w:ins w:id="222" w:author="Juan Carlos de Alfonso Juliá" w:date="2020-04-08T20:04:00Z"/>
        </w:rPr>
      </w:pPr>
      <w:ins w:id="223" w:author="Juan Carlos de Alfonso Juliá" w:date="2020-04-08T20:03:00Z">
        <w:r>
          <w:t xml:space="preserve">El primer proceso llevado a cabo en la clase </w:t>
        </w:r>
      </w:ins>
      <w:r w:rsidR="00F709F1">
        <w:t xml:space="preserve">tras </w:t>
      </w:r>
      <w:r w:rsidR="00173B21">
        <w:t xml:space="preserve">la declaración de variable </w:t>
      </w:r>
      <w:ins w:id="224" w:author="Juan Carlos de Alfonso Juliá" w:date="2020-04-08T20:03:00Z">
        <w:r>
          <w:t xml:space="preserve">es dentro del método </w:t>
        </w:r>
        <w:proofErr w:type="spellStart"/>
        <w:proofErr w:type="gramStart"/>
        <w:r w:rsidRPr="00F709F1">
          <w:rPr>
            <w:i/>
            <w:iCs/>
          </w:rPr>
          <w:t>onCreate</w:t>
        </w:r>
      </w:ins>
      <w:proofErr w:type="spellEnd"/>
      <w:r w:rsidR="00173B21" w:rsidRPr="00173B21">
        <w:t>,  se</w:t>
      </w:r>
      <w:proofErr w:type="gramEnd"/>
      <w:r w:rsidR="00173B21" w:rsidRPr="00173B21">
        <w:t xml:space="preserve"> trata de</w:t>
      </w:r>
      <w:ins w:id="225" w:author="Juan Carlos de Alfonso Juliá" w:date="2020-04-08T20:03:00Z">
        <w:r>
          <w:t xml:space="preserve"> la </w:t>
        </w:r>
      </w:ins>
      <w:ins w:id="226" w:author="Juan Carlos de Alfonso Juliá" w:date="2020-04-08T20:04:00Z">
        <w:r>
          <w:t>creación de un fragmento que sea capaz de leer la ubicación actual del teléfono para centrar el mapa en dicho punto.</w:t>
        </w:r>
      </w:ins>
    </w:p>
    <w:p w14:paraId="13A5A337" w14:textId="547322C3" w:rsidR="000A4680" w:rsidRDefault="000A4680" w:rsidP="00E63A5A">
      <w:pPr>
        <w:rPr>
          <w:ins w:id="227" w:author="Juan Carlos de Alfonso Juliá" w:date="2020-04-08T20:04:00Z"/>
        </w:rPr>
      </w:pPr>
    </w:p>
    <w:p w14:paraId="2B17BB7C" w14:textId="77777777" w:rsidR="006152A4" w:rsidRDefault="006152A4" w:rsidP="006152A4">
      <w:pPr>
        <w:rPr>
          <w:rFonts w:ascii="Consolas" w:hAnsi="Consolas" w:cs="Consolas"/>
          <w:color w:val="24292E"/>
          <w:sz w:val="18"/>
          <w:szCs w:val="18"/>
        </w:rPr>
      </w:pPr>
      <w:proofErr w:type="spellStart"/>
      <w:r>
        <w:rPr>
          <w:rFonts w:ascii="Consolas" w:hAnsi="Consolas" w:cs="Consolas"/>
          <w:color w:val="D73A49"/>
          <w:sz w:val="18"/>
          <w:szCs w:val="18"/>
        </w:rPr>
        <w:t>i</w:t>
      </w:r>
      <w:r w:rsidRPr="00E74F95">
        <w:rPr>
          <w:rFonts w:ascii="Consolas" w:hAnsi="Consolas" w:cs="Consolas"/>
          <w:color w:val="D73A49"/>
          <w:sz w:val="18"/>
          <w:szCs w:val="18"/>
        </w:rPr>
        <w:t>f</w:t>
      </w:r>
      <w:proofErr w:type="spellEnd"/>
      <w:r>
        <w:rPr>
          <w:rFonts w:ascii="Consolas" w:hAnsi="Consolas" w:cs="Consolas"/>
          <w:color w:val="D73A49"/>
          <w:sz w:val="18"/>
          <w:szCs w:val="18"/>
        </w:rPr>
        <w:t xml:space="preserve"> </w:t>
      </w:r>
      <w:r w:rsidRPr="00E74F95">
        <w:rPr>
          <w:rFonts w:ascii="Consolas" w:hAnsi="Consolas" w:cs="Consolas"/>
          <w:color w:val="24292E"/>
          <w:sz w:val="18"/>
          <w:szCs w:val="18"/>
        </w:rPr>
        <w:t>(</w:t>
      </w:r>
      <w:proofErr w:type="spellStart"/>
      <w:proofErr w:type="gramStart"/>
      <w:r w:rsidRPr="00E74F95">
        <w:rPr>
          <w:rFonts w:ascii="Consolas" w:hAnsi="Consolas" w:cs="Consolas"/>
          <w:color w:val="24292E"/>
          <w:sz w:val="18"/>
          <w:szCs w:val="18"/>
        </w:rPr>
        <w:t>checkSelfPermission</w:t>
      </w:r>
      <w:proofErr w:type="spellEnd"/>
      <w:r w:rsidRPr="00E74F95">
        <w:rPr>
          <w:rFonts w:ascii="Consolas" w:hAnsi="Consolas" w:cs="Consolas"/>
          <w:color w:val="24292E"/>
          <w:sz w:val="18"/>
          <w:szCs w:val="18"/>
        </w:rPr>
        <w:t>(</w:t>
      </w:r>
      <w:proofErr w:type="spellStart"/>
      <w:proofErr w:type="gramEnd"/>
      <w:r w:rsidRPr="00E74F95">
        <w:rPr>
          <w:rFonts w:ascii="Consolas" w:hAnsi="Consolas" w:cs="Consolas"/>
          <w:color w:val="24292E"/>
          <w:sz w:val="18"/>
          <w:szCs w:val="18"/>
        </w:rPr>
        <w:t>Manifest</w:t>
      </w:r>
      <w:r w:rsidRPr="00E74F95">
        <w:rPr>
          <w:rFonts w:ascii="Consolas" w:hAnsi="Consolas" w:cs="Consolas"/>
          <w:color w:val="D73A49"/>
          <w:sz w:val="18"/>
          <w:szCs w:val="18"/>
        </w:rPr>
        <w:t>.</w:t>
      </w:r>
      <w:r w:rsidRPr="00E74F95">
        <w:rPr>
          <w:rFonts w:ascii="Consolas" w:hAnsi="Consolas" w:cs="Consolas"/>
          <w:color w:val="24292E"/>
          <w:sz w:val="18"/>
          <w:szCs w:val="18"/>
        </w:rPr>
        <w:t>permission</w:t>
      </w:r>
      <w:r w:rsidRPr="00E74F95">
        <w:rPr>
          <w:rFonts w:ascii="Consolas" w:hAnsi="Consolas" w:cs="Consolas"/>
          <w:color w:val="D73A49"/>
          <w:sz w:val="18"/>
          <w:szCs w:val="18"/>
        </w:rPr>
        <w:t>.</w:t>
      </w:r>
      <w:r w:rsidRPr="00E74F95">
        <w:rPr>
          <w:rFonts w:ascii="Consolas" w:hAnsi="Consolas" w:cs="Consolas"/>
          <w:color w:val="24292E"/>
          <w:sz w:val="18"/>
          <w:szCs w:val="18"/>
        </w:rPr>
        <w:t>ACCESS_FINE_LOCATION</w:t>
      </w:r>
      <w:proofErr w:type="spellEnd"/>
      <w:r w:rsidRPr="00E74F95">
        <w:rPr>
          <w:rFonts w:ascii="Consolas" w:hAnsi="Consolas" w:cs="Consolas"/>
          <w:color w:val="24292E"/>
          <w:sz w:val="18"/>
          <w:szCs w:val="18"/>
        </w:rPr>
        <w:t>)</w:t>
      </w:r>
      <w:r>
        <w:rPr>
          <w:rFonts w:ascii="Consolas" w:hAnsi="Consolas" w:cs="Consolas"/>
          <w:color w:val="24292E"/>
          <w:sz w:val="18"/>
          <w:szCs w:val="18"/>
        </w:rPr>
        <w:t xml:space="preserve"> </w:t>
      </w:r>
      <w:r w:rsidRPr="00E74F95">
        <w:rPr>
          <w:rFonts w:ascii="Consolas" w:hAnsi="Consolas" w:cs="Consolas"/>
          <w:color w:val="D73A49"/>
          <w:sz w:val="18"/>
          <w:szCs w:val="18"/>
        </w:rPr>
        <w:t>!=</w:t>
      </w:r>
      <w:r w:rsidRPr="00E74F95">
        <w:rPr>
          <w:rFonts w:ascii="Consolas" w:hAnsi="Consolas" w:cs="Consolas"/>
          <w:color w:val="24292E"/>
          <w:sz w:val="18"/>
          <w:szCs w:val="18"/>
        </w:rPr>
        <w:t xml:space="preserve"> </w:t>
      </w:r>
      <w:r>
        <w:rPr>
          <w:rFonts w:ascii="Consolas" w:hAnsi="Consolas" w:cs="Consolas"/>
          <w:color w:val="24292E"/>
          <w:sz w:val="18"/>
          <w:szCs w:val="18"/>
        </w:rPr>
        <w:t xml:space="preserve">          </w:t>
      </w:r>
      <w:proofErr w:type="spellStart"/>
      <w:r w:rsidRPr="00E74F95">
        <w:rPr>
          <w:rFonts w:ascii="Consolas" w:hAnsi="Consolas" w:cs="Consolas"/>
          <w:color w:val="24292E"/>
          <w:sz w:val="18"/>
          <w:szCs w:val="18"/>
        </w:rPr>
        <w:t>PackageManager</w:t>
      </w:r>
      <w:r w:rsidRPr="00E74F95">
        <w:rPr>
          <w:rFonts w:ascii="Consolas" w:hAnsi="Consolas" w:cs="Consolas"/>
          <w:color w:val="D73A49"/>
          <w:sz w:val="18"/>
          <w:szCs w:val="18"/>
        </w:rPr>
        <w:t>.</w:t>
      </w:r>
      <w:r w:rsidRPr="00E74F95">
        <w:rPr>
          <w:rFonts w:ascii="Consolas" w:hAnsi="Consolas" w:cs="Consolas"/>
          <w:color w:val="005CC5"/>
          <w:sz w:val="18"/>
          <w:szCs w:val="18"/>
        </w:rPr>
        <w:t>PERMISSION_GRANTED</w:t>
      </w:r>
      <w:proofErr w:type="spellEnd"/>
      <w:r>
        <w:rPr>
          <w:rFonts w:ascii="Consolas" w:hAnsi="Consolas" w:cs="Consolas"/>
          <w:color w:val="005CC5"/>
          <w:sz w:val="18"/>
          <w:szCs w:val="18"/>
        </w:rPr>
        <w:t xml:space="preserve"> &amp;&amp; </w:t>
      </w:r>
      <w:proofErr w:type="spellStart"/>
      <w:r w:rsidRPr="00E74F95">
        <w:rPr>
          <w:rFonts w:ascii="Consolas" w:hAnsi="Consolas" w:cs="Consolas"/>
          <w:color w:val="24292E"/>
          <w:sz w:val="18"/>
          <w:szCs w:val="18"/>
        </w:rPr>
        <w:t>checkSelfPermission</w:t>
      </w:r>
      <w:proofErr w:type="spellEnd"/>
      <w:r>
        <w:rPr>
          <w:rFonts w:ascii="Consolas" w:hAnsi="Consolas" w:cs="Consolas"/>
          <w:color w:val="24292E"/>
          <w:sz w:val="18"/>
          <w:szCs w:val="18"/>
        </w:rPr>
        <w:t xml:space="preserve"> </w:t>
      </w:r>
      <w:r w:rsidRPr="00E74F95">
        <w:rPr>
          <w:rFonts w:ascii="Consolas" w:hAnsi="Consolas" w:cs="Consolas"/>
          <w:color w:val="24292E"/>
          <w:sz w:val="18"/>
          <w:szCs w:val="18"/>
        </w:rPr>
        <w:t>(</w:t>
      </w:r>
      <w:proofErr w:type="spellStart"/>
      <w:r w:rsidRPr="00E74F95">
        <w:rPr>
          <w:rFonts w:ascii="Consolas" w:hAnsi="Consolas" w:cs="Consolas"/>
          <w:color w:val="24292E"/>
          <w:sz w:val="18"/>
          <w:szCs w:val="18"/>
        </w:rPr>
        <w:t>Manifest</w:t>
      </w:r>
      <w:r w:rsidRPr="00E74F95">
        <w:rPr>
          <w:rFonts w:ascii="Consolas" w:hAnsi="Consolas" w:cs="Consolas"/>
          <w:color w:val="D73A49"/>
          <w:sz w:val="18"/>
          <w:szCs w:val="18"/>
        </w:rPr>
        <w:t>.</w:t>
      </w:r>
      <w:r w:rsidRPr="00E74F95">
        <w:rPr>
          <w:rFonts w:ascii="Consolas" w:hAnsi="Consolas" w:cs="Consolas"/>
          <w:color w:val="24292E"/>
          <w:sz w:val="18"/>
          <w:szCs w:val="18"/>
        </w:rPr>
        <w:t>permission</w:t>
      </w:r>
      <w:r w:rsidRPr="00E74F95">
        <w:rPr>
          <w:rFonts w:ascii="Consolas" w:hAnsi="Consolas" w:cs="Consolas"/>
          <w:color w:val="D73A49"/>
          <w:sz w:val="18"/>
          <w:szCs w:val="18"/>
        </w:rPr>
        <w:t>.</w:t>
      </w:r>
      <w:r w:rsidRPr="00E74F95">
        <w:rPr>
          <w:rFonts w:ascii="Consolas" w:hAnsi="Consolas" w:cs="Consolas"/>
          <w:color w:val="24292E"/>
          <w:sz w:val="18"/>
          <w:szCs w:val="18"/>
        </w:rPr>
        <w:t>ACCESS_COARSE_LOCATION</w:t>
      </w:r>
      <w:proofErr w:type="spellEnd"/>
      <w:r w:rsidRPr="00E74F95">
        <w:rPr>
          <w:rFonts w:ascii="Consolas" w:hAnsi="Consolas" w:cs="Consolas"/>
          <w:color w:val="24292E"/>
          <w:sz w:val="18"/>
          <w:szCs w:val="18"/>
        </w:rPr>
        <w:t xml:space="preserve">) </w:t>
      </w:r>
      <w:r w:rsidRPr="00E74F95">
        <w:rPr>
          <w:rFonts w:ascii="Consolas" w:hAnsi="Consolas" w:cs="Consolas"/>
          <w:color w:val="D73A49"/>
          <w:sz w:val="18"/>
          <w:szCs w:val="18"/>
        </w:rPr>
        <w:t>!=</w:t>
      </w:r>
      <w:r w:rsidRPr="00E74F95">
        <w:rPr>
          <w:rFonts w:ascii="Consolas" w:hAnsi="Consolas" w:cs="Consolas"/>
          <w:color w:val="24292E"/>
          <w:sz w:val="18"/>
          <w:szCs w:val="18"/>
        </w:rPr>
        <w:t xml:space="preserve"> </w:t>
      </w:r>
      <w:proofErr w:type="spellStart"/>
      <w:r w:rsidRPr="00E74F95">
        <w:rPr>
          <w:rFonts w:ascii="Consolas" w:hAnsi="Consolas" w:cs="Consolas"/>
          <w:color w:val="24292E"/>
          <w:sz w:val="18"/>
          <w:szCs w:val="18"/>
        </w:rPr>
        <w:t>PackageManager</w:t>
      </w:r>
      <w:r w:rsidRPr="00E74F95">
        <w:rPr>
          <w:rFonts w:ascii="Consolas" w:hAnsi="Consolas" w:cs="Consolas"/>
          <w:color w:val="D73A49"/>
          <w:sz w:val="18"/>
          <w:szCs w:val="18"/>
        </w:rPr>
        <w:t>.</w:t>
      </w:r>
      <w:r w:rsidRPr="00E74F95">
        <w:rPr>
          <w:rFonts w:ascii="Consolas" w:hAnsi="Consolas" w:cs="Consolas"/>
          <w:color w:val="005CC5"/>
          <w:sz w:val="18"/>
          <w:szCs w:val="18"/>
        </w:rPr>
        <w:t>PERMISSION_GRANTED</w:t>
      </w:r>
      <w:proofErr w:type="spellEnd"/>
      <w:r w:rsidRPr="00E74F95">
        <w:rPr>
          <w:rFonts w:ascii="Consolas" w:hAnsi="Consolas" w:cs="Consolas"/>
          <w:color w:val="24292E"/>
          <w:sz w:val="18"/>
          <w:szCs w:val="18"/>
        </w:rPr>
        <w:t>) {</w:t>
      </w:r>
    </w:p>
    <w:p w14:paraId="488042E9" w14:textId="77777777" w:rsidR="006152A4" w:rsidRDefault="006152A4" w:rsidP="006152A4">
      <w:pPr>
        <w:rPr>
          <w:rFonts w:ascii="Consolas" w:hAnsi="Consolas" w:cs="Consolas"/>
          <w:color w:val="24292E"/>
          <w:sz w:val="18"/>
          <w:szCs w:val="18"/>
        </w:rPr>
      </w:pPr>
      <w:r>
        <w:rPr>
          <w:rFonts w:ascii="Consolas" w:hAnsi="Consolas" w:cs="Consolas"/>
          <w:color w:val="24292E"/>
          <w:sz w:val="18"/>
          <w:szCs w:val="18"/>
        </w:rPr>
        <w:tab/>
      </w:r>
      <w:proofErr w:type="spellStart"/>
      <w:r w:rsidRPr="00E74F95">
        <w:rPr>
          <w:rFonts w:ascii="Consolas" w:hAnsi="Consolas" w:cs="Consolas"/>
          <w:color w:val="24292E"/>
          <w:sz w:val="18"/>
          <w:szCs w:val="18"/>
        </w:rPr>
        <w:t>Log</w:t>
      </w:r>
      <w:r w:rsidRPr="00E74F95">
        <w:rPr>
          <w:rFonts w:ascii="Consolas" w:hAnsi="Consolas" w:cs="Consolas"/>
          <w:color w:val="D73A49"/>
          <w:sz w:val="18"/>
          <w:szCs w:val="18"/>
        </w:rPr>
        <w:t>.</w:t>
      </w:r>
      <w:r w:rsidRPr="00E74F95">
        <w:rPr>
          <w:rFonts w:ascii="Consolas" w:hAnsi="Consolas" w:cs="Consolas"/>
          <w:color w:val="24292E"/>
          <w:sz w:val="18"/>
          <w:szCs w:val="18"/>
        </w:rPr>
        <w:t>e</w:t>
      </w:r>
      <w:proofErr w:type="spellEnd"/>
      <w:r w:rsidRPr="00E74F95">
        <w:rPr>
          <w:rFonts w:ascii="Consolas" w:hAnsi="Consolas" w:cs="Consolas"/>
          <w:color w:val="24292E"/>
          <w:sz w:val="18"/>
          <w:szCs w:val="18"/>
        </w:rPr>
        <w:t>(</w:t>
      </w:r>
      <w:r w:rsidRPr="00E74F95">
        <w:rPr>
          <w:rFonts w:ascii="Consolas" w:hAnsi="Consolas" w:cs="Consolas"/>
          <w:color w:val="032F62"/>
          <w:sz w:val="18"/>
          <w:szCs w:val="18"/>
        </w:rPr>
        <w:t>"</w:t>
      </w:r>
      <w:proofErr w:type="spellStart"/>
      <w:r w:rsidRPr="00E74F95">
        <w:rPr>
          <w:rFonts w:ascii="Consolas" w:hAnsi="Consolas" w:cs="Consolas"/>
          <w:color w:val="032F62"/>
          <w:sz w:val="18"/>
          <w:szCs w:val="18"/>
        </w:rPr>
        <w:t>errorUbicacion</w:t>
      </w:r>
      <w:proofErr w:type="spellEnd"/>
      <w:r w:rsidRPr="00E74F95">
        <w:rPr>
          <w:rFonts w:ascii="Consolas" w:hAnsi="Consolas" w:cs="Consolas"/>
          <w:color w:val="032F62"/>
          <w:sz w:val="18"/>
          <w:szCs w:val="18"/>
        </w:rPr>
        <w:t>"</w:t>
      </w:r>
      <w:r w:rsidRPr="00E74F95">
        <w:rPr>
          <w:rFonts w:ascii="Consolas" w:hAnsi="Consolas" w:cs="Consolas"/>
          <w:color w:val="24292E"/>
          <w:sz w:val="18"/>
          <w:szCs w:val="18"/>
        </w:rPr>
        <w:t xml:space="preserve">, </w:t>
      </w:r>
      <w:r w:rsidRPr="00E74F95">
        <w:rPr>
          <w:rFonts w:ascii="Consolas" w:hAnsi="Consolas" w:cs="Consolas"/>
          <w:color w:val="032F62"/>
          <w:sz w:val="18"/>
          <w:szCs w:val="18"/>
        </w:rPr>
        <w:t xml:space="preserve">"no se ha podido obtener la </w:t>
      </w:r>
      <w:proofErr w:type="spellStart"/>
      <w:r w:rsidRPr="00E74F95">
        <w:rPr>
          <w:rFonts w:ascii="Consolas" w:hAnsi="Consolas" w:cs="Consolas"/>
          <w:color w:val="032F62"/>
          <w:sz w:val="18"/>
          <w:szCs w:val="18"/>
        </w:rPr>
        <w:t>ubicacion</w:t>
      </w:r>
      <w:proofErr w:type="spellEnd"/>
      <w:r w:rsidRPr="00E74F95">
        <w:rPr>
          <w:rFonts w:ascii="Consolas" w:hAnsi="Consolas" w:cs="Consolas"/>
          <w:color w:val="032F62"/>
          <w:sz w:val="18"/>
          <w:szCs w:val="18"/>
        </w:rPr>
        <w:t>"</w:t>
      </w:r>
      <w:r w:rsidRPr="00E74F95">
        <w:rPr>
          <w:rFonts w:ascii="Consolas" w:hAnsi="Consolas" w:cs="Consolas"/>
          <w:color w:val="24292E"/>
          <w:sz w:val="18"/>
          <w:szCs w:val="18"/>
        </w:rPr>
        <w:t>);</w:t>
      </w:r>
    </w:p>
    <w:p w14:paraId="7B93CDB1" w14:textId="77777777" w:rsidR="006152A4" w:rsidRDefault="006152A4" w:rsidP="006152A4">
      <w:pPr>
        <w:rPr>
          <w:rFonts w:ascii="Consolas" w:hAnsi="Consolas" w:cs="Consolas"/>
          <w:color w:val="24292E"/>
          <w:sz w:val="18"/>
          <w:szCs w:val="18"/>
        </w:rPr>
      </w:pPr>
      <w:r>
        <w:rPr>
          <w:rFonts w:ascii="Consolas" w:hAnsi="Consolas" w:cs="Consolas"/>
          <w:color w:val="24292E"/>
          <w:sz w:val="18"/>
          <w:szCs w:val="18"/>
        </w:rPr>
        <w:tab/>
      </w:r>
      <w:proofErr w:type="spellStart"/>
      <w:r w:rsidRPr="00E74F95">
        <w:rPr>
          <w:rFonts w:ascii="Consolas" w:hAnsi="Consolas" w:cs="Consolas"/>
          <w:color w:val="D73A49"/>
          <w:sz w:val="18"/>
          <w:szCs w:val="18"/>
        </w:rPr>
        <w:t>return</w:t>
      </w:r>
      <w:proofErr w:type="spellEnd"/>
      <w:r w:rsidRPr="00E74F95">
        <w:rPr>
          <w:rFonts w:ascii="Consolas" w:hAnsi="Consolas" w:cs="Consolas"/>
          <w:color w:val="24292E"/>
          <w:sz w:val="18"/>
          <w:szCs w:val="18"/>
        </w:rPr>
        <w:t>;</w:t>
      </w:r>
    </w:p>
    <w:p w14:paraId="7046F277" w14:textId="77777777" w:rsidR="006152A4" w:rsidRDefault="006152A4" w:rsidP="006152A4">
      <w:pPr>
        <w:rPr>
          <w:rFonts w:ascii="Consolas" w:hAnsi="Consolas" w:cs="Consolas"/>
          <w:color w:val="24292E"/>
          <w:sz w:val="18"/>
          <w:szCs w:val="18"/>
        </w:rPr>
      </w:pPr>
      <w:r>
        <w:rPr>
          <w:rFonts w:ascii="Consolas" w:hAnsi="Consolas" w:cs="Consolas"/>
          <w:color w:val="24292E"/>
          <w:sz w:val="18"/>
          <w:szCs w:val="18"/>
        </w:rPr>
        <w:t>}</w:t>
      </w:r>
    </w:p>
    <w:p w14:paraId="6CD0A01C" w14:textId="77777777" w:rsidR="006152A4" w:rsidRDefault="006152A4" w:rsidP="006152A4">
      <w:pPr>
        <w:rPr>
          <w:rFonts w:ascii="Consolas" w:hAnsi="Consolas" w:cs="Consolas"/>
          <w:color w:val="6A737D"/>
          <w:sz w:val="18"/>
          <w:szCs w:val="18"/>
        </w:rPr>
      </w:pPr>
      <w:r w:rsidRPr="00E74F95">
        <w:rPr>
          <w:rFonts w:ascii="Consolas" w:hAnsi="Consolas" w:cs="Consolas"/>
          <w:color w:val="6A737D"/>
          <w:sz w:val="18"/>
          <w:szCs w:val="18"/>
        </w:rPr>
        <w:t xml:space="preserve">//leemos la ultima </w:t>
      </w:r>
      <w:proofErr w:type="spellStart"/>
      <w:r w:rsidRPr="00E74F95">
        <w:rPr>
          <w:rFonts w:ascii="Consolas" w:hAnsi="Consolas" w:cs="Consolas"/>
          <w:color w:val="6A737D"/>
          <w:sz w:val="18"/>
          <w:szCs w:val="18"/>
        </w:rPr>
        <w:t>ubicacion</w:t>
      </w:r>
      <w:proofErr w:type="spellEnd"/>
      <w:r w:rsidRPr="00E74F95">
        <w:rPr>
          <w:rFonts w:ascii="Consolas" w:hAnsi="Consolas" w:cs="Consolas"/>
          <w:color w:val="6A737D"/>
          <w:sz w:val="18"/>
          <w:szCs w:val="18"/>
        </w:rPr>
        <w:t xml:space="preserve"> conocida</w:t>
      </w:r>
    </w:p>
    <w:p w14:paraId="1A9B4D22" w14:textId="77777777" w:rsidR="006152A4" w:rsidRDefault="006152A4" w:rsidP="006152A4">
      <w:pPr>
        <w:rPr>
          <w:rFonts w:ascii="Consolas" w:hAnsi="Consolas" w:cs="Consolas"/>
          <w:color w:val="24292E"/>
          <w:sz w:val="18"/>
          <w:szCs w:val="18"/>
        </w:rPr>
      </w:pPr>
      <w:proofErr w:type="spellStart"/>
      <w:r w:rsidRPr="00E74F95">
        <w:rPr>
          <w:rFonts w:ascii="Consolas" w:hAnsi="Consolas" w:cs="Consolas"/>
          <w:color w:val="24292E"/>
          <w:sz w:val="18"/>
          <w:szCs w:val="18"/>
        </w:rPr>
        <w:t>Location</w:t>
      </w:r>
      <w:proofErr w:type="spellEnd"/>
      <w:r w:rsidRPr="00E74F95">
        <w:rPr>
          <w:rFonts w:ascii="Consolas" w:hAnsi="Consolas" w:cs="Consolas"/>
          <w:color w:val="24292E"/>
          <w:sz w:val="18"/>
          <w:szCs w:val="18"/>
        </w:rPr>
        <w:t xml:space="preserve"> </w:t>
      </w:r>
      <w:proofErr w:type="spellStart"/>
      <w:r w:rsidRPr="00E74F95">
        <w:rPr>
          <w:rFonts w:ascii="Consolas" w:hAnsi="Consolas" w:cs="Consolas"/>
          <w:color w:val="24292E"/>
          <w:sz w:val="18"/>
          <w:szCs w:val="18"/>
        </w:rPr>
        <w:t>location</w:t>
      </w:r>
      <w:proofErr w:type="spellEnd"/>
      <w:r w:rsidRPr="00E74F95">
        <w:rPr>
          <w:rFonts w:ascii="Consolas" w:hAnsi="Consolas" w:cs="Consolas"/>
          <w:color w:val="24292E"/>
          <w:sz w:val="18"/>
          <w:szCs w:val="18"/>
        </w:rPr>
        <w:t xml:space="preserve"> </w:t>
      </w:r>
      <w:r w:rsidRPr="00E74F95">
        <w:rPr>
          <w:rFonts w:ascii="Consolas" w:hAnsi="Consolas" w:cs="Consolas"/>
          <w:color w:val="D73A49"/>
          <w:sz w:val="18"/>
          <w:szCs w:val="18"/>
        </w:rPr>
        <w:t>=</w:t>
      </w:r>
      <w:r>
        <w:rPr>
          <w:rFonts w:ascii="Consolas" w:hAnsi="Consolas" w:cs="Consolas"/>
          <w:color w:val="24292E"/>
          <w:sz w:val="18"/>
          <w:szCs w:val="18"/>
        </w:rPr>
        <w:t xml:space="preserve"> </w:t>
      </w:r>
      <w:proofErr w:type="spellStart"/>
      <w:r w:rsidRPr="00E74F95">
        <w:rPr>
          <w:rFonts w:ascii="Consolas" w:hAnsi="Consolas" w:cs="Consolas"/>
          <w:color w:val="24292E"/>
          <w:sz w:val="18"/>
          <w:szCs w:val="18"/>
        </w:rPr>
        <w:t>locationManager</w:t>
      </w:r>
      <w:r w:rsidRPr="00E74F95">
        <w:rPr>
          <w:rFonts w:ascii="Consolas" w:hAnsi="Consolas" w:cs="Consolas"/>
          <w:color w:val="D73A49"/>
          <w:sz w:val="18"/>
          <w:szCs w:val="18"/>
        </w:rPr>
        <w:t>.</w:t>
      </w:r>
      <w:r w:rsidRPr="00E74F95">
        <w:rPr>
          <w:rFonts w:ascii="Consolas" w:hAnsi="Consolas" w:cs="Consolas"/>
          <w:color w:val="24292E"/>
          <w:sz w:val="18"/>
          <w:szCs w:val="18"/>
        </w:rPr>
        <w:t>getLastKnownLocation</w:t>
      </w:r>
      <w:proofErr w:type="spellEnd"/>
      <w:r>
        <w:rPr>
          <w:rFonts w:ascii="Consolas" w:hAnsi="Consolas" w:cs="Consolas"/>
          <w:color w:val="24292E"/>
          <w:sz w:val="18"/>
          <w:szCs w:val="18"/>
        </w:rPr>
        <w:t xml:space="preserve"> </w:t>
      </w:r>
      <w:r>
        <w:rPr>
          <w:rFonts w:ascii="Consolas" w:hAnsi="Consolas" w:cs="Consolas"/>
          <w:color w:val="24292E"/>
          <w:sz w:val="18"/>
          <w:szCs w:val="18"/>
        </w:rPr>
        <w:tab/>
      </w:r>
      <w:r w:rsidRPr="00E74F95">
        <w:rPr>
          <w:rFonts w:ascii="Consolas" w:hAnsi="Consolas" w:cs="Consolas"/>
          <w:color w:val="24292E"/>
          <w:sz w:val="18"/>
          <w:szCs w:val="18"/>
        </w:rPr>
        <w:t>(</w:t>
      </w:r>
      <w:proofErr w:type="spellStart"/>
      <w:r w:rsidRPr="00E74F95">
        <w:rPr>
          <w:rFonts w:ascii="Consolas" w:hAnsi="Consolas" w:cs="Consolas"/>
          <w:color w:val="24292E"/>
          <w:sz w:val="18"/>
          <w:szCs w:val="18"/>
        </w:rPr>
        <w:t>locationManager</w:t>
      </w:r>
      <w:r w:rsidRPr="00E74F95">
        <w:rPr>
          <w:rFonts w:ascii="Consolas" w:hAnsi="Consolas" w:cs="Consolas"/>
          <w:color w:val="D73A49"/>
          <w:sz w:val="18"/>
          <w:szCs w:val="18"/>
        </w:rPr>
        <w:t>.</w:t>
      </w:r>
      <w:r w:rsidRPr="00E74F95">
        <w:rPr>
          <w:rFonts w:ascii="Consolas" w:hAnsi="Consolas" w:cs="Consolas"/>
          <w:color w:val="24292E"/>
          <w:sz w:val="18"/>
          <w:szCs w:val="18"/>
        </w:rPr>
        <w:t>NETWORK_PROVIDER</w:t>
      </w:r>
      <w:proofErr w:type="spellEnd"/>
      <w:r w:rsidRPr="00E74F95">
        <w:rPr>
          <w:rFonts w:ascii="Consolas" w:hAnsi="Consolas" w:cs="Consolas"/>
          <w:color w:val="24292E"/>
          <w:sz w:val="18"/>
          <w:szCs w:val="18"/>
        </w:rPr>
        <w:t>);</w:t>
      </w:r>
    </w:p>
    <w:p w14:paraId="52EAC7AC" w14:textId="77777777" w:rsidR="006152A4" w:rsidRDefault="006152A4" w:rsidP="006152A4">
      <w:pPr>
        <w:rPr>
          <w:rFonts w:ascii="Consolas" w:hAnsi="Consolas" w:cs="Consolas"/>
          <w:color w:val="24292E"/>
          <w:sz w:val="18"/>
          <w:szCs w:val="18"/>
        </w:rPr>
      </w:pPr>
      <w:proofErr w:type="spellStart"/>
      <w:r w:rsidRPr="00E74F95">
        <w:rPr>
          <w:rFonts w:ascii="Consolas" w:hAnsi="Consolas" w:cs="Consolas"/>
          <w:color w:val="24292E"/>
          <w:sz w:val="18"/>
          <w:szCs w:val="18"/>
        </w:rPr>
        <w:t>onLocationChanged</w:t>
      </w:r>
      <w:proofErr w:type="spellEnd"/>
      <w:r w:rsidRPr="00E74F95">
        <w:rPr>
          <w:rFonts w:ascii="Consolas" w:hAnsi="Consolas" w:cs="Consolas"/>
          <w:color w:val="24292E"/>
          <w:sz w:val="18"/>
          <w:szCs w:val="18"/>
        </w:rPr>
        <w:t>(</w:t>
      </w:r>
      <w:proofErr w:type="spellStart"/>
      <w:r w:rsidRPr="00E74F95">
        <w:rPr>
          <w:rFonts w:ascii="Consolas" w:hAnsi="Consolas" w:cs="Consolas"/>
          <w:color w:val="24292E"/>
          <w:sz w:val="18"/>
          <w:szCs w:val="18"/>
        </w:rPr>
        <w:t>location</w:t>
      </w:r>
      <w:proofErr w:type="spellEnd"/>
      <w:r w:rsidRPr="00E74F95">
        <w:rPr>
          <w:rFonts w:ascii="Consolas" w:hAnsi="Consolas" w:cs="Consolas"/>
          <w:color w:val="24292E"/>
          <w:sz w:val="18"/>
          <w:szCs w:val="18"/>
        </w:rPr>
        <w:t>);</w:t>
      </w:r>
    </w:p>
    <w:p w14:paraId="0E7C99D8" w14:textId="219CCEC0" w:rsidR="000A4680" w:rsidRDefault="000A4680" w:rsidP="00E63A5A">
      <w:pPr>
        <w:rPr>
          <w:ins w:id="228" w:author="Juan Carlos de Alfonso Juliá" w:date="2020-04-08T20:05:00Z"/>
        </w:rPr>
      </w:pPr>
    </w:p>
    <w:p w14:paraId="465C4DB1" w14:textId="3B659B73" w:rsidR="000A4680" w:rsidRDefault="000A4680" w:rsidP="00E63A5A">
      <w:pPr>
        <w:rPr>
          <w:ins w:id="229" w:author="Juan Carlos de Alfonso Juliá" w:date="2020-04-08T20:07:00Z"/>
        </w:rPr>
      </w:pPr>
      <w:ins w:id="230" w:author="Juan Carlos de Alfonso Juliá" w:date="2020-04-08T20:05:00Z">
        <w:r>
          <w:t>El código para realiza</w:t>
        </w:r>
      </w:ins>
      <w:ins w:id="231" w:author="Juan Carlos de Alfonso Juliá" w:date="2020-04-08T20:06:00Z">
        <w:r>
          <w:t xml:space="preserve">r la acción comienza con unas comprobaciones obligadas por Android para comprobar que se han concedido los permisos necesarios a la </w:t>
        </w:r>
        <w:proofErr w:type="gramStart"/>
        <w:r>
          <w:t>app</w:t>
        </w:r>
        <w:proofErr w:type="gramEnd"/>
        <w:r>
          <w:t xml:space="preserve">, a </w:t>
        </w:r>
      </w:ins>
      <w:r w:rsidR="00173B21">
        <w:t>continuación,</w:t>
      </w:r>
      <w:ins w:id="232" w:author="Juan Carlos de Alfonso Juliá" w:date="2020-04-08T20:06:00Z">
        <w:r>
          <w:t xml:space="preserve"> leemos la última ubicación conocida con el método </w:t>
        </w:r>
        <w:proofErr w:type="spellStart"/>
        <w:r w:rsidRPr="00173B21">
          <w:rPr>
            <w:i/>
            <w:iCs/>
          </w:rPr>
          <w:t>getLastKnowLocation</w:t>
        </w:r>
      </w:ins>
      <w:proofErr w:type="spellEnd"/>
      <w:ins w:id="233" w:author="Juan Carlos de Alfonso Juliá" w:date="2020-04-08T20:07:00Z">
        <w:r>
          <w:t xml:space="preserve"> y actualizamos la ubicación.</w:t>
        </w:r>
      </w:ins>
    </w:p>
    <w:p w14:paraId="0D871E68" w14:textId="13A6273E" w:rsidR="000A4680" w:rsidRDefault="000A4680" w:rsidP="00E63A5A">
      <w:pPr>
        <w:rPr>
          <w:ins w:id="234" w:author="Juan Carlos de Alfonso Juliá" w:date="2020-04-08T20:07:00Z"/>
        </w:rPr>
      </w:pPr>
    </w:p>
    <w:p w14:paraId="683C367C" w14:textId="546E0BC3" w:rsidR="000A4680" w:rsidRDefault="000A4680" w:rsidP="00E63A5A">
      <w:pPr>
        <w:rPr>
          <w:ins w:id="235" w:author="Juan Carlos de Alfonso Juliá" w:date="2020-04-08T20:10:00Z"/>
        </w:rPr>
      </w:pPr>
      <w:ins w:id="236" w:author="Juan Carlos de Alfonso Juliá" w:date="2020-04-08T20:09:00Z">
        <w:r>
          <w:t>Una vez conocida la ubicación creamos el mapa en el siguiente fragmento</w:t>
        </w:r>
      </w:ins>
      <w:ins w:id="237" w:author="Juan Carlos de Alfonso Juliá" w:date="2020-04-08T20:10:00Z">
        <w:r>
          <w:t>:</w:t>
        </w:r>
      </w:ins>
    </w:p>
    <w:p w14:paraId="1CC60BFD" w14:textId="74C69BB5" w:rsidR="000A4680" w:rsidRDefault="000A4680" w:rsidP="00E63A5A">
      <w:pPr>
        <w:rPr>
          <w:ins w:id="238" w:author="Juan Carlos de Alfonso Juliá" w:date="2020-04-08T20:10:00Z"/>
        </w:rPr>
      </w:pPr>
    </w:p>
    <w:p w14:paraId="60613407" w14:textId="77777777" w:rsidR="00A4609A" w:rsidRDefault="00A4609A" w:rsidP="00A4609A">
      <w:pPr>
        <w:rPr>
          <w:rFonts w:ascii="Consolas" w:hAnsi="Consolas" w:cs="Consolas"/>
          <w:color w:val="24292E"/>
          <w:sz w:val="18"/>
          <w:szCs w:val="18"/>
        </w:rPr>
      </w:pPr>
      <w:proofErr w:type="spellStart"/>
      <w:r w:rsidRPr="00120E4B">
        <w:rPr>
          <w:rFonts w:ascii="Consolas" w:hAnsi="Consolas" w:cs="Consolas"/>
          <w:color w:val="24292E"/>
          <w:sz w:val="18"/>
          <w:szCs w:val="18"/>
        </w:rPr>
        <w:t>mapFragment</w:t>
      </w:r>
      <w:proofErr w:type="spellEnd"/>
      <w:r w:rsidRPr="00120E4B">
        <w:rPr>
          <w:rFonts w:ascii="Consolas" w:hAnsi="Consolas" w:cs="Consolas"/>
          <w:color w:val="24292E"/>
          <w:sz w:val="18"/>
          <w:szCs w:val="18"/>
        </w:rPr>
        <w:t xml:space="preserve"> </w:t>
      </w:r>
      <w:r w:rsidRPr="00120E4B">
        <w:rPr>
          <w:rFonts w:ascii="Consolas" w:hAnsi="Consolas" w:cs="Consolas"/>
          <w:color w:val="D73A49"/>
          <w:sz w:val="18"/>
          <w:szCs w:val="18"/>
        </w:rPr>
        <w:t>=</w:t>
      </w:r>
      <w:r w:rsidRPr="00120E4B">
        <w:rPr>
          <w:rFonts w:ascii="Consolas" w:hAnsi="Consolas" w:cs="Consolas"/>
          <w:color w:val="24292E"/>
          <w:sz w:val="18"/>
          <w:szCs w:val="18"/>
        </w:rPr>
        <w:t xml:space="preserve"> (</w:t>
      </w:r>
      <w:proofErr w:type="spellStart"/>
      <w:r w:rsidRPr="00120E4B">
        <w:rPr>
          <w:rFonts w:ascii="Consolas" w:hAnsi="Consolas" w:cs="Consolas"/>
          <w:color w:val="24292E"/>
          <w:sz w:val="18"/>
          <w:szCs w:val="18"/>
        </w:rPr>
        <w:t>MapFragment</w:t>
      </w:r>
      <w:proofErr w:type="spellEnd"/>
      <w:r w:rsidRPr="00120E4B">
        <w:rPr>
          <w:rFonts w:ascii="Consolas" w:hAnsi="Consolas" w:cs="Consolas"/>
          <w:color w:val="24292E"/>
          <w:sz w:val="18"/>
          <w:szCs w:val="18"/>
        </w:rPr>
        <w:t xml:space="preserve">) </w:t>
      </w:r>
      <w:proofErr w:type="spellStart"/>
      <w:r w:rsidRPr="00120E4B">
        <w:rPr>
          <w:rFonts w:ascii="Consolas" w:hAnsi="Consolas" w:cs="Consolas"/>
          <w:color w:val="24292E"/>
          <w:sz w:val="18"/>
          <w:szCs w:val="18"/>
        </w:rPr>
        <w:t>getFragmentManager</w:t>
      </w:r>
      <w:proofErr w:type="spellEnd"/>
      <w:r w:rsidRPr="00120E4B">
        <w:rPr>
          <w:rFonts w:ascii="Consolas" w:hAnsi="Consolas" w:cs="Consolas"/>
          <w:color w:val="24292E"/>
          <w:sz w:val="18"/>
          <w:szCs w:val="18"/>
        </w:rPr>
        <w:t>(</w:t>
      </w:r>
      <w:proofErr w:type="gramStart"/>
      <w:r w:rsidRPr="00120E4B">
        <w:rPr>
          <w:rFonts w:ascii="Consolas" w:hAnsi="Consolas" w:cs="Consolas"/>
          <w:color w:val="24292E"/>
          <w:sz w:val="18"/>
          <w:szCs w:val="18"/>
        </w:rPr>
        <w:t>)</w:t>
      </w:r>
      <w:r w:rsidRPr="00120E4B">
        <w:rPr>
          <w:rFonts w:ascii="Consolas" w:hAnsi="Consolas" w:cs="Consolas"/>
          <w:color w:val="D73A49"/>
          <w:sz w:val="18"/>
          <w:szCs w:val="18"/>
        </w:rPr>
        <w:t>.</w:t>
      </w:r>
      <w:proofErr w:type="spellStart"/>
      <w:r w:rsidRPr="00120E4B">
        <w:rPr>
          <w:rFonts w:ascii="Consolas" w:hAnsi="Consolas" w:cs="Consolas"/>
          <w:color w:val="24292E"/>
          <w:sz w:val="18"/>
          <w:szCs w:val="18"/>
        </w:rPr>
        <w:t>findFragmentById</w:t>
      </w:r>
      <w:proofErr w:type="spellEnd"/>
      <w:proofErr w:type="gramEnd"/>
      <w:r w:rsidRPr="00120E4B">
        <w:rPr>
          <w:rFonts w:ascii="Consolas" w:hAnsi="Consolas" w:cs="Consolas"/>
          <w:color w:val="24292E"/>
          <w:sz w:val="18"/>
          <w:szCs w:val="18"/>
        </w:rPr>
        <w:t>(</w:t>
      </w:r>
      <w:proofErr w:type="spellStart"/>
      <w:r w:rsidRPr="00120E4B">
        <w:rPr>
          <w:rFonts w:ascii="Consolas" w:hAnsi="Consolas" w:cs="Consolas"/>
          <w:color w:val="24292E"/>
          <w:sz w:val="18"/>
          <w:szCs w:val="18"/>
        </w:rPr>
        <w:t>R</w:t>
      </w:r>
      <w:r w:rsidRPr="00120E4B">
        <w:rPr>
          <w:rFonts w:ascii="Consolas" w:hAnsi="Consolas" w:cs="Consolas"/>
          <w:color w:val="D73A49"/>
          <w:sz w:val="18"/>
          <w:szCs w:val="18"/>
        </w:rPr>
        <w:t>.</w:t>
      </w:r>
      <w:r w:rsidRPr="00120E4B">
        <w:rPr>
          <w:rFonts w:ascii="Consolas" w:hAnsi="Consolas" w:cs="Consolas"/>
          <w:color w:val="24292E"/>
          <w:sz w:val="18"/>
          <w:szCs w:val="18"/>
        </w:rPr>
        <w:t>id</w:t>
      </w:r>
      <w:r w:rsidRPr="00120E4B">
        <w:rPr>
          <w:rFonts w:ascii="Consolas" w:hAnsi="Consolas" w:cs="Consolas"/>
          <w:color w:val="D73A49"/>
          <w:sz w:val="18"/>
          <w:szCs w:val="18"/>
        </w:rPr>
        <w:t>.</w:t>
      </w:r>
      <w:r w:rsidRPr="00120E4B">
        <w:rPr>
          <w:rFonts w:ascii="Consolas" w:hAnsi="Consolas" w:cs="Consolas"/>
          <w:color w:val="24292E"/>
          <w:sz w:val="18"/>
          <w:szCs w:val="18"/>
        </w:rPr>
        <w:t>mapfragment</w:t>
      </w:r>
      <w:proofErr w:type="spellEnd"/>
      <w:r w:rsidRPr="00120E4B">
        <w:rPr>
          <w:rFonts w:ascii="Consolas" w:hAnsi="Consolas" w:cs="Consolas"/>
          <w:color w:val="24292E"/>
          <w:sz w:val="18"/>
          <w:szCs w:val="18"/>
        </w:rPr>
        <w:t>);</w:t>
      </w:r>
    </w:p>
    <w:p w14:paraId="0C15D4A7" w14:textId="77777777" w:rsidR="00A4609A" w:rsidRDefault="00A4609A" w:rsidP="00A4609A">
      <w:pPr>
        <w:rPr>
          <w:rFonts w:ascii="Consolas" w:hAnsi="Consolas" w:cs="Consolas"/>
          <w:color w:val="24292E"/>
          <w:sz w:val="18"/>
          <w:szCs w:val="18"/>
        </w:rPr>
      </w:pPr>
      <w:proofErr w:type="spellStart"/>
      <w:r w:rsidRPr="00120E4B">
        <w:rPr>
          <w:rFonts w:ascii="Consolas" w:hAnsi="Consolas" w:cs="Consolas"/>
          <w:color w:val="24292E"/>
          <w:sz w:val="18"/>
          <w:szCs w:val="18"/>
        </w:rPr>
        <w:t>mapFragment</w:t>
      </w:r>
      <w:r w:rsidRPr="00120E4B">
        <w:rPr>
          <w:rFonts w:ascii="Consolas" w:hAnsi="Consolas" w:cs="Consolas"/>
          <w:color w:val="D73A49"/>
          <w:sz w:val="18"/>
          <w:szCs w:val="18"/>
        </w:rPr>
        <w:t>.</w:t>
      </w:r>
      <w:r w:rsidRPr="00120E4B">
        <w:rPr>
          <w:rFonts w:ascii="Consolas" w:hAnsi="Consolas" w:cs="Consolas"/>
          <w:color w:val="24292E"/>
          <w:sz w:val="18"/>
          <w:szCs w:val="18"/>
        </w:rPr>
        <w:t>init</w:t>
      </w:r>
      <w:proofErr w:type="spellEnd"/>
      <w:r w:rsidRPr="00120E4B">
        <w:rPr>
          <w:rFonts w:ascii="Consolas" w:hAnsi="Consolas" w:cs="Consolas"/>
          <w:color w:val="24292E"/>
          <w:sz w:val="18"/>
          <w:szCs w:val="18"/>
        </w:rPr>
        <w:t>(</w:t>
      </w:r>
      <w:r w:rsidRPr="00120E4B">
        <w:rPr>
          <w:rFonts w:ascii="Consolas" w:hAnsi="Consolas" w:cs="Consolas"/>
          <w:color w:val="D73A49"/>
          <w:sz w:val="18"/>
          <w:szCs w:val="18"/>
        </w:rPr>
        <w:t>new</w:t>
      </w:r>
      <w:r w:rsidRPr="00120E4B">
        <w:rPr>
          <w:rFonts w:ascii="Consolas" w:hAnsi="Consolas" w:cs="Consolas"/>
          <w:color w:val="24292E"/>
          <w:sz w:val="18"/>
          <w:szCs w:val="18"/>
        </w:rPr>
        <w:t xml:space="preserve"> </w:t>
      </w:r>
      <w:proofErr w:type="spellStart"/>
      <w:proofErr w:type="gramStart"/>
      <w:r w:rsidRPr="00120E4B">
        <w:rPr>
          <w:rFonts w:ascii="Consolas" w:hAnsi="Consolas" w:cs="Consolas"/>
          <w:color w:val="24292E"/>
          <w:sz w:val="18"/>
          <w:szCs w:val="18"/>
        </w:rPr>
        <w:t>OnEngineInitListener</w:t>
      </w:r>
      <w:proofErr w:type="spellEnd"/>
      <w:r w:rsidRPr="00120E4B">
        <w:rPr>
          <w:rFonts w:ascii="Consolas" w:hAnsi="Consolas" w:cs="Consolas"/>
          <w:color w:val="24292E"/>
          <w:sz w:val="18"/>
          <w:szCs w:val="18"/>
        </w:rPr>
        <w:t>(</w:t>
      </w:r>
      <w:proofErr w:type="gramEnd"/>
      <w:r w:rsidRPr="00120E4B">
        <w:rPr>
          <w:rFonts w:ascii="Consolas" w:hAnsi="Consolas" w:cs="Consolas"/>
          <w:color w:val="24292E"/>
          <w:sz w:val="18"/>
          <w:szCs w:val="18"/>
        </w:rPr>
        <w:t>) {</w:t>
      </w:r>
    </w:p>
    <w:p w14:paraId="3C8BB18E" w14:textId="77777777" w:rsidR="00A4609A" w:rsidRDefault="00A4609A" w:rsidP="00A4609A">
      <w:pPr>
        <w:rPr>
          <w:rFonts w:ascii="Consolas" w:hAnsi="Consolas" w:cs="Consolas"/>
          <w:color w:val="24292E"/>
          <w:sz w:val="18"/>
          <w:szCs w:val="18"/>
        </w:rPr>
      </w:pPr>
    </w:p>
    <w:p w14:paraId="562778D7" w14:textId="77777777" w:rsidR="00A4609A" w:rsidRDefault="00A4609A" w:rsidP="00A4609A">
      <w:pPr>
        <w:rPr>
          <w:rFonts w:ascii="Consolas" w:hAnsi="Consolas" w:cs="Consolas"/>
          <w:color w:val="D73A49"/>
          <w:sz w:val="18"/>
          <w:szCs w:val="18"/>
        </w:rPr>
      </w:pPr>
      <w:r>
        <w:rPr>
          <w:rFonts w:ascii="Consolas" w:hAnsi="Consolas" w:cs="Consolas"/>
          <w:color w:val="D73A49"/>
          <w:sz w:val="18"/>
          <w:szCs w:val="18"/>
        </w:rPr>
        <w:tab/>
      </w:r>
      <w:r w:rsidRPr="00120E4B">
        <w:rPr>
          <w:rFonts w:ascii="Consolas" w:hAnsi="Consolas" w:cs="Consolas"/>
          <w:color w:val="D73A49"/>
          <w:sz w:val="18"/>
          <w:szCs w:val="18"/>
        </w:rPr>
        <w:t>@</w:t>
      </w:r>
      <w:proofErr w:type="spellStart"/>
      <w:r w:rsidRPr="00120E4B">
        <w:rPr>
          <w:rFonts w:ascii="Consolas" w:hAnsi="Consolas" w:cs="Consolas"/>
          <w:color w:val="D73A49"/>
          <w:sz w:val="18"/>
          <w:szCs w:val="18"/>
        </w:rPr>
        <w:t>Override</w:t>
      </w:r>
      <w:proofErr w:type="spellEnd"/>
    </w:p>
    <w:p w14:paraId="4353AB4B" w14:textId="77777777" w:rsidR="00A4609A" w:rsidRDefault="00A4609A" w:rsidP="00A4609A">
      <w:pPr>
        <w:rPr>
          <w:rFonts w:ascii="Consolas" w:hAnsi="Consolas" w:cs="Consolas"/>
          <w:color w:val="24292E"/>
          <w:sz w:val="18"/>
          <w:szCs w:val="18"/>
        </w:rPr>
      </w:pPr>
      <w:r>
        <w:rPr>
          <w:rFonts w:ascii="Consolas" w:hAnsi="Consolas" w:cs="Consolas"/>
          <w:color w:val="D73A49"/>
          <w:sz w:val="18"/>
          <w:szCs w:val="18"/>
        </w:rPr>
        <w:tab/>
      </w:r>
      <w:proofErr w:type="spellStart"/>
      <w:r w:rsidRPr="00120E4B">
        <w:rPr>
          <w:rFonts w:ascii="Consolas" w:hAnsi="Consolas" w:cs="Consolas"/>
          <w:color w:val="D73A49"/>
          <w:sz w:val="18"/>
          <w:szCs w:val="18"/>
        </w:rPr>
        <w:t>public</w:t>
      </w:r>
      <w:proofErr w:type="spellEnd"/>
      <w:r w:rsidRPr="00120E4B">
        <w:rPr>
          <w:rFonts w:ascii="Consolas" w:hAnsi="Consolas" w:cs="Consolas"/>
          <w:color w:val="24292E"/>
          <w:sz w:val="18"/>
          <w:szCs w:val="18"/>
        </w:rPr>
        <w:t xml:space="preserve"> </w:t>
      </w:r>
      <w:proofErr w:type="spellStart"/>
      <w:r w:rsidRPr="00120E4B">
        <w:rPr>
          <w:rFonts w:ascii="Consolas" w:hAnsi="Consolas" w:cs="Consolas"/>
          <w:color w:val="D73A49"/>
          <w:sz w:val="18"/>
          <w:szCs w:val="18"/>
        </w:rPr>
        <w:t>void</w:t>
      </w:r>
      <w:proofErr w:type="spellEnd"/>
      <w:r w:rsidRPr="00120E4B">
        <w:rPr>
          <w:rFonts w:ascii="Consolas" w:hAnsi="Consolas" w:cs="Consolas"/>
          <w:color w:val="24292E"/>
          <w:sz w:val="18"/>
          <w:szCs w:val="18"/>
        </w:rPr>
        <w:t xml:space="preserve"> </w:t>
      </w:r>
      <w:proofErr w:type="spellStart"/>
      <w:proofErr w:type="gramStart"/>
      <w:r w:rsidRPr="00120E4B">
        <w:rPr>
          <w:rFonts w:ascii="Consolas" w:hAnsi="Consolas" w:cs="Consolas"/>
          <w:color w:val="6F42C1"/>
          <w:sz w:val="18"/>
          <w:szCs w:val="18"/>
        </w:rPr>
        <w:t>onEngineInitializationCompleted</w:t>
      </w:r>
      <w:proofErr w:type="spellEnd"/>
      <w:r w:rsidRPr="00120E4B">
        <w:rPr>
          <w:rFonts w:ascii="Consolas" w:hAnsi="Consolas" w:cs="Consolas"/>
          <w:color w:val="24292E"/>
          <w:sz w:val="18"/>
          <w:szCs w:val="18"/>
        </w:rPr>
        <w:t>(</w:t>
      </w:r>
      <w:proofErr w:type="spellStart"/>
      <w:proofErr w:type="gramEnd"/>
      <w:r w:rsidRPr="00120E4B">
        <w:rPr>
          <w:rFonts w:ascii="Consolas" w:hAnsi="Consolas" w:cs="Consolas"/>
          <w:color w:val="24292E"/>
          <w:sz w:val="18"/>
          <w:szCs w:val="18"/>
        </w:rPr>
        <w:t>OnEngineInitListener.Error</w:t>
      </w:r>
      <w:proofErr w:type="spellEnd"/>
      <w:r w:rsidRPr="00120E4B">
        <w:rPr>
          <w:rFonts w:ascii="Consolas" w:hAnsi="Consolas" w:cs="Consolas"/>
          <w:color w:val="24292E"/>
          <w:sz w:val="18"/>
          <w:szCs w:val="18"/>
        </w:rPr>
        <w:t xml:space="preserve"> </w:t>
      </w:r>
      <w:r w:rsidRPr="00120E4B">
        <w:rPr>
          <w:rFonts w:ascii="Consolas" w:hAnsi="Consolas" w:cs="Consolas"/>
          <w:color w:val="E36209"/>
          <w:sz w:val="18"/>
          <w:szCs w:val="18"/>
        </w:rPr>
        <w:t>error</w:t>
      </w:r>
      <w:r w:rsidRPr="00120E4B">
        <w:rPr>
          <w:rFonts w:ascii="Consolas" w:hAnsi="Consolas" w:cs="Consolas"/>
          <w:color w:val="24292E"/>
          <w:sz w:val="18"/>
          <w:szCs w:val="18"/>
        </w:rPr>
        <w:t>){</w:t>
      </w:r>
    </w:p>
    <w:p w14:paraId="7BDF3841"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proofErr w:type="spellStart"/>
      <w:r w:rsidRPr="00120E4B">
        <w:rPr>
          <w:rFonts w:ascii="Consolas" w:hAnsi="Consolas" w:cs="Consolas"/>
          <w:color w:val="D73A49"/>
          <w:sz w:val="18"/>
          <w:szCs w:val="18"/>
        </w:rPr>
        <w:t>if</w:t>
      </w:r>
      <w:proofErr w:type="spellEnd"/>
      <w:r w:rsidRPr="00120E4B">
        <w:rPr>
          <w:rFonts w:ascii="Consolas" w:hAnsi="Consolas" w:cs="Consolas"/>
          <w:color w:val="24292E"/>
          <w:sz w:val="18"/>
          <w:szCs w:val="18"/>
        </w:rPr>
        <w:t xml:space="preserve"> (error </w:t>
      </w:r>
      <w:r w:rsidRPr="00120E4B">
        <w:rPr>
          <w:rFonts w:ascii="Consolas" w:hAnsi="Consolas" w:cs="Consolas"/>
          <w:color w:val="D73A49"/>
          <w:sz w:val="18"/>
          <w:szCs w:val="18"/>
        </w:rPr>
        <w:t>==</w:t>
      </w:r>
      <w:r w:rsidRPr="00120E4B">
        <w:rPr>
          <w:rFonts w:ascii="Consolas" w:hAnsi="Consolas" w:cs="Consolas"/>
          <w:color w:val="24292E"/>
          <w:sz w:val="18"/>
          <w:szCs w:val="18"/>
        </w:rPr>
        <w:t xml:space="preserve"> </w:t>
      </w:r>
      <w:proofErr w:type="spellStart"/>
      <w:proofErr w:type="gramStart"/>
      <w:r w:rsidRPr="00120E4B">
        <w:rPr>
          <w:rFonts w:ascii="Consolas" w:hAnsi="Consolas" w:cs="Consolas"/>
          <w:color w:val="24292E"/>
          <w:sz w:val="18"/>
          <w:szCs w:val="18"/>
        </w:rPr>
        <w:t>OnEngineInitListener</w:t>
      </w:r>
      <w:r w:rsidRPr="00120E4B">
        <w:rPr>
          <w:rFonts w:ascii="Consolas" w:hAnsi="Consolas" w:cs="Consolas"/>
          <w:color w:val="D73A49"/>
          <w:sz w:val="18"/>
          <w:szCs w:val="18"/>
        </w:rPr>
        <w:t>.</w:t>
      </w:r>
      <w:r w:rsidRPr="00120E4B">
        <w:rPr>
          <w:rFonts w:ascii="Consolas" w:hAnsi="Consolas" w:cs="Consolas"/>
          <w:color w:val="24292E"/>
          <w:sz w:val="18"/>
          <w:szCs w:val="18"/>
        </w:rPr>
        <w:t>Error</w:t>
      </w:r>
      <w:r w:rsidRPr="00120E4B">
        <w:rPr>
          <w:rFonts w:ascii="Consolas" w:hAnsi="Consolas" w:cs="Consolas"/>
          <w:color w:val="D73A49"/>
          <w:sz w:val="18"/>
          <w:szCs w:val="18"/>
        </w:rPr>
        <w:t>.</w:t>
      </w:r>
      <w:r w:rsidRPr="00120E4B">
        <w:rPr>
          <w:rFonts w:ascii="Consolas" w:hAnsi="Consolas" w:cs="Consolas"/>
          <w:color w:val="005CC5"/>
          <w:sz w:val="18"/>
          <w:szCs w:val="18"/>
        </w:rPr>
        <w:t>NONE</w:t>
      </w:r>
      <w:proofErr w:type="spellEnd"/>
      <w:proofErr w:type="gramEnd"/>
      <w:r w:rsidRPr="00120E4B">
        <w:rPr>
          <w:rFonts w:ascii="Consolas" w:hAnsi="Consolas" w:cs="Consolas"/>
          <w:color w:val="24292E"/>
          <w:sz w:val="18"/>
          <w:szCs w:val="18"/>
        </w:rPr>
        <w:t>) {</w:t>
      </w:r>
    </w:p>
    <w:p w14:paraId="3D7E17EA"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proofErr w:type="spellStart"/>
      <w:r w:rsidRPr="00120E4B">
        <w:rPr>
          <w:rFonts w:ascii="Consolas" w:hAnsi="Consolas" w:cs="Consolas"/>
          <w:color w:val="24292E"/>
          <w:sz w:val="18"/>
          <w:szCs w:val="18"/>
        </w:rPr>
        <w:t>mapFragment</w:t>
      </w:r>
      <w:r w:rsidRPr="00120E4B">
        <w:rPr>
          <w:rFonts w:ascii="Consolas" w:hAnsi="Consolas" w:cs="Consolas"/>
          <w:color w:val="D73A49"/>
          <w:sz w:val="18"/>
          <w:szCs w:val="18"/>
        </w:rPr>
        <w:t>.</w:t>
      </w:r>
      <w:r w:rsidRPr="00120E4B">
        <w:rPr>
          <w:rFonts w:ascii="Consolas" w:hAnsi="Consolas" w:cs="Consolas"/>
          <w:color w:val="24292E"/>
          <w:sz w:val="18"/>
          <w:szCs w:val="18"/>
        </w:rPr>
        <w:t>getMapGesture</w:t>
      </w:r>
      <w:proofErr w:type="spellEnd"/>
      <w:r w:rsidRPr="00120E4B">
        <w:rPr>
          <w:rFonts w:ascii="Consolas" w:hAnsi="Consolas" w:cs="Consolas"/>
          <w:color w:val="24292E"/>
          <w:sz w:val="18"/>
          <w:szCs w:val="18"/>
        </w:rPr>
        <w:t>(</w:t>
      </w:r>
      <w:proofErr w:type="gramStart"/>
      <w:r w:rsidRPr="00120E4B">
        <w:rPr>
          <w:rFonts w:ascii="Consolas" w:hAnsi="Consolas" w:cs="Consolas"/>
          <w:color w:val="24292E"/>
          <w:sz w:val="18"/>
          <w:szCs w:val="18"/>
        </w:rPr>
        <w:t>)</w:t>
      </w:r>
      <w:r w:rsidRPr="00120E4B">
        <w:rPr>
          <w:rFonts w:ascii="Consolas" w:hAnsi="Consolas" w:cs="Consolas"/>
          <w:color w:val="D73A49"/>
          <w:sz w:val="18"/>
          <w:szCs w:val="18"/>
        </w:rPr>
        <w:t>.</w:t>
      </w:r>
      <w:proofErr w:type="spellStart"/>
      <w:r w:rsidRPr="00120E4B">
        <w:rPr>
          <w:rFonts w:ascii="Consolas" w:hAnsi="Consolas" w:cs="Consolas"/>
          <w:color w:val="24292E"/>
          <w:sz w:val="18"/>
          <w:szCs w:val="18"/>
        </w:rPr>
        <w:t>addOnGestureListener</w:t>
      </w:r>
      <w:proofErr w:type="spellEnd"/>
      <w:proofErr w:type="gramEnd"/>
      <w:r w:rsidRPr="00120E4B">
        <w:rPr>
          <w:rFonts w:ascii="Consolas" w:hAnsi="Consolas" w:cs="Consolas"/>
          <w:color w:val="24292E"/>
          <w:sz w:val="18"/>
          <w:szCs w:val="18"/>
        </w:rPr>
        <w:t>(</w:t>
      </w:r>
      <w:r w:rsidRPr="00120E4B">
        <w:rPr>
          <w:rFonts w:ascii="Consolas" w:hAnsi="Consolas" w:cs="Consolas"/>
          <w:color w:val="D73A49"/>
          <w:sz w:val="18"/>
          <w:szCs w:val="18"/>
        </w:rPr>
        <w:t>new</w:t>
      </w:r>
      <w:r w:rsidRPr="00120E4B">
        <w:rPr>
          <w:rFonts w:ascii="Consolas" w:hAnsi="Consolas" w:cs="Consolas"/>
          <w:color w:val="24292E"/>
          <w:sz w:val="18"/>
          <w:szCs w:val="18"/>
        </w:rPr>
        <w:t xml:space="preserve"> </w:t>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proofErr w:type="spellStart"/>
      <w:r w:rsidRPr="00120E4B">
        <w:rPr>
          <w:rFonts w:ascii="Consolas" w:hAnsi="Consolas" w:cs="Consolas"/>
          <w:color w:val="24292E"/>
          <w:sz w:val="18"/>
          <w:szCs w:val="18"/>
        </w:rPr>
        <w:t>MyOnGestureListener</w:t>
      </w:r>
      <w:proofErr w:type="spellEnd"/>
      <w:r w:rsidRPr="00120E4B">
        <w:rPr>
          <w:rFonts w:ascii="Consolas" w:hAnsi="Consolas" w:cs="Consolas"/>
          <w:color w:val="24292E"/>
          <w:sz w:val="18"/>
          <w:szCs w:val="18"/>
        </w:rPr>
        <w:t>());</w:t>
      </w:r>
    </w:p>
    <w:p w14:paraId="2968410E"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proofErr w:type="spellStart"/>
      <w:r w:rsidRPr="00120E4B">
        <w:rPr>
          <w:rFonts w:ascii="Consolas" w:hAnsi="Consolas" w:cs="Consolas"/>
          <w:color w:val="24292E"/>
          <w:sz w:val="18"/>
          <w:szCs w:val="18"/>
        </w:rPr>
        <w:t>map</w:t>
      </w:r>
      <w:proofErr w:type="spellEnd"/>
      <w:r w:rsidRPr="00120E4B">
        <w:rPr>
          <w:rFonts w:ascii="Consolas" w:hAnsi="Consolas" w:cs="Consolas"/>
          <w:color w:val="24292E"/>
          <w:sz w:val="18"/>
          <w:szCs w:val="18"/>
        </w:rPr>
        <w:t xml:space="preserve"> </w:t>
      </w:r>
      <w:r w:rsidRPr="00120E4B">
        <w:rPr>
          <w:rFonts w:ascii="Consolas" w:hAnsi="Consolas" w:cs="Consolas"/>
          <w:color w:val="D73A49"/>
          <w:sz w:val="18"/>
          <w:szCs w:val="18"/>
        </w:rPr>
        <w:t>=</w:t>
      </w:r>
      <w:r w:rsidRPr="00120E4B">
        <w:rPr>
          <w:rFonts w:ascii="Consolas" w:hAnsi="Consolas" w:cs="Consolas"/>
          <w:color w:val="24292E"/>
          <w:sz w:val="18"/>
          <w:szCs w:val="18"/>
        </w:rPr>
        <w:t xml:space="preserve"> </w:t>
      </w:r>
      <w:proofErr w:type="spellStart"/>
      <w:r w:rsidRPr="00120E4B">
        <w:rPr>
          <w:rFonts w:ascii="Consolas" w:hAnsi="Consolas" w:cs="Consolas"/>
          <w:color w:val="24292E"/>
          <w:sz w:val="18"/>
          <w:szCs w:val="18"/>
        </w:rPr>
        <w:t>mapFragment</w:t>
      </w:r>
      <w:r w:rsidRPr="00120E4B">
        <w:rPr>
          <w:rFonts w:ascii="Consolas" w:hAnsi="Consolas" w:cs="Consolas"/>
          <w:color w:val="D73A49"/>
          <w:sz w:val="18"/>
          <w:szCs w:val="18"/>
        </w:rPr>
        <w:t>.</w:t>
      </w:r>
      <w:r w:rsidRPr="00120E4B">
        <w:rPr>
          <w:rFonts w:ascii="Consolas" w:hAnsi="Consolas" w:cs="Consolas"/>
          <w:color w:val="24292E"/>
          <w:sz w:val="18"/>
          <w:szCs w:val="18"/>
        </w:rPr>
        <w:t>getMap</w:t>
      </w:r>
      <w:proofErr w:type="spellEnd"/>
      <w:r w:rsidRPr="00120E4B">
        <w:rPr>
          <w:rFonts w:ascii="Consolas" w:hAnsi="Consolas" w:cs="Consolas"/>
          <w:color w:val="24292E"/>
          <w:sz w:val="18"/>
          <w:szCs w:val="18"/>
        </w:rPr>
        <w:t>();</w:t>
      </w:r>
    </w:p>
    <w:p w14:paraId="1F946FC8"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proofErr w:type="spellStart"/>
      <w:proofErr w:type="gramStart"/>
      <w:r w:rsidRPr="00120E4B">
        <w:rPr>
          <w:rFonts w:ascii="Consolas" w:hAnsi="Consolas" w:cs="Consolas"/>
          <w:color w:val="24292E"/>
          <w:sz w:val="18"/>
          <w:szCs w:val="18"/>
        </w:rPr>
        <w:t>setDroneCord</w:t>
      </w:r>
      <w:proofErr w:type="spellEnd"/>
      <w:r w:rsidRPr="00120E4B">
        <w:rPr>
          <w:rFonts w:ascii="Consolas" w:hAnsi="Consolas" w:cs="Consolas"/>
          <w:color w:val="24292E"/>
          <w:sz w:val="18"/>
          <w:szCs w:val="18"/>
        </w:rPr>
        <w:t>(</w:t>
      </w:r>
      <w:proofErr w:type="gramEnd"/>
      <w:r w:rsidRPr="00120E4B">
        <w:rPr>
          <w:rFonts w:ascii="Consolas" w:hAnsi="Consolas" w:cs="Consolas"/>
          <w:color w:val="24292E"/>
          <w:sz w:val="18"/>
          <w:szCs w:val="18"/>
        </w:rPr>
        <w:t>);</w:t>
      </w:r>
    </w:p>
    <w:p w14:paraId="1C912041"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lastRenderedPageBreak/>
        <w:tab/>
      </w:r>
      <w:r>
        <w:rPr>
          <w:rFonts w:ascii="Consolas" w:hAnsi="Consolas" w:cs="Consolas"/>
          <w:color w:val="24292E"/>
          <w:sz w:val="18"/>
          <w:szCs w:val="18"/>
        </w:rPr>
        <w:tab/>
      </w:r>
      <w:r>
        <w:rPr>
          <w:rFonts w:ascii="Consolas" w:hAnsi="Consolas" w:cs="Consolas"/>
          <w:color w:val="24292E"/>
          <w:sz w:val="18"/>
          <w:szCs w:val="18"/>
        </w:rPr>
        <w:tab/>
      </w:r>
      <w:proofErr w:type="spellStart"/>
      <w:proofErr w:type="gramStart"/>
      <w:r w:rsidRPr="00120E4B">
        <w:rPr>
          <w:rFonts w:ascii="Consolas" w:hAnsi="Consolas" w:cs="Consolas"/>
          <w:color w:val="24292E"/>
          <w:sz w:val="18"/>
          <w:szCs w:val="18"/>
        </w:rPr>
        <w:t>map</w:t>
      </w:r>
      <w:r w:rsidRPr="00120E4B">
        <w:rPr>
          <w:rFonts w:ascii="Consolas" w:hAnsi="Consolas" w:cs="Consolas"/>
          <w:color w:val="D73A49"/>
          <w:sz w:val="18"/>
          <w:szCs w:val="18"/>
        </w:rPr>
        <w:t>.</w:t>
      </w:r>
      <w:r w:rsidRPr="00120E4B">
        <w:rPr>
          <w:rFonts w:ascii="Consolas" w:hAnsi="Consolas" w:cs="Consolas"/>
          <w:color w:val="24292E"/>
          <w:sz w:val="18"/>
          <w:szCs w:val="18"/>
        </w:rPr>
        <w:t>setCenter</w:t>
      </w:r>
      <w:proofErr w:type="spellEnd"/>
      <w:proofErr w:type="gramEnd"/>
      <w:r w:rsidRPr="00120E4B">
        <w:rPr>
          <w:rFonts w:ascii="Consolas" w:hAnsi="Consolas" w:cs="Consolas"/>
          <w:color w:val="24292E"/>
          <w:sz w:val="18"/>
          <w:szCs w:val="18"/>
        </w:rPr>
        <w:t>(</w:t>
      </w:r>
      <w:proofErr w:type="spellStart"/>
      <w:r w:rsidRPr="00120E4B">
        <w:rPr>
          <w:rFonts w:ascii="Consolas" w:hAnsi="Consolas" w:cs="Consolas"/>
          <w:color w:val="24292E"/>
          <w:sz w:val="18"/>
          <w:szCs w:val="18"/>
        </w:rPr>
        <w:t>droneCord</w:t>
      </w:r>
      <w:proofErr w:type="spellEnd"/>
      <w:r w:rsidRPr="00120E4B">
        <w:rPr>
          <w:rFonts w:ascii="Consolas" w:hAnsi="Consolas" w:cs="Consolas"/>
          <w:color w:val="24292E"/>
          <w:sz w:val="18"/>
          <w:szCs w:val="18"/>
        </w:rPr>
        <w:t xml:space="preserve">, </w:t>
      </w:r>
      <w:proofErr w:type="spellStart"/>
      <w:r w:rsidRPr="00120E4B">
        <w:rPr>
          <w:rFonts w:ascii="Consolas" w:hAnsi="Consolas" w:cs="Consolas"/>
          <w:color w:val="24292E"/>
          <w:sz w:val="18"/>
          <w:szCs w:val="18"/>
        </w:rPr>
        <w:t>Map</w:t>
      </w:r>
      <w:r w:rsidRPr="00120E4B">
        <w:rPr>
          <w:rFonts w:ascii="Consolas" w:hAnsi="Consolas" w:cs="Consolas"/>
          <w:color w:val="D73A49"/>
          <w:sz w:val="18"/>
          <w:szCs w:val="18"/>
        </w:rPr>
        <w:t>.</w:t>
      </w:r>
      <w:r w:rsidRPr="00120E4B">
        <w:rPr>
          <w:rFonts w:ascii="Consolas" w:hAnsi="Consolas" w:cs="Consolas"/>
          <w:color w:val="24292E"/>
          <w:sz w:val="18"/>
          <w:szCs w:val="18"/>
        </w:rPr>
        <w:t>Animation</w:t>
      </w:r>
      <w:r w:rsidRPr="00120E4B">
        <w:rPr>
          <w:rFonts w:ascii="Consolas" w:hAnsi="Consolas" w:cs="Consolas"/>
          <w:color w:val="D73A49"/>
          <w:sz w:val="18"/>
          <w:szCs w:val="18"/>
        </w:rPr>
        <w:t>.</w:t>
      </w:r>
      <w:r w:rsidRPr="00120E4B">
        <w:rPr>
          <w:rFonts w:ascii="Consolas" w:hAnsi="Consolas" w:cs="Consolas"/>
          <w:color w:val="005CC5"/>
          <w:sz w:val="18"/>
          <w:szCs w:val="18"/>
        </w:rPr>
        <w:t>NONE</w:t>
      </w:r>
      <w:proofErr w:type="spellEnd"/>
      <w:r w:rsidRPr="00120E4B">
        <w:rPr>
          <w:rFonts w:ascii="Consolas" w:hAnsi="Consolas" w:cs="Consolas"/>
          <w:color w:val="24292E"/>
          <w:sz w:val="18"/>
          <w:szCs w:val="18"/>
        </w:rPr>
        <w:t>);</w:t>
      </w:r>
    </w:p>
    <w:p w14:paraId="068F13DD"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proofErr w:type="spellStart"/>
      <w:proofErr w:type="gramStart"/>
      <w:r w:rsidRPr="00120E4B">
        <w:rPr>
          <w:rFonts w:ascii="Consolas" w:hAnsi="Consolas" w:cs="Consolas"/>
          <w:color w:val="24292E"/>
          <w:sz w:val="18"/>
          <w:szCs w:val="18"/>
        </w:rPr>
        <w:t>map</w:t>
      </w:r>
      <w:r w:rsidRPr="00120E4B">
        <w:rPr>
          <w:rFonts w:ascii="Consolas" w:hAnsi="Consolas" w:cs="Consolas"/>
          <w:color w:val="D73A49"/>
          <w:sz w:val="18"/>
          <w:szCs w:val="18"/>
        </w:rPr>
        <w:t>.</w:t>
      </w:r>
      <w:r w:rsidRPr="00120E4B">
        <w:rPr>
          <w:rFonts w:ascii="Consolas" w:hAnsi="Consolas" w:cs="Consolas"/>
          <w:color w:val="24292E"/>
          <w:sz w:val="18"/>
          <w:szCs w:val="18"/>
        </w:rPr>
        <w:t>setZoomLevel</w:t>
      </w:r>
      <w:proofErr w:type="spellEnd"/>
      <w:proofErr w:type="gramEnd"/>
      <w:r w:rsidRPr="00120E4B">
        <w:rPr>
          <w:rFonts w:ascii="Consolas" w:hAnsi="Consolas" w:cs="Consolas"/>
          <w:color w:val="24292E"/>
          <w:sz w:val="18"/>
          <w:szCs w:val="18"/>
        </w:rPr>
        <w:t>(</w:t>
      </w:r>
      <w:proofErr w:type="spellStart"/>
      <w:r w:rsidRPr="00120E4B">
        <w:rPr>
          <w:rFonts w:ascii="Consolas" w:hAnsi="Consolas" w:cs="Consolas"/>
          <w:color w:val="24292E"/>
          <w:sz w:val="18"/>
          <w:szCs w:val="18"/>
        </w:rPr>
        <w:t>map</w:t>
      </w:r>
      <w:r w:rsidRPr="00120E4B">
        <w:rPr>
          <w:rFonts w:ascii="Consolas" w:hAnsi="Consolas" w:cs="Consolas"/>
          <w:color w:val="D73A49"/>
          <w:sz w:val="18"/>
          <w:szCs w:val="18"/>
        </w:rPr>
        <w:t>.</w:t>
      </w:r>
      <w:r w:rsidRPr="00120E4B">
        <w:rPr>
          <w:rFonts w:ascii="Consolas" w:hAnsi="Consolas" w:cs="Consolas"/>
          <w:color w:val="24292E"/>
          <w:sz w:val="18"/>
          <w:szCs w:val="18"/>
        </w:rPr>
        <w:t>getMaxZoomLevel</w:t>
      </w:r>
      <w:proofErr w:type="spellEnd"/>
      <w:r w:rsidRPr="00120E4B">
        <w:rPr>
          <w:rFonts w:ascii="Consolas" w:hAnsi="Consolas" w:cs="Consolas"/>
          <w:color w:val="24292E"/>
          <w:sz w:val="18"/>
          <w:szCs w:val="18"/>
        </w:rPr>
        <w:t xml:space="preserve">(), </w:t>
      </w:r>
      <w:proofErr w:type="spellStart"/>
      <w:r w:rsidRPr="00120E4B">
        <w:rPr>
          <w:rFonts w:ascii="Consolas" w:hAnsi="Consolas" w:cs="Consolas"/>
          <w:color w:val="24292E"/>
          <w:sz w:val="18"/>
          <w:szCs w:val="18"/>
        </w:rPr>
        <w:t>Map</w:t>
      </w:r>
      <w:r w:rsidRPr="00120E4B">
        <w:rPr>
          <w:rFonts w:ascii="Consolas" w:hAnsi="Consolas" w:cs="Consolas"/>
          <w:color w:val="D73A49"/>
          <w:sz w:val="18"/>
          <w:szCs w:val="18"/>
        </w:rPr>
        <w:t>.</w:t>
      </w:r>
      <w:r w:rsidRPr="00120E4B">
        <w:rPr>
          <w:rFonts w:ascii="Consolas" w:hAnsi="Consolas" w:cs="Consolas"/>
          <w:color w:val="24292E"/>
          <w:sz w:val="18"/>
          <w:szCs w:val="18"/>
        </w:rPr>
        <w:t>Animation</w:t>
      </w:r>
      <w:r w:rsidRPr="00120E4B">
        <w:rPr>
          <w:rFonts w:ascii="Consolas" w:hAnsi="Consolas" w:cs="Consolas"/>
          <w:color w:val="D73A49"/>
          <w:sz w:val="18"/>
          <w:szCs w:val="18"/>
        </w:rPr>
        <w:t>.</w:t>
      </w:r>
      <w:r w:rsidRPr="00120E4B">
        <w:rPr>
          <w:rFonts w:ascii="Consolas" w:hAnsi="Consolas" w:cs="Consolas"/>
          <w:color w:val="005CC5"/>
          <w:sz w:val="18"/>
          <w:szCs w:val="18"/>
        </w:rPr>
        <w:t>NONE</w:t>
      </w:r>
      <w:proofErr w:type="spellEnd"/>
      <w:r w:rsidRPr="00120E4B">
        <w:rPr>
          <w:rFonts w:ascii="Consolas" w:hAnsi="Consolas" w:cs="Consolas"/>
          <w:color w:val="24292E"/>
          <w:sz w:val="18"/>
          <w:szCs w:val="18"/>
        </w:rPr>
        <w:t>);</w:t>
      </w:r>
    </w:p>
    <w:p w14:paraId="39F9CC3E"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proofErr w:type="spellStart"/>
      <w:proofErr w:type="gramStart"/>
      <w:r w:rsidRPr="00120E4B">
        <w:rPr>
          <w:rFonts w:ascii="Consolas" w:hAnsi="Consolas" w:cs="Consolas"/>
          <w:color w:val="24292E"/>
          <w:sz w:val="18"/>
          <w:szCs w:val="18"/>
        </w:rPr>
        <w:t>setDroneMarker</w:t>
      </w:r>
      <w:proofErr w:type="spellEnd"/>
      <w:r w:rsidRPr="00120E4B">
        <w:rPr>
          <w:rFonts w:ascii="Consolas" w:hAnsi="Consolas" w:cs="Consolas"/>
          <w:color w:val="24292E"/>
          <w:sz w:val="18"/>
          <w:szCs w:val="18"/>
        </w:rPr>
        <w:t>(</w:t>
      </w:r>
      <w:proofErr w:type="gramEnd"/>
      <w:r w:rsidRPr="00120E4B">
        <w:rPr>
          <w:rFonts w:ascii="Consolas" w:hAnsi="Consolas" w:cs="Consolas"/>
          <w:color w:val="24292E"/>
          <w:sz w:val="18"/>
          <w:szCs w:val="18"/>
        </w:rPr>
        <w:t>);</w:t>
      </w:r>
    </w:p>
    <w:p w14:paraId="3F1D40E3"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t>}</w:t>
      </w:r>
    </w:p>
    <w:p w14:paraId="604F208D" w14:textId="77777777" w:rsidR="00A4609A" w:rsidRDefault="00A4609A" w:rsidP="00A4609A">
      <w:pPr>
        <w:rPr>
          <w:rFonts w:ascii="Consolas" w:hAnsi="Consolas" w:cs="Consolas"/>
          <w:color w:val="D73A49"/>
          <w:sz w:val="18"/>
          <w:szCs w:val="18"/>
        </w:rPr>
      </w:pPr>
      <w:r>
        <w:rPr>
          <w:rFonts w:ascii="Consolas" w:hAnsi="Consolas" w:cs="Consolas"/>
          <w:color w:val="24292E"/>
          <w:sz w:val="18"/>
          <w:szCs w:val="18"/>
        </w:rPr>
        <w:tab/>
      </w:r>
      <w:r>
        <w:rPr>
          <w:rFonts w:ascii="Consolas" w:hAnsi="Consolas" w:cs="Consolas"/>
          <w:color w:val="24292E"/>
          <w:sz w:val="18"/>
          <w:szCs w:val="18"/>
        </w:rPr>
        <w:tab/>
      </w:r>
      <w:proofErr w:type="spellStart"/>
      <w:r>
        <w:rPr>
          <w:rFonts w:ascii="Consolas" w:hAnsi="Consolas" w:cs="Consolas"/>
          <w:color w:val="D73A49"/>
          <w:sz w:val="18"/>
          <w:szCs w:val="18"/>
        </w:rPr>
        <w:t>e</w:t>
      </w:r>
      <w:r w:rsidRPr="00120E4B">
        <w:rPr>
          <w:rFonts w:ascii="Consolas" w:hAnsi="Consolas" w:cs="Consolas"/>
          <w:color w:val="D73A49"/>
          <w:sz w:val="18"/>
          <w:szCs w:val="18"/>
        </w:rPr>
        <w:t>lse</w:t>
      </w:r>
      <w:proofErr w:type="spellEnd"/>
    </w:p>
    <w:p w14:paraId="56A0A420" w14:textId="77777777" w:rsidR="00A4609A" w:rsidRDefault="00A4609A" w:rsidP="00A4609A">
      <w:pPr>
        <w:rPr>
          <w:rFonts w:ascii="Consolas" w:hAnsi="Consolas" w:cs="Consolas"/>
          <w:color w:val="24292E"/>
          <w:sz w:val="18"/>
          <w:szCs w:val="18"/>
        </w:rPr>
      </w:pPr>
      <w:r>
        <w:rPr>
          <w:rFonts w:ascii="Consolas" w:hAnsi="Consolas" w:cs="Consolas"/>
          <w:color w:val="D73A49"/>
          <w:sz w:val="18"/>
          <w:szCs w:val="18"/>
        </w:rPr>
        <w:tab/>
      </w:r>
      <w:r>
        <w:rPr>
          <w:rFonts w:ascii="Consolas" w:hAnsi="Consolas" w:cs="Consolas"/>
          <w:color w:val="D73A49"/>
          <w:sz w:val="18"/>
          <w:szCs w:val="18"/>
        </w:rPr>
        <w:tab/>
      </w:r>
      <w:r>
        <w:rPr>
          <w:rFonts w:ascii="Consolas" w:hAnsi="Consolas" w:cs="Consolas"/>
          <w:color w:val="D73A49"/>
          <w:sz w:val="18"/>
          <w:szCs w:val="18"/>
        </w:rPr>
        <w:tab/>
      </w:r>
      <w:proofErr w:type="spellStart"/>
      <w:r w:rsidRPr="00120E4B">
        <w:rPr>
          <w:rFonts w:ascii="Consolas" w:hAnsi="Consolas" w:cs="Consolas"/>
          <w:color w:val="24292E"/>
          <w:sz w:val="18"/>
          <w:szCs w:val="18"/>
        </w:rPr>
        <w:t>Log</w:t>
      </w:r>
      <w:r w:rsidRPr="00120E4B">
        <w:rPr>
          <w:rFonts w:ascii="Consolas" w:hAnsi="Consolas" w:cs="Consolas"/>
          <w:color w:val="D73A49"/>
          <w:sz w:val="18"/>
          <w:szCs w:val="18"/>
        </w:rPr>
        <w:t>.</w:t>
      </w:r>
      <w:r w:rsidRPr="00120E4B">
        <w:rPr>
          <w:rFonts w:ascii="Consolas" w:hAnsi="Consolas" w:cs="Consolas"/>
          <w:color w:val="24292E"/>
          <w:sz w:val="18"/>
          <w:szCs w:val="18"/>
        </w:rPr>
        <w:t>e</w:t>
      </w:r>
      <w:proofErr w:type="spellEnd"/>
      <w:r w:rsidRPr="00120E4B">
        <w:rPr>
          <w:rFonts w:ascii="Consolas" w:hAnsi="Consolas" w:cs="Consolas"/>
          <w:color w:val="24292E"/>
          <w:sz w:val="18"/>
          <w:szCs w:val="18"/>
        </w:rPr>
        <w:t>(</w:t>
      </w:r>
      <w:r w:rsidRPr="00120E4B">
        <w:rPr>
          <w:rFonts w:ascii="Consolas" w:hAnsi="Consolas" w:cs="Consolas"/>
          <w:color w:val="032F62"/>
          <w:sz w:val="18"/>
          <w:szCs w:val="18"/>
        </w:rPr>
        <w:t>"</w:t>
      </w:r>
      <w:proofErr w:type="spellStart"/>
      <w:r w:rsidRPr="00120E4B">
        <w:rPr>
          <w:rFonts w:ascii="Consolas" w:hAnsi="Consolas" w:cs="Consolas"/>
          <w:color w:val="032F62"/>
          <w:sz w:val="18"/>
          <w:szCs w:val="18"/>
        </w:rPr>
        <w:t>errorMapa</w:t>
      </w:r>
      <w:proofErr w:type="spellEnd"/>
      <w:r w:rsidRPr="00120E4B">
        <w:rPr>
          <w:rFonts w:ascii="Consolas" w:hAnsi="Consolas" w:cs="Consolas"/>
          <w:color w:val="032F62"/>
          <w:sz w:val="18"/>
          <w:szCs w:val="18"/>
        </w:rPr>
        <w:t>"</w:t>
      </w:r>
      <w:r w:rsidRPr="00120E4B">
        <w:rPr>
          <w:rFonts w:ascii="Consolas" w:hAnsi="Consolas" w:cs="Consolas"/>
          <w:color w:val="24292E"/>
          <w:sz w:val="18"/>
          <w:szCs w:val="18"/>
        </w:rPr>
        <w:t>,</w:t>
      </w:r>
      <w:r w:rsidRPr="00120E4B">
        <w:rPr>
          <w:rFonts w:ascii="Consolas" w:hAnsi="Consolas" w:cs="Consolas"/>
          <w:color w:val="032F62"/>
          <w:sz w:val="18"/>
          <w:szCs w:val="18"/>
        </w:rPr>
        <w:t>"error al iniciar los componentes del mapa"</w:t>
      </w:r>
      <w:r w:rsidRPr="00120E4B">
        <w:rPr>
          <w:rFonts w:ascii="Consolas" w:hAnsi="Consolas" w:cs="Consolas"/>
          <w:color w:val="24292E"/>
          <w:sz w:val="18"/>
          <w:szCs w:val="18"/>
        </w:rPr>
        <w:t>);</w:t>
      </w:r>
    </w:p>
    <w:p w14:paraId="6BC556D5"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t>}</w:t>
      </w:r>
    </w:p>
    <w:p w14:paraId="0CA12936" w14:textId="77777777" w:rsidR="00A4609A" w:rsidRDefault="00A4609A" w:rsidP="00A4609A">
      <w:r>
        <w:rPr>
          <w:rFonts w:ascii="Consolas" w:hAnsi="Consolas" w:cs="Consolas"/>
          <w:color w:val="24292E"/>
          <w:sz w:val="18"/>
          <w:szCs w:val="18"/>
        </w:rPr>
        <w:t>});</w:t>
      </w:r>
    </w:p>
    <w:p w14:paraId="24F7A283" w14:textId="4B225162" w:rsidR="000A4680" w:rsidRDefault="000A4680" w:rsidP="00E63A5A">
      <w:pPr>
        <w:rPr>
          <w:ins w:id="239" w:author="Juan Carlos de Alfonso Juliá" w:date="2020-04-08T20:07:00Z"/>
        </w:rPr>
      </w:pPr>
    </w:p>
    <w:p w14:paraId="7E98F59D" w14:textId="788DFCD8" w:rsidR="000A4680" w:rsidRDefault="000A4680" w:rsidP="00E63A5A">
      <w:pPr>
        <w:rPr>
          <w:ins w:id="240" w:author="Juan Carlos de Alfonso Juliá" w:date="2020-04-08T20:12:00Z"/>
        </w:rPr>
      </w:pPr>
      <w:ins w:id="241" w:author="Juan Carlos de Alfonso Juliá" w:date="2020-04-08T20:10:00Z">
        <w:r>
          <w:t xml:space="preserve">En este código se crea además del mapa un </w:t>
        </w:r>
        <w:proofErr w:type="spellStart"/>
        <w:r w:rsidRPr="00173B21">
          <w:rPr>
            <w:i/>
            <w:iCs/>
          </w:rPr>
          <w:t>listener</w:t>
        </w:r>
        <w:proofErr w:type="spellEnd"/>
        <w:r>
          <w:t xml:space="preserve"> para cada vez que se pulse en la pantalla </w:t>
        </w:r>
      </w:ins>
      <w:ins w:id="242" w:author="Juan Carlos de Alfonso Juliá" w:date="2020-04-08T20:11:00Z">
        <w:r w:rsidR="004933FA">
          <w:t xml:space="preserve">se establezca un punto y se añadan las coordenadas a una lista, también se </w:t>
        </w:r>
      </w:ins>
      <w:r w:rsidR="00173B21">
        <w:t>configuran</w:t>
      </w:r>
      <w:ins w:id="243" w:author="Juan Carlos de Alfonso Juliá" w:date="2020-04-08T20:11:00Z">
        <w:r w:rsidR="004933FA">
          <w:t xml:space="preserve"> otros parámetros como el </w:t>
        </w:r>
        <w:proofErr w:type="gramStart"/>
        <w:r w:rsidR="004933FA">
          <w:t>zoom</w:t>
        </w:r>
        <w:proofErr w:type="gramEnd"/>
        <w:r w:rsidR="004933FA">
          <w:t xml:space="preserve"> o el icono del dron que aparece </w:t>
        </w:r>
      </w:ins>
      <w:r w:rsidR="00173B21">
        <w:t>en</w:t>
      </w:r>
      <w:ins w:id="244" w:author="Juan Carlos de Alfonso Juliá" w:date="2020-04-08T20:11:00Z">
        <w:r w:rsidR="004933FA">
          <w:t xml:space="preserve"> la posición actual de este.</w:t>
        </w:r>
      </w:ins>
    </w:p>
    <w:p w14:paraId="7C5F3EF3" w14:textId="6CFEF0C7" w:rsidR="004933FA" w:rsidRDefault="004933FA" w:rsidP="00E63A5A">
      <w:pPr>
        <w:rPr>
          <w:ins w:id="245" w:author="Juan Carlos de Alfonso Juliá" w:date="2020-04-08T20:12:00Z"/>
        </w:rPr>
      </w:pPr>
    </w:p>
    <w:p w14:paraId="0B67EFEB" w14:textId="4224B17B" w:rsidR="004933FA" w:rsidRDefault="004933FA" w:rsidP="00E63A5A">
      <w:pPr>
        <w:rPr>
          <w:ins w:id="246" w:author="Juan Carlos de Alfonso Juliá" w:date="2020-04-08T20:13:00Z"/>
        </w:rPr>
      </w:pPr>
      <w:ins w:id="247" w:author="Juan Carlos de Alfonso Juliá" w:date="2020-04-08T20:12:00Z">
        <w:r>
          <w:t xml:space="preserve">Una vez explicado el proceso de creado </w:t>
        </w:r>
      </w:ins>
      <w:r w:rsidR="00175C90">
        <w:t xml:space="preserve">del mapa </w:t>
      </w:r>
      <w:ins w:id="248" w:author="Juan Carlos de Alfonso Juliá" w:date="2020-04-08T20:12:00Z">
        <w:r>
          <w:t>hay varias funciones de las que solo</w:t>
        </w:r>
      </w:ins>
      <w:r w:rsidR="00175C90">
        <w:t xml:space="preserve"> </w:t>
      </w:r>
      <w:r w:rsidR="00173B21">
        <w:t xml:space="preserve">se </w:t>
      </w:r>
      <w:r w:rsidR="00175C90">
        <w:t>mencionarán</w:t>
      </w:r>
      <w:r w:rsidR="00173B21">
        <w:t xml:space="preserve"> las más importantes</w:t>
      </w:r>
      <w:ins w:id="249" w:author="Juan Carlos de Alfonso Juliá" w:date="2020-04-08T20:13:00Z">
        <w:r>
          <w:t>:</w:t>
        </w:r>
      </w:ins>
    </w:p>
    <w:p w14:paraId="73BDDC3F" w14:textId="55B7554C" w:rsidR="004933FA" w:rsidRDefault="004933FA" w:rsidP="00E63A5A">
      <w:pPr>
        <w:rPr>
          <w:ins w:id="250" w:author="Juan Carlos de Alfonso Juliá" w:date="2020-04-08T20:13:00Z"/>
        </w:rPr>
      </w:pPr>
    </w:p>
    <w:p w14:paraId="75501A8D" w14:textId="0D7B7E67" w:rsidR="004933FA" w:rsidRDefault="004933FA" w:rsidP="00E63A5A">
      <w:pPr>
        <w:rPr>
          <w:ins w:id="251" w:author="Juan Carlos de Alfonso Juliá" w:date="2020-04-08T20:14:00Z"/>
        </w:rPr>
      </w:pPr>
      <w:ins w:id="252" w:author="Juan Carlos de Alfonso Juliá" w:date="2020-04-08T20:13:00Z">
        <w:r>
          <w:t xml:space="preserve">La función </w:t>
        </w:r>
        <w:proofErr w:type="spellStart"/>
        <w:r w:rsidRPr="00175C90">
          <w:rPr>
            <w:i/>
            <w:iCs/>
          </w:rPr>
          <w:t>ini</w:t>
        </w:r>
        <w:proofErr w:type="spellEnd"/>
        <w:r>
          <w:t xml:space="preserve"> encargada de inicializar las listas</w:t>
        </w:r>
      </w:ins>
      <w:r w:rsidR="00175C90">
        <w:t xml:space="preserve"> de coordenadas</w:t>
      </w:r>
      <w:ins w:id="253" w:author="Juan Carlos de Alfonso Juliá" w:date="2020-04-08T20:13:00Z">
        <w:r>
          <w:t xml:space="preserve"> que hay que darse cuenta</w:t>
        </w:r>
      </w:ins>
      <w:ins w:id="254" w:author="Juan Carlos de Alfonso Juliá" w:date="2020-04-08T20:14:00Z">
        <w:r>
          <w:t xml:space="preserve"> de</w:t>
        </w:r>
      </w:ins>
      <w:ins w:id="255" w:author="Juan Carlos de Alfonso Juliá" w:date="2020-04-08T20:13:00Z">
        <w:r>
          <w:t xml:space="preserve"> que no se llama únicamente </w:t>
        </w:r>
      </w:ins>
      <w:ins w:id="256" w:author="Juan Carlos de Alfonso Juliá" w:date="2020-04-08T20:14:00Z">
        <w:r>
          <w:t>al crear la clase sino cada vez que borremos los puntos para reinicializar el recorrido.</w:t>
        </w:r>
      </w:ins>
    </w:p>
    <w:p w14:paraId="1BA3ECAB" w14:textId="7ABB2B04" w:rsidR="004933FA" w:rsidRDefault="004933FA" w:rsidP="00E63A5A">
      <w:pPr>
        <w:rPr>
          <w:ins w:id="257" w:author="Juan Carlos de Alfonso Juliá" w:date="2020-04-08T20:14:00Z"/>
        </w:rPr>
      </w:pPr>
    </w:p>
    <w:p w14:paraId="796E42EB" w14:textId="35C69D9F" w:rsidR="004933FA" w:rsidRDefault="004933FA" w:rsidP="00E63A5A">
      <w:pPr>
        <w:rPr>
          <w:ins w:id="258" w:author="Juan Carlos de Alfonso Juliá" w:date="2020-04-08T20:16:00Z"/>
        </w:rPr>
      </w:pPr>
      <w:ins w:id="259" w:author="Juan Carlos de Alfonso Juliá" w:date="2020-04-08T20:14:00Z">
        <w:r>
          <w:t xml:space="preserve">La siguiente función es </w:t>
        </w:r>
        <w:proofErr w:type="spellStart"/>
        <w:r w:rsidRPr="00175C90">
          <w:rPr>
            <w:i/>
            <w:iCs/>
          </w:rPr>
          <w:t>setDroneMarker</w:t>
        </w:r>
        <w:proofErr w:type="spellEnd"/>
        <w:r>
          <w:t xml:space="preserve"> </w:t>
        </w:r>
      </w:ins>
      <w:ins w:id="260" w:author="Juan Carlos de Alfonso Juliá" w:date="2020-04-08T20:15:00Z">
        <w:r>
          <w:t xml:space="preserve">que es la encargada de coger el archivo con la imagen del icono del dron </w:t>
        </w:r>
        <w:r w:rsidRPr="00175C90">
          <w:rPr>
            <w:i/>
            <w:iCs/>
          </w:rPr>
          <w:t>dron.png</w:t>
        </w:r>
        <w:r>
          <w:t xml:space="preserve"> y establecerlo en el mapa añadiéndolo además </w:t>
        </w:r>
      </w:ins>
      <w:ins w:id="261" w:author="Juan Carlos de Alfonso Juliá" w:date="2020-04-08T20:16:00Z">
        <w:r>
          <w:t>el punto como objeto a una lista auxiliar de objetos pertenecientes al mapa.</w:t>
        </w:r>
      </w:ins>
    </w:p>
    <w:p w14:paraId="21CBB59E" w14:textId="1F032E8A" w:rsidR="004933FA" w:rsidRDefault="004933FA" w:rsidP="00E63A5A">
      <w:pPr>
        <w:rPr>
          <w:ins w:id="262" w:author="Juan Carlos de Alfonso Juliá" w:date="2020-04-08T20:16:00Z"/>
        </w:rPr>
      </w:pPr>
    </w:p>
    <w:p w14:paraId="581D2A31" w14:textId="1B9880BD" w:rsidR="004933FA" w:rsidRDefault="004933FA" w:rsidP="00E63A5A">
      <w:pPr>
        <w:rPr>
          <w:ins w:id="263" w:author="Juan Carlos de Alfonso Juliá" w:date="2020-04-08T20:19:00Z"/>
        </w:rPr>
      </w:pPr>
      <w:ins w:id="264" w:author="Juan Carlos de Alfonso Juliá" w:date="2020-04-08T20:17:00Z">
        <w:r>
          <w:t xml:space="preserve">La función </w:t>
        </w:r>
        <w:proofErr w:type="spellStart"/>
        <w:r w:rsidRPr="00175C90">
          <w:rPr>
            <w:i/>
            <w:iCs/>
          </w:rPr>
          <w:t>actualizarMarker</w:t>
        </w:r>
        <w:proofErr w:type="spellEnd"/>
        <w:r>
          <w:t xml:space="preserve"> es parecida a la anterior sin embargo en vez de establecer un icono, lleva asociada un contador para saber cuantos puntos llevamos colocados y así establecer el ico</w:t>
        </w:r>
      </w:ins>
      <w:ins w:id="265" w:author="Juan Carlos de Alfonso Juliá" w:date="2020-04-08T20:18:00Z">
        <w:r>
          <w:t xml:space="preserve">no correcto. </w:t>
        </w:r>
      </w:ins>
      <w:r w:rsidR="00175C90">
        <w:t>Además,</w:t>
      </w:r>
      <w:ins w:id="266" w:author="Juan Carlos de Alfonso Juliá" w:date="2020-04-08T20:18:00Z">
        <w:r>
          <w:t xml:space="preserve"> esta función debe ser capaz de transformar el punto seleccionado a coordenadas, esto se realiza en el siguiente fragmento:</w:t>
        </w:r>
      </w:ins>
    </w:p>
    <w:p w14:paraId="23E2595E" w14:textId="3D8B1F60" w:rsidR="004933FA" w:rsidRDefault="004933FA" w:rsidP="00E63A5A">
      <w:pPr>
        <w:rPr>
          <w:ins w:id="267" w:author="Juan Carlos de Alfonso Juliá" w:date="2020-04-08T20:19:00Z"/>
        </w:rPr>
      </w:pPr>
    </w:p>
    <w:p w14:paraId="082A2FB3" w14:textId="7761F4A4" w:rsidR="004933FA" w:rsidRDefault="004933FA">
      <w:pPr>
        <w:pStyle w:val="code"/>
        <w:rPr>
          <w:ins w:id="268" w:author="Juan Carlos de Alfonso Juliá" w:date="2020-04-08T20:19:00Z"/>
        </w:rPr>
        <w:pPrChange w:id="269" w:author="Juan Carlos de Alfonso Juliá" w:date="2020-04-08T20:19:00Z">
          <w:pPr/>
        </w:pPrChange>
      </w:pPr>
      <w:ins w:id="270" w:author="Juan Carlos de Alfonso Juliá" w:date="2020-04-08T20:19:00Z">
        <w:r>
          <w:t xml:space="preserve"> </w:t>
        </w:r>
        <w:proofErr w:type="spellStart"/>
        <w:r>
          <w:t>PointF</w:t>
        </w:r>
        <w:proofErr w:type="spellEnd"/>
        <w:r>
          <w:t xml:space="preserve"> </w:t>
        </w:r>
        <w:proofErr w:type="spellStart"/>
        <w:r>
          <w:t>point</w:t>
        </w:r>
        <w:proofErr w:type="spellEnd"/>
        <w:r>
          <w:t xml:space="preserve"> = (</w:t>
        </w:r>
        <w:proofErr w:type="spellStart"/>
        <w:r>
          <w:t>PointF</w:t>
        </w:r>
        <w:proofErr w:type="spellEnd"/>
        <w:r>
          <w:t xml:space="preserve">) </w:t>
        </w:r>
        <w:proofErr w:type="spellStart"/>
        <w:r>
          <w:t>puntos.get</w:t>
        </w:r>
        <w:proofErr w:type="spellEnd"/>
        <w:r>
          <w:t>(</w:t>
        </w:r>
        <w:proofErr w:type="spellStart"/>
        <w:proofErr w:type="gramStart"/>
        <w:r>
          <w:t>puntos.size</w:t>
        </w:r>
        <w:proofErr w:type="spellEnd"/>
        <w:proofErr w:type="gramEnd"/>
        <w:r>
          <w:t>() - 1);//leemos el punto seleccionado</w:t>
        </w:r>
      </w:ins>
    </w:p>
    <w:p w14:paraId="55749A40" w14:textId="028C649B" w:rsidR="004933FA" w:rsidRDefault="004933FA">
      <w:pPr>
        <w:pStyle w:val="code"/>
        <w:rPr>
          <w:ins w:id="271" w:author="Juan Carlos de Alfonso Juliá" w:date="2020-04-08T20:19:00Z"/>
        </w:rPr>
        <w:pPrChange w:id="272" w:author="Juan Carlos de Alfonso Juliá" w:date="2020-04-08T20:19:00Z">
          <w:pPr/>
        </w:pPrChange>
      </w:pPr>
      <w:ins w:id="273" w:author="Juan Carlos de Alfonso Juliá" w:date="2020-04-08T20:19:00Z">
        <w:r>
          <w:t xml:space="preserve"> </w:t>
        </w:r>
        <w:proofErr w:type="spellStart"/>
        <w:r>
          <w:t>GeoCoordinate</w:t>
        </w:r>
        <w:proofErr w:type="spellEnd"/>
        <w:r>
          <w:t xml:space="preserve"> </w:t>
        </w:r>
        <w:proofErr w:type="spellStart"/>
        <w:r>
          <w:t>cord</w:t>
        </w:r>
        <w:proofErr w:type="spellEnd"/>
        <w:r>
          <w:t xml:space="preserve"> = </w:t>
        </w:r>
        <w:proofErr w:type="spellStart"/>
        <w:proofErr w:type="gramStart"/>
        <w:r>
          <w:t>map.pixelToGeo</w:t>
        </w:r>
        <w:proofErr w:type="spellEnd"/>
        <w:proofErr w:type="gramEnd"/>
        <w:r>
          <w:t>(</w:t>
        </w:r>
        <w:proofErr w:type="spellStart"/>
        <w:r>
          <w:t>point</w:t>
        </w:r>
        <w:proofErr w:type="spellEnd"/>
        <w:r>
          <w:t>); //convertimos el punto a coordenadas</w:t>
        </w:r>
      </w:ins>
    </w:p>
    <w:p w14:paraId="754E7A3D" w14:textId="77777777" w:rsidR="004933FA" w:rsidRDefault="004933FA">
      <w:pPr>
        <w:pStyle w:val="code"/>
        <w:rPr>
          <w:ins w:id="274" w:author="Juan Carlos de Alfonso Juliá" w:date="2020-04-08T20:19:00Z"/>
        </w:rPr>
        <w:pPrChange w:id="275" w:author="Juan Carlos de Alfonso Juliá" w:date="2020-04-08T20:19:00Z">
          <w:pPr/>
        </w:pPrChange>
      </w:pPr>
    </w:p>
    <w:p w14:paraId="5EB47310" w14:textId="71ADF7AA" w:rsidR="004933FA" w:rsidRDefault="004933FA">
      <w:pPr>
        <w:pStyle w:val="code"/>
        <w:rPr>
          <w:ins w:id="276" w:author="Juan Carlos de Alfonso Juliá" w:date="2020-04-08T20:19:00Z"/>
        </w:rPr>
        <w:pPrChange w:id="277" w:author="Juan Carlos de Alfonso Juliá" w:date="2020-04-08T20:19:00Z">
          <w:pPr/>
        </w:pPrChange>
      </w:pPr>
      <w:ins w:id="278" w:author="Juan Carlos de Alfonso Juliá" w:date="2020-04-08T20:19:00Z">
        <w:r>
          <w:t xml:space="preserve"> </w:t>
        </w:r>
        <w:proofErr w:type="spellStart"/>
        <w:r>
          <w:t>latitudes.add</w:t>
        </w:r>
        <w:proofErr w:type="spellEnd"/>
        <w:r>
          <w:t>(</w:t>
        </w:r>
        <w:proofErr w:type="spellStart"/>
        <w:proofErr w:type="gramStart"/>
        <w:r>
          <w:t>cord.getLatitude</w:t>
        </w:r>
        <w:proofErr w:type="spellEnd"/>
        <w:proofErr w:type="gramEnd"/>
        <w:r>
          <w:t>());//obtenemos latitud y longitud</w:t>
        </w:r>
      </w:ins>
    </w:p>
    <w:p w14:paraId="1D3F7082" w14:textId="7359C9B0" w:rsidR="004933FA" w:rsidRDefault="004933FA">
      <w:pPr>
        <w:pStyle w:val="code"/>
        <w:rPr>
          <w:ins w:id="279" w:author="Juan Carlos de Alfonso Juliá" w:date="2020-04-08T20:13:00Z"/>
        </w:rPr>
        <w:pPrChange w:id="280" w:author="Juan Carlos de Alfonso Juliá" w:date="2020-04-08T20:19:00Z">
          <w:pPr/>
        </w:pPrChange>
      </w:pPr>
      <w:ins w:id="281" w:author="Juan Carlos de Alfonso Juliá" w:date="2020-04-08T20:19:00Z">
        <w:r>
          <w:t xml:space="preserve"> </w:t>
        </w:r>
        <w:proofErr w:type="spellStart"/>
        <w:r>
          <w:t>longitudes.add</w:t>
        </w:r>
        <w:proofErr w:type="spellEnd"/>
        <w:r>
          <w:t>(</w:t>
        </w:r>
        <w:proofErr w:type="spellStart"/>
        <w:proofErr w:type="gramStart"/>
        <w:r>
          <w:t>cord.getLongitude</w:t>
        </w:r>
        <w:proofErr w:type="spellEnd"/>
        <w:proofErr w:type="gramEnd"/>
        <w:r>
          <w:t>());</w:t>
        </w:r>
      </w:ins>
    </w:p>
    <w:p w14:paraId="0027EBE1" w14:textId="1690C173" w:rsidR="000A4680" w:rsidRDefault="000A4680" w:rsidP="00E63A5A">
      <w:pPr>
        <w:rPr>
          <w:ins w:id="282" w:author="Juan Carlos de Alfonso Juliá" w:date="2020-04-08T20:07:00Z"/>
        </w:rPr>
      </w:pPr>
    </w:p>
    <w:p w14:paraId="4A5A20C9" w14:textId="61849713" w:rsidR="000A4680" w:rsidRDefault="00646B24" w:rsidP="00E63A5A">
      <w:pPr>
        <w:rPr>
          <w:ins w:id="283" w:author="Juan Carlos de Alfonso Juliá" w:date="2020-04-08T20:22:00Z"/>
        </w:rPr>
      </w:pPr>
      <w:ins w:id="284" w:author="Juan Carlos de Alfonso Juliá" w:date="2020-04-08T20:21:00Z">
        <w:r>
          <w:t xml:space="preserve">La última función que se va a explicar es </w:t>
        </w:r>
        <w:proofErr w:type="spellStart"/>
        <w:r w:rsidRPr="00175C90">
          <w:rPr>
            <w:i/>
            <w:iCs/>
          </w:rPr>
          <w:t>onTapEvent</w:t>
        </w:r>
        <w:proofErr w:type="spellEnd"/>
        <w:r w:rsidRPr="00175C90">
          <w:rPr>
            <w:i/>
            <w:iCs/>
          </w:rPr>
          <w:t>(</w:t>
        </w:r>
        <w:proofErr w:type="spellStart"/>
        <w:r w:rsidRPr="00175C90">
          <w:rPr>
            <w:i/>
            <w:iCs/>
          </w:rPr>
          <w:t>pointF</w:t>
        </w:r>
        <w:proofErr w:type="spellEnd"/>
        <w:r w:rsidRPr="00175C90">
          <w:rPr>
            <w:i/>
            <w:iCs/>
          </w:rPr>
          <w:t>)</w:t>
        </w:r>
      </w:ins>
      <w:ins w:id="285" w:author="Juan Carlos de Alfonso Juliá" w:date="2020-04-08T20:22:00Z">
        <w:r>
          <w:t xml:space="preserve"> que implementa el </w:t>
        </w:r>
        <w:proofErr w:type="spellStart"/>
        <w:r w:rsidRPr="00175C90">
          <w:rPr>
            <w:i/>
            <w:iCs/>
          </w:rPr>
          <w:t>listener</w:t>
        </w:r>
        <w:proofErr w:type="spellEnd"/>
        <w:r>
          <w:t xml:space="preserve"> del principio </w:t>
        </w:r>
      </w:ins>
      <w:ins w:id="286" w:author="Juan Carlos de Alfonso Juliá" w:date="2020-04-08T20:23:00Z">
        <w:r>
          <w:t xml:space="preserve">(cuando se pulsa en el mapa) </w:t>
        </w:r>
      </w:ins>
      <w:ins w:id="287" w:author="Juan Carlos de Alfonso Juliá" w:date="2020-04-08T20:22:00Z">
        <w:r>
          <w:t>en las siguientes dos líneas</w:t>
        </w:r>
      </w:ins>
    </w:p>
    <w:p w14:paraId="65FDC0C8" w14:textId="2D1826EC" w:rsidR="00646B24" w:rsidRDefault="00646B24" w:rsidP="00E63A5A">
      <w:pPr>
        <w:rPr>
          <w:ins w:id="288" w:author="Juan Carlos de Alfonso Juliá" w:date="2020-04-08T20:22:00Z"/>
        </w:rPr>
      </w:pPr>
    </w:p>
    <w:p w14:paraId="10177D0F" w14:textId="4471FDC3" w:rsidR="00646B24" w:rsidRDefault="00646B24" w:rsidP="00820192">
      <w:pPr>
        <w:pStyle w:val="code"/>
        <w:rPr>
          <w:ins w:id="289" w:author="Juan Carlos de Alfonso Juliá" w:date="2020-04-08T20:22:00Z"/>
        </w:rPr>
      </w:pPr>
      <w:proofErr w:type="spellStart"/>
      <w:ins w:id="290" w:author="Juan Carlos de Alfonso Juliá" w:date="2020-04-08T20:22:00Z">
        <w:r>
          <w:t>puntos.add</w:t>
        </w:r>
        <w:proofErr w:type="spellEnd"/>
        <w:r>
          <w:t>(</w:t>
        </w:r>
        <w:proofErr w:type="spellStart"/>
        <w:r>
          <w:t>pointF</w:t>
        </w:r>
        <w:proofErr w:type="spellEnd"/>
        <w:r>
          <w:t>); //se añade un nuevo punto a la lista</w:t>
        </w:r>
      </w:ins>
    </w:p>
    <w:p w14:paraId="1299F578" w14:textId="6D02D655" w:rsidR="00646B24" w:rsidRDefault="00646B24" w:rsidP="00820192">
      <w:pPr>
        <w:pStyle w:val="code"/>
        <w:rPr>
          <w:ins w:id="291" w:author="Juan Carlos de Alfonso Juliá" w:date="2020-04-08T20:07:00Z"/>
        </w:rPr>
      </w:pPr>
      <w:proofErr w:type="spellStart"/>
      <w:proofErr w:type="gramStart"/>
      <w:ins w:id="292" w:author="Juan Carlos de Alfonso Juliá" w:date="2020-04-08T20:22:00Z">
        <w:r>
          <w:t>actualizarMarker</w:t>
        </w:r>
        <w:proofErr w:type="spellEnd"/>
        <w:r>
          <w:t>(</w:t>
        </w:r>
        <w:proofErr w:type="gramEnd"/>
        <w:r>
          <w:t xml:space="preserve">); //llamamos a la </w:t>
        </w:r>
        <w:proofErr w:type="spellStart"/>
        <w:r>
          <w:t>funcion</w:t>
        </w:r>
        <w:proofErr w:type="spellEnd"/>
        <w:r>
          <w:t xml:space="preserve"> actualizar</w:t>
        </w:r>
      </w:ins>
    </w:p>
    <w:p w14:paraId="2497AE2C" w14:textId="6A01A0EE" w:rsidR="000A4680" w:rsidRDefault="000A4680" w:rsidP="00E63A5A">
      <w:pPr>
        <w:rPr>
          <w:ins w:id="293" w:author="Juan Carlos de Alfonso Juliá" w:date="2020-04-08T20:07:00Z"/>
        </w:rPr>
      </w:pPr>
    </w:p>
    <w:p w14:paraId="5B87A739" w14:textId="6113689C" w:rsidR="000A4680" w:rsidRDefault="00646B24" w:rsidP="00E63A5A">
      <w:pPr>
        <w:rPr>
          <w:ins w:id="294" w:author="Juan Carlos de Alfonso Juliá" w:date="2020-04-08T20:07:00Z"/>
        </w:rPr>
      </w:pPr>
      <w:ins w:id="295" w:author="Juan Carlos de Alfonso Juliá" w:date="2020-04-08T20:22:00Z">
        <w:r>
          <w:t xml:space="preserve">Como dicen los comentarios, la primera </w:t>
        </w:r>
      </w:ins>
      <w:ins w:id="296" w:author="Juan Carlos de Alfonso Juliá" w:date="2020-04-08T20:23:00Z">
        <w:r>
          <w:t xml:space="preserve">línea añade el punto seleccionado a una lista para añadirle el icono y la segunda línea es vital </w:t>
        </w:r>
      </w:ins>
      <w:r w:rsidR="00175C90">
        <w:t>pues,</w:t>
      </w:r>
      <w:ins w:id="297" w:author="Juan Carlos de Alfonso Juliá" w:date="2020-04-08T20:23:00Z">
        <w:r>
          <w:t xml:space="preserve"> aunque se haya añadido a la vista un nuevo punto es necesario actualizar </w:t>
        </w:r>
      </w:ins>
      <w:ins w:id="298" w:author="Juan Carlos de Alfonso Juliá" w:date="2020-04-08T20:24:00Z">
        <w:r>
          <w:t>toda la vista para poder percibir los cambios.</w:t>
        </w:r>
      </w:ins>
    </w:p>
    <w:p w14:paraId="39C554A9" w14:textId="77777777" w:rsidR="000A4680" w:rsidRDefault="000A4680" w:rsidP="00E63A5A">
      <w:pPr>
        <w:rPr>
          <w:ins w:id="299" w:author="Juan Carlos de Alfonso Juliá" w:date="2020-04-08T15:28:00Z"/>
        </w:rPr>
      </w:pPr>
    </w:p>
    <w:p w14:paraId="1ECBF364" w14:textId="46627782" w:rsidR="00B04DF7" w:rsidRDefault="002229AD" w:rsidP="00E63A5A">
      <w:pPr>
        <w:rPr>
          <w:ins w:id="300" w:author="Juan Carlos de Alfonso Juliá" w:date="2020-04-08T19:50:00Z"/>
        </w:rPr>
      </w:pPr>
      <w:r w:rsidRPr="002336AD">
        <w:sym w:font="Symbol" w:char="F0B7"/>
      </w:r>
      <w:r w:rsidRPr="002336AD">
        <w:t xml:space="preserve"> </w:t>
      </w:r>
      <w:ins w:id="301" w:author="Juan Carlos de Alfonso Juliá" w:date="2020-04-08T15:28:00Z">
        <w:r w:rsidR="00A12F0A">
          <w:t>VueloActivity_</w:t>
        </w:r>
      </w:ins>
      <w:ins w:id="302" w:author="Juan Carlos de Alfonso Juliá" w:date="2020-04-08T15:29:00Z">
        <w:r w:rsidR="00A12F0A">
          <w:t>Msg</w:t>
        </w:r>
      </w:ins>
      <w:ins w:id="303" w:author="Juan Carlos de Alfonso Juliá" w:date="2020-04-08T15:28:00Z">
        <w:r w:rsidR="00A12F0A">
          <w:t>.java</w:t>
        </w:r>
      </w:ins>
    </w:p>
    <w:p w14:paraId="65CD2261" w14:textId="117916B9" w:rsidR="008E2B05" w:rsidRDefault="008E2B05" w:rsidP="00E63A5A">
      <w:pPr>
        <w:rPr>
          <w:ins w:id="304" w:author="Juan Carlos de Alfonso Juliá" w:date="2020-04-08T19:52:00Z"/>
        </w:rPr>
      </w:pPr>
      <w:ins w:id="305" w:author="Juan Carlos de Alfonso Juliá" w:date="2020-04-08T19:51:00Z">
        <w:r>
          <w:t xml:space="preserve">Esta última clase tiene el cometido de crear el cliente </w:t>
        </w:r>
      </w:ins>
      <w:r w:rsidR="002976F7">
        <w:t>TCP</w:t>
      </w:r>
      <w:ins w:id="306" w:author="Juan Carlos de Alfonso Juliá" w:date="2020-04-08T19:51:00Z">
        <w:r>
          <w:t xml:space="preserve"> y enviar los datos recogidos por la </w:t>
        </w:r>
        <w:proofErr w:type="gramStart"/>
        <w:r>
          <w:t>app</w:t>
        </w:r>
        <w:proofErr w:type="gramEnd"/>
        <w:r>
          <w:t xml:space="preserve">, para realizar dicha tarea lo primero que hace es en la función </w:t>
        </w:r>
        <w:proofErr w:type="spellStart"/>
        <w:r w:rsidRPr="002976F7">
          <w:rPr>
            <w:i/>
            <w:iCs/>
          </w:rPr>
          <w:t>onCreate</w:t>
        </w:r>
        <w:proofErr w:type="spellEnd"/>
        <w:r>
          <w:t xml:space="preserve"> </w:t>
        </w:r>
        <w:r>
          <w:lastRenderedPageBreak/>
          <w:t xml:space="preserve">recoger todos los datos y almacenarlos en variables. </w:t>
        </w:r>
      </w:ins>
      <w:ins w:id="307" w:author="Juan Carlos de Alfonso Juliá" w:date="2020-04-08T19:52:00Z">
        <w:r>
          <w:t>Este proceso no presenta dificultad y ya ha sido explicado en apartados anteriores.</w:t>
        </w:r>
      </w:ins>
    </w:p>
    <w:p w14:paraId="58FB0A6A" w14:textId="31CB6F48" w:rsidR="008E2B05" w:rsidRDefault="008E2B05" w:rsidP="00E63A5A">
      <w:pPr>
        <w:rPr>
          <w:ins w:id="308" w:author="Juan Carlos de Alfonso Juliá" w:date="2020-04-08T19:52:00Z"/>
        </w:rPr>
      </w:pPr>
    </w:p>
    <w:p w14:paraId="6478F0C6" w14:textId="6D69613D" w:rsidR="008E2B05" w:rsidRDefault="008E2B05" w:rsidP="00E63A5A">
      <w:pPr>
        <w:rPr>
          <w:ins w:id="309" w:author="Juan Carlos de Alfonso Juliá" w:date="2020-04-08T19:54:00Z"/>
        </w:rPr>
      </w:pPr>
      <w:ins w:id="310" w:author="Juan Carlos de Alfonso Juliá" w:date="2020-04-08T19:52:00Z">
        <w:r>
          <w:t>A continuación</w:t>
        </w:r>
      </w:ins>
      <w:r w:rsidR="002976F7">
        <w:t>,</w:t>
      </w:r>
      <w:ins w:id="311" w:author="Juan Carlos de Alfonso Juliá" w:date="2020-04-08T19:54:00Z">
        <w:r>
          <w:t xml:space="preserve"> hay definido el método </w:t>
        </w:r>
        <w:proofErr w:type="spellStart"/>
        <w:r w:rsidRPr="002976F7">
          <w:rPr>
            <w:i/>
            <w:iCs/>
          </w:rPr>
          <w:t>btnSalir</w:t>
        </w:r>
        <w:proofErr w:type="spellEnd"/>
        <w:r>
          <w:t xml:space="preserve"> que se ejecuta al pulsar el botón de salida y nos lleva al menú principal.</w:t>
        </w:r>
      </w:ins>
    </w:p>
    <w:p w14:paraId="7363ACB8" w14:textId="51E60F0C" w:rsidR="008E2B05" w:rsidRDefault="008E2B05" w:rsidP="00E63A5A">
      <w:pPr>
        <w:rPr>
          <w:ins w:id="312" w:author="Juan Carlos de Alfonso Juliá" w:date="2020-04-08T19:54:00Z"/>
        </w:rPr>
      </w:pPr>
    </w:p>
    <w:p w14:paraId="01DC111C" w14:textId="4E45650D" w:rsidR="008E2B05" w:rsidRDefault="008E2B05" w:rsidP="00E63A5A">
      <w:pPr>
        <w:rPr>
          <w:ins w:id="313" w:author="Juan Carlos de Alfonso Juliá" w:date="2020-04-08T19:55:00Z"/>
        </w:rPr>
      </w:pPr>
      <w:ins w:id="314" w:author="Juan Carlos de Alfonso Juliá" w:date="2020-04-08T19:54:00Z">
        <w:r>
          <w:t xml:space="preserve">El siguiente método </w:t>
        </w:r>
      </w:ins>
      <w:proofErr w:type="spellStart"/>
      <w:ins w:id="315" w:author="Juan Carlos de Alfonso Juliá" w:date="2020-04-08T19:55:00Z">
        <w:r w:rsidRPr="002976F7">
          <w:rPr>
            <w:i/>
            <w:iCs/>
          </w:rPr>
          <w:t>CrearMSG</w:t>
        </w:r>
        <w:proofErr w:type="spellEnd"/>
        <w:r>
          <w:t xml:space="preserve"> es el encargado de codificar en un solo </w:t>
        </w:r>
        <w:proofErr w:type="spellStart"/>
        <w:r>
          <w:t>string</w:t>
        </w:r>
        <w:proofErr w:type="spellEnd"/>
        <w:r>
          <w:t xml:space="preserve"> toda la información pertinente para enviarla devolviendo dicho </w:t>
        </w:r>
        <w:proofErr w:type="spellStart"/>
        <w:r>
          <w:t>string</w:t>
        </w:r>
        <w:proofErr w:type="spellEnd"/>
        <w:r>
          <w:t>.</w:t>
        </w:r>
      </w:ins>
    </w:p>
    <w:p w14:paraId="73166669" w14:textId="3D63BEE2" w:rsidR="008E2B05" w:rsidRDefault="008E2B05" w:rsidP="00E63A5A">
      <w:pPr>
        <w:rPr>
          <w:ins w:id="316" w:author="Juan Carlos de Alfonso Juliá" w:date="2020-04-08T19:55:00Z"/>
        </w:rPr>
      </w:pPr>
    </w:p>
    <w:p w14:paraId="369EBDF1" w14:textId="02DD48E3" w:rsidR="008E2B05" w:rsidRDefault="008E2B05" w:rsidP="00E63A5A">
      <w:pPr>
        <w:rPr>
          <w:ins w:id="317" w:author="Juan Carlos de Alfonso Juliá" w:date="2020-04-08T19:58:00Z"/>
        </w:rPr>
      </w:pPr>
      <w:ins w:id="318" w:author="Juan Carlos de Alfonso Juliá" w:date="2020-04-08T19:55:00Z">
        <w:r>
          <w:t xml:space="preserve">Dentro de esta clase además encontramos la clase </w:t>
        </w:r>
        <w:commentRangeStart w:id="319"/>
        <w:proofErr w:type="spellStart"/>
        <w:r w:rsidRPr="002976F7">
          <w:rPr>
            <w:i/>
            <w:iCs/>
          </w:rPr>
          <w:t>backGroundTas</w:t>
        </w:r>
      </w:ins>
      <w:ins w:id="320" w:author="Juan Carlos de Alfonso Juliá" w:date="2020-04-08T19:56:00Z">
        <w:r w:rsidRPr="002976F7">
          <w:rPr>
            <w:i/>
            <w:iCs/>
          </w:rPr>
          <w:t>k</w:t>
        </w:r>
        <w:proofErr w:type="spellEnd"/>
        <w:r>
          <w:t xml:space="preserve"> </w:t>
        </w:r>
      </w:ins>
      <w:commentRangeEnd w:id="319"/>
      <w:r w:rsidR="002976F7">
        <w:rPr>
          <w:rStyle w:val="Refdecomentario"/>
          <w:rFonts w:eastAsiaTheme="minorEastAsia" w:cstheme="minorBidi"/>
        </w:rPr>
        <w:commentReference w:id="319"/>
      </w:r>
      <w:ins w:id="321" w:author="Juan Carlos de Alfonso Juliá" w:date="2020-04-08T19:56:00Z">
        <w:r>
          <w:t xml:space="preserve">que es la clase que creará el cliente dentro de su único método </w:t>
        </w:r>
        <w:proofErr w:type="spellStart"/>
        <w:r w:rsidRPr="002976F7">
          <w:rPr>
            <w:i/>
            <w:iCs/>
          </w:rPr>
          <w:t>doInBackground</w:t>
        </w:r>
        <w:proofErr w:type="spellEnd"/>
        <w:r>
          <w:t>. Pese a que la creación del cliente no es difícil y es fácilmente entendible viendo el código hay que tener en cuenta la necesidad de</w:t>
        </w:r>
      </w:ins>
      <w:ins w:id="322" w:author="Juan Carlos de Alfonso Juliá" w:date="2020-04-08T19:57:00Z">
        <w:r>
          <w:t xml:space="preserve"> usar esta clase para crearlo dado que si no se usará se produciría un bloqueo en la </w:t>
        </w:r>
        <w:proofErr w:type="gramStart"/>
        <w:r>
          <w:t>app</w:t>
        </w:r>
        <w:proofErr w:type="gramEnd"/>
        <w:r>
          <w:t xml:space="preserve">, es por esto que Android obliga al uso de esta clase </w:t>
        </w:r>
      </w:ins>
      <w:ins w:id="323" w:author="Juan Carlos de Alfonso Juliá" w:date="2020-04-08T19:58:00Z">
        <w:r>
          <w:t>que creará un hilo nuevo para ejecutar el cliente.</w:t>
        </w:r>
      </w:ins>
    </w:p>
    <w:p w14:paraId="61550B35" w14:textId="52E2E5CD" w:rsidR="00AE2F4E" w:rsidDel="00523820" w:rsidRDefault="00AE2F4E" w:rsidP="00E63A5A">
      <w:pPr>
        <w:rPr>
          <w:del w:id="324" w:author="Juan Carlos de Alfonso Juliá" w:date="2020-04-08T15:25:00Z"/>
        </w:rPr>
      </w:pPr>
      <w:del w:id="325" w:author="Juan Carlos de Alfonso Juliá" w:date="2020-04-08T15:25:00Z">
        <w:r w:rsidDel="00523820">
          <w:delText>Java//VueloActivity.java</w:delText>
        </w:r>
      </w:del>
    </w:p>
    <w:p w14:paraId="169BD51C" w14:textId="77777777" w:rsidR="0003545C" w:rsidRDefault="0003545C" w:rsidP="00E63A5A"/>
    <w:p w14:paraId="734B5960" w14:textId="77777777" w:rsidR="0003545C" w:rsidRPr="00CC4D3D" w:rsidRDefault="0003545C" w:rsidP="00E63A5A">
      <w:pPr>
        <w:rPr>
          <w:b/>
          <w:bCs/>
          <w:rPrChange w:id="326" w:author="Juan Carlos de Alfonso Juliá" w:date="2020-04-08T20:37:00Z">
            <w:rPr>
              <w:u w:val="single"/>
            </w:rPr>
          </w:rPrChange>
        </w:rPr>
      </w:pPr>
      <w:r w:rsidRPr="00CC4D3D">
        <w:rPr>
          <w:b/>
          <w:bCs/>
          <w:rPrChange w:id="327" w:author="Juan Carlos de Alfonso Juliá" w:date="2020-04-08T20:37:00Z">
            <w:rPr>
              <w:u w:val="single"/>
            </w:rPr>
          </w:rPrChange>
        </w:rPr>
        <w:t>Archivos.xml</w:t>
      </w:r>
    </w:p>
    <w:p w14:paraId="2CB0BFA6" w14:textId="4B274E08" w:rsidR="00C41CE0" w:rsidRDefault="00C41CE0" w:rsidP="00E63A5A"/>
    <w:p w14:paraId="3DE968BD" w14:textId="47EA614C" w:rsidR="00312D95" w:rsidRDefault="00312D95" w:rsidP="00E63A5A">
      <w:r>
        <w:t xml:space="preserve">Respecto a los archivos </w:t>
      </w:r>
      <w:proofErr w:type="spellStart"/>
      <w:r>
        <w:t>xml</w:t>
      </w:r>
      <w:proofErr w:type="spellEnd"/>
      <w:r>
        <w:t xml:space="preserve"> </w:t>
      </w:r>
      <w:r w:rsidR="00BA2A4B">
        <w:t xml:space="preserve">podemos distinguirlos en dos tipos, los que contienen información acerca del funcionamiento de la </w:t>
      </w:r>
      <w:proofErr w:type="gramStart"/>
      <w:r w:rsidR="00BA2A4B">
        <w:t>app</w:t>
      </w:r>
      <w:proofErr w:type="gramEnd"/>
      <w:r w:rsidR="00BA2A4B">
        <w:t xml:space="preserve"> </w:t>
      </w:r>
      <w:r w:rsidR="009F109B">
        <w:t xml:space="preserve">denominados </w:t>
      </w:r>
      <w:proofErr w:type="spellStart"/>
      <w:r w:rsidR="009F109B" w:rsidRPr="009F109B">
        <w:rPr>
          <w:i/>
          <w:iCs/>
        </w:rPr>
        <w:t>manifest</w:t>
      </w:r>
      <w:proofErr w:type="spellEnd"/>
      <w:r w:rsidR="009F109B">
        <w:t xml:space="preserve"> </w:t>
      </w:r>
      <w:r w:rsidR="00BA2A4B">
        <w:t xml:space="preserve">y los referentes al estilo de las vistas </w:t>
      </w:r>
      <w:r w:rsidR="009F109B">
        <w:t xml:space="preserve">llamados </w:t>
      </w:r>
      <w:proofErr w:type="spellStart"/>
      <w:r w:rsidR="009F109B" w:rsidRPr="009F109B">
        <w:rPr>
          <w:i/>
          <w:iCs/>
        </w:rPr>
        <w:t>layout</w:t>
      </w:r>
      <w:proofErr w:type="spellEnd"/>
      <w:r w:rsidR="009F109B">
        <w:rPr>
          <w:i/>
          <w:iCs/>
        </w:rPr>
        <w:t>.</w:t>
      </w:r>
    </w:p>
    <w:p w14:paraId="66B9CC62" w14:textId="7668A5F4" w:rsidR="00BA2A4B" w:rsidRDefault="00BA2A4B" w:rsidP="00E63A5A">
      <w:r>
        <w:t xml:space="preserve">En esta memoria se va a omitir la explicación de los archivos que hacen referencia al estilo de las ventanas pues su estructura es similar, una lista de elementos que conforman la vista (botones, cuadros de texto, y demás elementos visuales). </w:t>
      </w:r>
    </w:p>
    <w:p w14:paraId="1775123A" w14:textId="77777777" w:rsidR="00BA2A4B" w:rsidRDefault="00BA2A4B" w:rsidP="00E63A5A"/>
    <w:p w14:paraId="5491B32C" w14:textId="3253B4BB" w:rsidR="00BA2A4B" w:rsidRDefault="00BA2A4B" w:rsidP="00E63A5A">
      <w:r>
        <w:t>Por poner un ejemplo de uno de los elementos</w:t>
      </w:r>
      <w:r w:rsidR="009F109B">
        <w:t xml:space="preserve"> que puede contener una vista,</w:t>
      </w:r>
      <w:r>
        <w:t xml:space="preserve"> a </w:t>
      </w:r>
      <w:proofErr w:type="gramStart"/>
      <w:r>
        <w:t>continuación</w:t>
      </w:r>
      <w:proofErr w:type="gramEnd"/>
      <w:r>
        <w:t xml:space="preserve"> se muestra el código referente a uno de los botones de la pantalla del menú:</w:t>
      </w:r>
    </w:p>
    <w:p w14:paraId="73176596" w14:textId="77777777" w:rsidR="00963392" w:rsidRDefault="00963392" w:rsidP="00E63A5A"/>
    <w:tbl>
      <w:tblPr>
        <w:tblW w:w="0" w:type="auto"/>
        <w:tblCellMar>
          <w:top w:w="15" w:type="dxa"/>
          <w:left w:w="15" w:type="dxa"/>
          <w:bottom w:w="15" w:type="dxa"/>
          <w:right w:w="15" w:type="dxa"/>
        </w:tblCellMar>
        <w:tblLook w:val="04A0" w:firstRow="1" w:lastRow="0" w:firstColumn="1" w:lastColumn="0" w:noHBand="0" w:noVBand="1"/>
      </w:tblPr>
      <w:tblGrid>
        <w:gridCol w:w="993"/>
        <w:gridCol w:w="6337"/>
      </w:tblGrid>
      <w:tr w:rsidR="00BA2A4B" w:rsidRPr="00BA2A4B" w14:paraId="72756334" w14:textId="77777777" w:rsidTr="00BA2A4B">
        <w:trPr>
          <w:gridAfter w:val="1"/>
        </w:trPr>
        <w:tc>
          <w:tcPr>
            <w:tcW w:w="0" w:type="auto"/>
            <w:tcMar>
              <w:top w:w="0" w:type="dxa"/>
              <w:left w:w="150" w:type="dxa"/>
              <w:bottom w:w="0" w:type="dxa"/>
              <w:right w:w="150" w:type="dxa"/>
            </w:tcMar>
            <w:hideMark/>
          </w:tcPr>
          <w:p w14:paraId="643222FE" w14:textId="22F9944A"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&lt;</w:t>
            </w:r>
            <w:proofErr w:type="spellStart"/>
            <w:r w:rsidRPr="00BA2A4B">
              <w:rPr>
                <w:rFonts w:ascii="Consolas" w:hAnsi="Consolas" w:cs="Consolas"/>
                <w:color w:val="22863A"/>
                <w:sz w:val="18"/>
                <w:szCs w:val="18"/>
              </w:rPr>
              <w:t>Button</w:t>
            </w:r>
            <w:proofErr w:type="spellEnd"/>
          </w:p>
        </w:tc>
      </w:tr>
      <w:tr w:rsidR="00BA2A4B" w:rsidRPr="00BA2A4B" w14:paraId="084E1C30" w14:textId="77777777" w:rsidTr="00BA2A4B">
        <w:tc>
          <w:tcPr>
            <w:tcW w:w="750" w:type="dxa"/>
            <w:noWrap/>
            <w:tcMar>
              <w:top w:w="0" w:type="dxa"/>
              <w:left w:w="150" w:type="dxa"/>
              <w:bottom w:w="0" w:type="dxa"/>
              <w:right w:w="150" w:type="dxa"/>
            </w:tcMar>
            <w:hideMark/>
          </w:tcPr>
          <w:p w14:paraId="1C6BC88A"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6DF91957" w14:textId="77777777" w:rsidR="00BA2A4B" w:rsidRPr="00BA2A4B" w:rsidRDefault="00BA2A4B">
            <w:pPr>
              <w:pStyle w:val="code"/>
              <w:pPrChange w:id="328" w:author="Juan Carlos de Alfonso Juliá" w:date="2020-04-08T15:40:00Z">
                <w:pPr>
                  <w:spacing w:line="300" w:lineRule="atLeast"/>
                </w:pPr>
              </w:pPrChange>
            </w:pPr>
            <w:r w:rsidRPr="00BA2A4B">
              <w:t xml:space="preserve">        </w:t>
            </w:r>
            <w:proofErr w:type="spellStart"/>
            <w:r w:rsidRPr="00BA2A4B">
              <w:rPr>
                <w:color w:val="6F42C1"/>
              </w:rPr>
              <w:t>android:id</w:t>
            </w:r>
            <w:proofErr w:type="spellEnd"/>
            <w:r w:rsidRPr="00BA2A4B">
              <w:t>="@+id/button9"</w:t>
            </w:r>
          </w:p>
        </w:tc>
      </w:tr>
      <w:tr w:rsidR="00BA2A4B" w:rsidRPr="00BA2A4B" w14:paraId="2CF3968C" w14:textId="77777777" w:rsidTr="00BA2A4B">
        <w:tc>
          <w:tcPr>
            <w:tcW w:w="750" w:type="dxa"/>
            <w:noWrap/>
            <w:tcMar>
              <w:top w:w="0" w:type="dxa"/>
              <w:left w:w="150" w:type="dxa"/>
              <w:bottom w:w="0" w:type="dxa"/>
              <w:right w:w="150" w:type="dxa"/>
            </w:tcMar>
            <w:hideMark/>
          </w:tcPr>
          <w:p w14:paraId="379C2166"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7BBA163A"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_width</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"300dp"</w:t>
            </w:r>
          </w:p>
        </w:tc>
      </w:tr>
      <w:tr w:rsidR="00BA2A4B" w:rsidRPr="00BA2A4B" w14:paraId="04775EF3" w14:textId="77777777" w:rsidTr="00BA2A4B">
        <w:tc>
          <w:tcPr>
            <w:tcW w:w="750" w:type="dxa"/>
            <w:noWrap/>
            <w:tcMar>
              <w:top w:w="0" w:type="dxa"/>
              <w:left w:w="150" w:type="dxa"/>
              <w:bottom w:w="0" w:type="dxa"/>
              <w:right w:w="150" w:type="dxa"/>
            </w:tcMar>
            <w:hideMark/>
          </w:tcPr>
          <w:p w14:paraId="17E34CDB"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60838CA"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_height</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"70dp"</w:t>
            </w:r>
          </w:p>
        </w:tc>
      </w:tr>
      <w:tr w:rsidR="00BA2A4B" w:rsidRPr="00BA2A4B" w14:paraId="050C9619" w14:textId="77777777" w:rsidTr="00BA2A4B">
        <w:tc>
          <w:tcPr>
            <w:tcW w:w="750" w:type="dxa"/>
            <w:noWrap/>
            <w:tcMar>
              <w:top w:w="0" w:type="dxa"/>
              <w:left w:w="150" w:type="dxa"/>
              <w:bottom w:w="0" w:type="dxa"/>
              <w:right w:w="150" w:type="dxa"/>
            </w:tcMar>
            <w:hideMark/>
          </w:tcPr>
          <w:p w14:paraId="72824147"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A0F390E"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_marginStart</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46021AF8" w14:textId="77777777" w:rsidTr="00BA2A4B">
        <w:tc>
          <w:tcPr>
            <w:tcW w:w="750" w:type="dxa"/>
            <w:noWrap/>
            <w:tcMar>
              <w:top w:w="0" w:type="dxa"/>
              <w:left w:w="150" w:type="dxa"/>
              <w:bottom w:w="0" w:type="dxa"/>
              <w:right w:w="150" w:type="dxa"/>
            </w:tcMar>
            <w:hideMark/>
          </w:tcPr>
          <w:p w14:paraId="4EE6DF8C"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A1AECFB"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_marginLeft</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1F5659A2" w14:textId="77777777" w:rsidTr="00BA2A4B">
        <w:tc>
          <w:tcPr>
            <w:tcW w:w="750" w:type="dxa"/>
            <w:noWrap/>
            <w:tcMar>
              <w:top w:w="0" w:type="dxa"/>
              <w:left w:w="150" w:type="dxa"/>
              <w:bottom w:w="0" w:type="dxa"/>
              <w:right w:w="150" w:type="dxa"/>
            </w:tcMar>
            <w:hideMark/>
          </w:tcPr>
          <w:p w14:paraId="59D1885D"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566943AE"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_marginTop</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4097F240" w14:textId="77777777" w:rsidTr="00BA2A4B">
        <w:tc>
          <w:tcPr>
            <w:tcW w:w="750" w:type="dxa"/>
            <w:noWrap/>
            <w:tcMar>
              <w:top w:w="0" w:type="dxa"/>
              <w:left w:w="150" w:type="dxa"/>
              <w:bottom w:w="0" w:type="dxa"/>
              <w:right w:w="150" w:type="dxa"/>
            </w:tcMar>
            <w:hideMark/>
          </w:tcPr>
          <w:p w14:paraId="4EB95326"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6B7B498"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_marginEnd</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00A36A01" w14:textId="77777777" w:rsidTr="00BA2A4B">
        <w:tc>
          <w:tcPr>
            <w:tcW w:w="750" w:type="dxa"/>
            <w:noWrap/>
            <w:tcMar>
              <w:top w:w="0" w:type="dxa"/>
              <w:left w:w="150" w:type="dxa"/>
              <w:bottom w:w="0" w:type="dxa"/>
              <w:right w:w="150" w:type="dxa"/>
            </w:tcMar>
            <w:hideMark/>
          </w:tcPr>
          <w:p w14:paraId="20356296"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B13C618"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_marginRight</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663A5B71" w14:textId="77777777" w:rsidTr="00BA2A4B">
        <w:tc>
          <w:tcPr>
            <w:tcW w:w="750" w:type="dxa"/>
            <w:noWrap/>
            <w:tcMar>
              <w:top w:w="0" w:type="dxa"/>
              <w:left w:w="150" w:type="dxa"/>
              <w:bottom w:w="0" w:type="dxa"/>
              <w:right w:w="150" w:type="dxa"/>
            </w:tcMar>
            <w:hideMark/>
          </w:tcPr>
          <w:p w14:paraId="18264F54"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0BE0E61"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android:onClick</w:t>
            </w:r>
            <w:proofErr w:type="spellEnd"/>
            <w:proofErr w:type="gramEnd"/>
            <w:r w:rsidRPr="00BA2A4B">
              <w:rPr>
                <w:rFonts w:ascii="Consolas" w:hAnsi="Consolas" w:cs="Consolas"/>
                <w:color w:val="24292E"/>
                <w:sz w:val="18"/>
                <w:szCs w:val="18"/>
              </w:rPr>
              <w:t>=</w:t>
            </w:r>
            <w:r w:rsidRPr="00BA2A4B">
              <w:rPr>
                <w:rFonts w:ascii="Consolas" w:hAnsi="Consolas" w:cs="Consolas"/>
                <w:color w:val="032F62"/>
                <w:sz w:val="18"/>
                <w:szCs w:val="18"/>
              </w:rPr>
              <w:t>"</w:t>
            </w:r>
            <w:proofErr w:type="spellStart"/>
            <w:r w:rsidRPr="00BA2A4B">
              <w:rPr>
                <w:rFonts w:ascii="Consolas" w:hAnsi="Consolas" w:cs="Consolas"/>
                <w:color w:val="032F62"/>
                <w:sz w:val="18"/>
                <w:szCs w:val="18"/>
              </w:rPr>
              <w:t>btnAjustes</w:t>
            </w:r>
            <w:proofErr w:type="spellEnd"/>
            <w:r w:rsidRPr="00BA2A4B">
              <w:rPr>
                <w:rFonts w:ascii="Consolas" w:hAnsi="Consolas" w:cs="Consolas"/>
                <w:color w:val="032F62"/>
                <w:sz w:val="18"/>
                <w:szCs w:val="18"/>
              </w:rPr>
              <w:t>"</w:t>
            </w:r>
          </w:p>
        </w:tc>
      </w:tr>
      <w:tr w:rsidR="00BA2A4B" w:rsidRPr="00BA2A4B" w14:paraId="6700C0BB" w14:textId="77777777" w:rsidTr="00BA2A4B">
        <w:tc>
          <w:tcPr>
            <w:tcW w:w="750" w:type="dxa"/>
            <w:noWrap/>
            <w:tcMar>
              <w:top w:w="0" w:type="dxa"/>
              <w:left w:w="150" w:type="dxa"/>
              <w:bottom w:w="0" w:type="dxa"/>
              <w:right w:w="150" w:type="dxa"/>
            </w:tcMar>
            <w:hideMark/>
          </w:tcPr>
          <w:p w14:paraId="67D2E915"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144C9DC"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r w:rsidRPr="00BA2A4B">
              <w:rPr>
                <w:rFonts w:ascii="Consolas" w:hAnsi="Consolas" w:cs="Consolas"/>
                <w:color w:val="6F42C1"/>
                <w:sz w:val="18"/>
                <w:szCs w:val="18"/>
              </w:rPr>
              <w:t>android:text</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w:t>
            </w:r>
            <w:proofErr w:type="spellStart"/>
            <w:r w:rsidRPr="00BA2A4B">
              <w:rPr>
                <w:rFonts w:ascii="Consolas" w:hAnsi="Consolas" w:cs="Consolas"/>
                <w:color w:val="032F62"/>
                <w:sz w:val="18"/>
                <w:szCs w:val="18"/>
              </w:rPr>
              <w:t>string</w:t>
            </w:r>
            <w:proofErr w:type="spellEnd"/>
            <w:r w:rsidRPr="00BA2A4B">
              <w:rPr>
                <w:rFonts w:ascii="Consolas" w:hAnsi="Consolas" w:cs="Consolas"/>
                <w:color w:val="032F62"/>
                <w:sz w:val="18"/>
                <w:szCs w:val="18"/>
              </w:rPr>
              <w:t>/</w:t>
            </w:r>
            <w:proofErr w:type="spellStart"/>
            <w:r w:rsidRPr="00BA2A4B">
              <w:rPr>
                <w:rFonts w:ascii="Consolas" w:hAnsi="Consolas" w:cs="Consolas"/>
                <w:color w:val="032F62"/>
                <w:sz w:val="18"/>
                <w:szCs w:val="18"/>
              </w:rPr>
              <w:t>BotonAjustes</w:t>
            </w:r>
            <w:proofErr w:type="spellEnd"/>
            <w:r w:rsidRPr="00BA2A4B">
              <w:rPr>
                <w:rFonts w:ascii="Consolas" w:hAnsi="Consolas" w:cs="Consolas"/>
                <w:color w:val="032F62"/>
                <w:sz w:val="18"/>
                <w:szCs w:val="18"/>
              </w:rPr>
              <w:t>"</w:t>
            </w:r>
          </w:p>
        </w:tc>
      </w:tr>
      <w:tr w:rsidR="00BA2A4B" w:rsidRPr="00BA2A4B" w14:paraId="5E0EA9CB" w14:textId="77777777" w:rsidTr="00BA2A4B">
        <w:tc>
          <w:tcPr>
            <w:tcW w:w="750" w:type="dxa"/>
            <w:noWrap/>
            <w:tcMar>
              <w:top w:w="0" w:type="dxa"/>
              <w:left w:w="150" w:type="dxa"/>
              <w:bottom w:w="0" w:type="dxa"/>
              <w:right w:w="150" w:type="dxa"/>
            </w:tcMar>
            <w:hideMark/>
          </w:tcPr>
          <w:p w14:paraId="22EEAE89"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9AA8720"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app:layout</w:t>
            </w:r>
            <w:proofErr w:type="gramEnd"/>
            <w:r w:rsidRPr="00BA2A4B">
              <w:rPr>
                <w:rFonts w:ascii="Consolas" w:hAnsi="Consolas" w:cs="Consolas"/>
                <w:color w:val="6F42C1"/>
                <w:sz w:val="18"/>
                <w:szCs w:val="18"/>
              </w:rPr>
              <w:t>_constraintBottom_toTopOf</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"@+id/button10"</w:t>
            </w:r>
          </w:p>
        </w:tc>
      </w:tr>
      <w:tr w:rsidR="00BA2A4B" w:rsidRPr="00BA2A4B" w14:paraId="06E0C3E2" w14:textId="77777777" w:rsidTr="00BA2A4B">
        <w:tc>
          <w:tcPr>
            <w:tcW w:w="750" w:type="dxa"/>
            <w:noWrap/>
            <w:tcMar>
              <w:top w:w="0" w:type="dxa"/>
              <w:left w:w="150" w:type="dxa"/>
              <w:bottom w:w="0" w:type="dxa"/>
              <w:right w:w="150" w:type="dxa"/>
            </w:tcMar>
            <w:hideMark/>
          </w:tcPr>
          <w:p w14:paraId="7394C269"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CF3250A"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app:layout</w:t>
            </w:r>
            <w:proofErr w:type="gramEnd"/>
            <w:r w:rsidRPr="00BA2A4B">
              <w:rPr>
                <w:rFonts w:ascii="Consolas" w:hAnsi="Consolas" w:cs="Consolas"/>
                <w:color w:val="6F42C1"/>
                <w:sz w:val="18"/>
                <w:szCs w:val="18"/>
              </w:rPr>
              <w:t>_constraintEnd_toEndOf</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w:t>
            </w:r>
            <w:proofErr w:type="spellStart"/>
            <w:r w:rsidRPr="00BA2A4B">
              <w:rPr>
                <w:rFonts w:ascii="Consolas" w:hAnsi="Consolas" w:cs="Consolas"/>
                <w:color w:val="032F62"/>
                <w:sz w:val="18"/>
                <w:szCs w:val="18"/>
              </w:rPr>
              <w:t>parent</w:t>
            </w:r>
            <w:proofErr w:type="spellEnd"/>
            <w:r w:rsidRPr="00BA2A4B">
              <w:rPr>
                <w:rFonts w:ascii="Consolas" w:hAnsi="Consolas" w:cs="Consolas"/>
                <w:color w:val="032F62"/>
                <w:sz w:val="18"/>
                <w:szCs w:val="18"/>
              </w:rPr>
              <w:t>"</w:t>
            </w:r>
          </w:p>
        </w:tc>
      </w:tr>
      <w:tr w:rsidR="00BA2A4B" w:rsidRPr="00BA2A4B" w14:paraId="023F2633" w14:textId="77777777" w:rsidTr="00BA2A4B">
        <w:tc>
          <w:tcPr>
            <w:tcW w:w="750" w:type="dxa"/>
            <w:noWrap/>
            <w:tcMar>
              <w:top w:w="0" w:type="dxa"/>
              <w:left w:w="150" w:type="dxa"/>
              <w:bottom w:w="0" w:type="dxa"/>
              <w:right w:w="150" w:type="dxa"/>
            </w:tcMar>
            <w:hideMark/>
          </w:tcPr>
          <w:p w14:paraId="77C76102"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6E17480"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app:layout</w:t>
            </w:r>
            <w:proofErr w:type="gramEnd"/>
            <w:r w:rsidRPr="00BA2A4B">
              <w:rPr>
                <w:rFonts w:ascii="Consolas" w:hAnsi="Consolas" w:cs="Consolas"/>
                <w:color w:val="6F42C1"/>
                <w:sz w:val="18"/>
                <w:szCs w:val="18"/>
              </w:rPr>
              <w:t>_constraintHorizontal_bias</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"0.494"</w:t>
            </w:r>
          </w:p>
        </w:tc>
      </w:tr>
      <w:tr w:rsidR="00BA2A4B" w:rsidRPr="00BA2A4B" w14:paraId="4D5077AD" w14:textId="77777777" w:rsidTr="00BA2A4B">
        <w:tc>
          <w:tcPr>
            <w:tcW w:w="750" w:type="dxa"/>
            <w:noWrap/>
            <w:tcMar>
              <w:top w:w="0" w:type="dxa"/>
              <w:left w:w="150" w:type="dxa"/>
              <w:bottom w:w="0" w:type="dxa"/>
              <w:right w:w="150" w:type="dxa"/>
            </w:tcMar>
            <w:hideMark/>
          </w:tcPr>
          <w:p w14:paraId="4BA921E2"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285AD27"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app:layout</w:t>
            </w:r>
            <w:proofErr w:type="gramEnd"/>
            <w:r w:rsidRPr="00BA2A4B">
              <w:rPr>
                <w:rFonts w:ascii="Consolas" w:hAnsi="Consolas" w:cs="Consolas"/>
                <w:color w:val="6F42C1"/>
                <w:sz w:val="18"/>
                <w:szCs w:val="18"/>
              </w:rPr>
              <w:t>_constraintStart_toStartOf</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w:t>
            </w:r>
            <w:proofErr w:type="spellStart"/>
            <w:r w:rsidRPr="00BA2A4B">
              <w:rPr>
                <w:rFonts w:ascii="Consolas" w:hAnsi="Consolas" w:cs="Consolas"/>
                <w:color w:val="032F62"/>
                <w:sz w:val="18"/>
                <w:szCs w:val="18"/>
              </w:rPr>
              <w:t>parent</w:t>
            </w:r>
            <w:proofErr w:type="spellEnd"/>
            <w:r w:rsidRPr="00BA2A4B">
              <w:rPr>
                <w:rFonts w:ascii="Consolas" w:hAnsi="Consolas" w:cs="Consolas"/>
                <w:color w:val="032F62"/>
                <w:sz w:val="18"/>
                <w:szCs w:val="18"/>
              </w:rPr>
              <w:t>"</w:t>
            </w:r>
          </w:p>
        </w:tc>
      </w:tr>
      <w:tr w:rsidR="00BA2A4B" w:rsidRPr="00BA2A4B" w14:paraId="1D16AE54" w14:textId="77777777" w:rsidTr="00BA2A4B">
        <w:tc>
          <w:tcPr>
            <w:tcW w:w="750" w:type="dxa"/>
            <w:noWrap/>
            <w:tcMar>
              <w:top w:w="0" w:type="dxa"/>
              <w:left w:w="150" w:type="dxa"/>
              <w:bottom w:w="0" w:type="dxa"/>
              <w:right w:w="150" w:type="dxa"/>
            </w:tcMar>
            <w:hideMark/>
          </w:tcPr>
          <w:p w14:paraId="230BFEC4"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E3973A8"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app:layout</w:t>
            </w:r>
            <w:proofErr w:type="gramEnd"/>
            <w:r w:rsidRPr="00BA2A4B">
              <w:rPr>
                <w:rFonts w:ascii="Consolas" w:hAnsi="Consolas" w:cs="Consolas"/>
                <w:color w:val="6F42C1"/>
                <w:sz w:val="18"/>
                <w:szCs w:val="18"/>
              </w:rPr>
              <w:t>_constraintTop_toBottomOf</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"@+id/button6"</w:t>
            </w:r>
            <w:r w:rsidRPr="00BA2A4B">
              <w:rPr>
                <w:rFonts w:ascii="Consolas" w:hAnsi="Consolas" w:cs="Consolas"/>
                <w:color w:val="24292E"/>
                <w:sz w:val="18"/>
                <w:szCs w:val="18"/>
              </w:rPr>
              <w:t xml:space="preserve"> /&gt;</w:t>
            </w:r>
          </w:p>
        </w:tc>
      </w:tr>
    </w:tbl>
    <w:p w14:paraId="150692C6" w14:textId="6EC29397" w:rsidR="00BA2A4B" w:rsidRDefault="00BA2A4B" w:rsidP="00E63A5A">
      <w:r>
        <w:t xml:space="preserve"> </w:t>
      </w:r>
    </w:p>
    <w:p w14:paraId="39A4EC69" w14:textId="37E730F6" w:rsidR="00BA2A4B" w:rsidRDefault="00BA2A4B" w:rsidP="00E63A5A">
      <w:r>
        <w:lastRenderedPageBreak/>
        <w:t xml:space="preserve">Como se ve el código es trivial, el botón lleva un id único asociado seguido por varios parámetros para ajustar su tamaño y </w:t>
      </w:r>
      <w:r w:rsidR="009F109B">
        <w:t>posición,</w:t>
      </w:r>
      <w:r>
        <w:t xml:space="preserve"> así como la etiqueta que aparecerá centrada al dibujar el botón y la función que se llamará al pulsar </w:t>
      </w:r>
      <w:r w:rsidR="009F109B">
        <w:t xml:space="preserve">que será </w:t>
      </w:r>
      <w:proofErr w:type="spellStart"/>
      <w:r w:rsidRPr="009F109B">
        <w:rPr>
          <w:i/>
          <w:iCs/>
        </w:rPr>
        <w:t>btnAjustes</w:t>
      </w:r>
      <w:proofErr w:type="spellEnd"/>
      <w:r>
        <w:t>.</w:t>
      </w:r>
    </w:p>
    <w:p w14:paraId="0DA1FE2E" w14:textId="127A3FFD" w:rsidR="00BA2A4B" w:rsidRDefault="00BA2A4B" w:rsidP="00E63A5A"/>
    <w:p w14:paraId="667C4EB2" w14:textId="4BD95BD8" w:rsidR="00DC7703" w:rsidRDefault="00DC7703" w:rsidP="00E63A5A">
      <w:r>
        <w:t xml:space="preserve">Por </w:t>
      </w:r>
      <w:r w:rsidR="009F109B">
        <w:t>último,</w:t>
      </w:r>
      <w:r>
        <w:t xml:space="preserve"> </w:t>
      </w:r>
      <w:proofErr w:type="gramStart"/>
      <w:r>
        <w:t>mencionar</w:t>
      </w:r>
      <w:proofErr w:type="gramEnd"/>
      <w:r>
        <w:t xml:space="preserve"> </w:t>
      </w:r>
      <w:r w:rsidR="009F109B">
        <w:t>que,</w:t>
      </w:r>
      <w:r>
        <w:t xml:space="preserve"> aunque no se expliquen los archivos </w:t>
      </w:r>
      <w:proofErr w:type="spellStart"/>
      <w:r>
        <w:t>xml</w:t>
      </w:r>
      <w:proofErr w:type="spellEnd"/>
      <w:r>
        <w:t xml:space="preserve"> referentes al estilo si se quieren leer están en el repositorio de </w:t>
      </w:r>
      <w:proofErr w:type="spellStart"/>
      <w:r>
        <w:t>github</w:t>
      </w:r>
      <w:proofErr w:type="spellEnd"/>
      <w:r>
        <w:t>.</w:t>
      </w:r>
    </w:p>
    <w:p w14:paraId="6CB9F3B2" w14:textId="66DD2736" w:rsidR="00DC7703" w:rsidRDefault="00DC7703" w:rsidP="00E63A5A"/>
    <w:p w14:paraId="4D362CDD" w14:textId="1BD77C4D" w:rsidR="00843C60" w:rsidRDefault="00843C60" w:rsidP="00E63A5A">
      <w:r>
        <w:t xml:space="preserve">Fuera de lo que es el estilo hay un archivo </w:t>
      </w:r>
      <w:r w:rsidR="0004770F">
        <w:t xml:space="preserve">que juega un papel muy relevante a la hora del funcionamiento de una </w:t>
      </w:r>
      <w:proofErr w:type="gramStart"/>
      <w:r w:rsidR="0004770F">
        <w:t>app</w:t>
      </w:r>
      <w:proofErr w:type="gramEnd"/>
      <w:r w:rsidR="0004770F">
        <w:t xml:space="preserve"> en Android, es el </w:t>
      </w:r>
      <w:proofErr w:type="spellStart"/>
      <w:r w:rsidR="0004770F" w:rsidRPr="009F109B">
        <w:rPr>
          <w:i/>
          <w:iCs/>
        </w:rPr>
        <w:t>Manifest</w:t>
      </w:r>
      <w:proofErr w:type="spellEnd"/>
      <w:r w:rsidR="0004770F" w:rsidRPr="009F109B">
        <w:rPr>
          <w:i/>
          <w:iCs/>
        </w:rPr>
        <w:t>/AndroidManifest.xml</w:t>
      </w:r>
    </w:p>
    <w:p w14:paraId="409F9B4B" w14:textId="77777777" w:rsidR="00E20243" w:rsidRDefault="00E20243" w:rsidP="00E63A5A"/>
    <w:p w14:paraId="46157512" w14:textId="3BB5E4A7" w:rsidR="00733C98" w:rsidRDefault="00733C98" w:rsidP="00E63A5A">
      <w:r>
        <w:t>Es un archivo que proporciona al teléfono información acerca de la aplicación</w:t>
      </w:r>
      <w:r w:rsidR="00C849D5">
        <w:t xml:space="preserve"> (</w:t>
      </w:r>
      <w:r w:rsidR="00C849D5">
        <w:fldChar w:fldCharType="begin"/>
      </w:r>
      <w:r w:rsidR="00C849D5">
        <w:instrText xml:space="preserve"> REF _Ref33513975 \r \h </w:instrText>
      </w:r>
      <w:r w:rsidR="00C849D5">
        <w:fldChar w:fldCharType="separate"/>
      </w:r>
      <w:r w:rsidR="00C849D5">
        <w:t>10)</w:t>
      </w:r>
      <w:r w:rsidR="00C849D5">
        <w:fldChar w:fldCharType="end"/>
      </w:r>
      <w:r w:rsidR="00C849D5">
        <w:t>.</w:t>
      </w:r>
      <w:r>
        <w:t xml:space="preserve"> </w:t>
      </w:r>
      <w:r w:rsidR="00C849D5">
        <w:t>D</w:t>
      </w:r>
      <w:r>
        <w:t xml:space="preserve">entro de este archivo </w:t>
      </w:r>
      <w:r w:rsidR="00653DBE">
        <w:t>se debe</w:t>
      </w:r>
      <w:r>
        <w:t xml:space="preserve"> incluir lo siguiente:</w:t>
      </w:r>
    </w:p>
    <w:p w14:paraId="403911CD" w14:textId="77777777" w:rsidR="00E20243" w:rsidRDefault="00E20243" w:rsidP="00E63A5A"/>
    <w:p w14:paraId="686CAC47" w14:textId="7E27E7E1" w:rsidR="00E20243" w:rsidRDefault="00E20243" w:rsidP="00E20243">
      <w:pPr>
        <w:pStyle w:val="Prrafodelista"/>
        <w:numPr>
          <w:ilvl w:val="0"/>
          <w:numId w:val="2"/>
        </w:numPr>
      </w:pPr>
      <w:proofErr w:type="spellStart"/>
      <w:r>
        <w:t>Token</w:t>
      </w:r>
      <w:proofErr w:type="spellEnd"/>
      <w:r>
        <w:t xml:space="preserve"> para </w:t>
      </w:r>
      <w:r w:rsidR="00B04DF7">
        <w:t xml:space="preserve">poder usar el </w:t>
      </w:r>
      <w:proofErr w:type="spellStart"/>
      <w:r w:rsidR="00B04DF7">
        <w:t>sdk</w:t>
      </w:r>
      <w:proofErr w:type="spellEnd"/>
      <w:r w:rsidR="00B04DF7">
        <w:t xml:space="preserve"> que proporciona </w:t>
      </w:r>
      <w:proofErr w:type="spellStart"/>
      <w:r w:rsidR="00B04DF7">
        <w:t>Here</w:t>
      </w:r>
      <w:proofErr w:type="spellEnd"/>
      <w:r w:rsidR="00ED66FE">
        <w:t xml:space="preserve"> (la licencia)</w:t>
      </w:r>
      <w:r w:rsidR="00B04DF7">
        <w:t>.</w:t>
      </w:r>
    </w:p>
    <w:p w14:paraId="16C9491A" w14:textId="77777777" w:rsidR="00ED66FE" w:rsidRDefault="00ED66FE" w:rsidP="00ED66FE">
      <w:pPr>
        <w:pStyle w:val="Prrafodelista"/>
      </w:pPr>
    </w:p>
    <w:p w14:paraId="4A2CCD16" w14:textId="0740A68A" w:rsidR="00ED66FE" w:rsidRDefault="00ED66FE" w:rsidP="00ED66FE">
      <w:pPr>
        <w:pStyle w:val="Prrafodelista"/>
        <w:rPr>
          <w:rFonts w:ascii="Consolas" w:eastAsia="Times New Roman" w:hAnsi="Consolas" w:cs="Consolas"/>
          <w:color w:val="22863A"/>
          <w:sz w:val="18"/>
          <w:szCs w:val="18"/>
        </w:rPr>
      </w:pPr>
      <w:r w:rsidRPr="00ED66FE">
        <w:rPr>
          <w:rFonts w:ascii="Consolas" w:hAnsi="Consolas" w:cs="Consolas"/>
          <w:color w:val="24292E"/>
          <w:sz w:val="18"/>
          <w:szCs w:val="18"/>
        </w:rPr>
        <w:t>&lt;</w:t>
      </w:r>
      <w:r w:rsidRPr="00ED66FE">
        <w:rPr>
          <w:rFonts w:ascii="Consolas" w:eastAsia="Times New Roman" w:hAnsi="Consolas" w:cs="Consolas"/>
          <w:color w:val="22863A"/>
          <w:sz w:val="18"/>
          <w:szCs w:val="18"/>
        </w:rPr>
        <w:t>meta-data</w:t>
      </w:r>
    </w:p>
    <w:p w14:paraId="5641C20A" w14:textId="2CA69AB1" w:rsidR="00ED66FE" w:rsidRDefault="00ED66FE" w:rsidP="00ED66FE">
      <w:pPr>
        <w:pStyle w:val="Prrafodelista"/>
        <w:rPr>
          <w:rFonts w:ascii="Consolas" w:hAnsi="Consolas" w:cs="Consolas"/>
          <w:color w:val="032F62"/>
          <w:sz w:val="18"/>
          <w:szCs w:val="18"/>
        </w:rPr>
      </w:pPr>
      <w:r>
        <w:rPr>
          <w:rFonts w:ascii="Consolas" w:hAnsi="Consolas" w:cs="Consolas"/>
          <w:color w:val="6F42C1"/>
          <w:sz w:val="18"/>
          <w:szCs w:val="18"/>
        </w:rPr>
        <w:tab/>
      </w:r>
      <w:proofErr w:type="spellStart"/>
      <w:r w:rsidRPr="00ED66FE">
        <w:rPr>
          <w:rFonts w:ascii="Consolas" w:hAnsi="Consolas" w:cs="Consolas"/>
          <w:color w:val="6F42C1"/>
          <w:sz w:val="18"/>
          <w:szCs w:val="18"/>
        </w:rPr>
        <w:t>android:name</w:t>
      </w:r>
      <w:proofErr w:type="spellEnd"/>
      <w:r w:rsidRPr="00ED66FE">
        <w:rPr>
          <w:rFonts w:ascii="Consolas" w:hAnsi="Consolas" w:cs="Consolas"/>
          <w:color w:val="24292E"/>
          <w:sz w:val="18"/>
          <w:szCs w:val="18"/>
        </w:rPr>
        <w:t>=</w:t>
      </w:r>
      <w:r w:rsidRPr="00ED66FE">
        <w:rPr>
          <w:rFonts w:ascii="Consolas" w:hAnsi="Consolas" w:cs="Consolas"/>
          <w:color w:val="032F62"/>
          <w:sz w:val="18"/>
          <w:szCs w:val="18"/>
        </w:rPr>
        <w:t>"</w:t>
      </w:r>
      <w:proofErr w:type="spellStart"/>
      <w:proofErr w:type="gramStart"/>
      <w:r w:rsidRPr="00ED66FE">
        <w:rPr>
          <w:rFonts w:ascii="Consolas" w:hAnsi="Consolas" w:cs="Consolas"/>
          <w:color w:val="032F62"/>
          <w:sz w:val="18"/>
          <w:szCs w:val="18"/>
        </w:rPr>
        <w:t>com.here</w:t>
      </w:r>
      <w:proofErr w:type="gramEnd"/>
      <w:r w:rsidRPr="00ED66FE">
        <w:rPr>
          <w:rFonts w:ascii="Consolas" w:hAnsi="Consolas" w:cs="Consolas"/>
          <w:color w:val="032F62"/>
          <w:sz w:val="18"/>
          <w:szCs w:val="18"/>
        </w:rPr>
        <w:t>.android.maps.apptoken</w:t>
      </w:r>
      <w:proofErr w:type="spellEnd"/>
      <w:r w:rsidRPr="00ED66FE">
        <w:rPr>
          <w:rFonts w:ascii="Consolas" w:hAnsi="Consolas" w:cs="Consolas"/>
          <w:color w:val="032F62"/>
          <w:sz w:val="18"/>
          <w:szCs w:val="18"/>
        </w:rPr>
        <w:t>"</w:t>
      </w:r>
    </w:p>
    <w:p w14:paraId="4FF95C95" w14:textId="0E893D9D" w:rsidR="00ED66FE" w:rsidRPr="00ED66FE" w:rsidRDefault="00ED66FE" w:rsidP="00ED66FE">
      <w:pPr>
        <w:pStyle w:val="Prrafodelista"/>
        <w:rPr>
          <w:b/>
          <w:bCs/>
        </w:rPr>
      </w:pPr>
      <w:r>
        <w:rPr>
          <w:rFonts w:ascii="Consolas" w:hAnsi="Consolas" w:cs="Consolas"/>
          <w:color w:val="6F42C1"/>
          <w:sz w:val="18"/>
          <w:szCs w:val="18"/>
        </w:rPr>
        <w:tab/>
      </w:r>
      <w:proofErr w:type="spellStart"/>
      <w:r w:rsidRPr="00ED66FE">
        <w:rPr>
          <w:rFonts w:ascii="Consolas" w:hAnsi="Consolas" w:cs="Consolas"/>
          <w:color w:val="6F42C1"/>
          <w:sz w:val="18"/>
          <w:szCs w:val="18"/>
        </w:rPr>
        <w:t>android:value</w:t>
      </w:r>
      <w:proofErr w:type="spellEnd"/>
      <w:r w:rsidRPr="00ED66FE">
        <w:rPr>
          <w:rFonts w:ascii="Consolas" w:hAnsi="Consolas" w:cs="Consolas"/>
          <w:color w:val="24292E"/>
          <w:sz w:val="18"/>
          <w:szCs w:val="18"/>
        </w:rPr>
        <w:t>=</w:t>
      </w:r>
      <w:r w:rsidRPr="00ED66FE">
        <w:rPr>
          <w:rFonts w:ascii="Consolas" w:hAnsi="Consolas" w:cs="Consolas"/>
          <w:color w:val="032F62"/>
          <w:sz w:val="18"/>
          <w:szCs w:val="18"/>
        </w:rPr>
        <w:t>"25iK2SjkkJCD15XE5ib1pg"</w:t>
      </w:r>
      <w:r w:rsidRPr="00ED66FE">
        <w:rPr>
          <w:rFonts w:ascii="Consolas" w:hAnsi="Consolas" w:cs="Consolas"/>
          <w:color w:val="24292E"/>
          <w:sz w:val="18"/>
          <w:szCs w:val="18"/>
        </w:rPr>
        <w:t xml:space="preserve"> /&gt;</w:t>
      </w:r>
    </w:p>
    <w:p w14:paraId="2C1A1296" w14:textId="77777777" w:rsidR="00733C98" w:rsidRDefault="00733C98" w:rsidP="00E63A5A"/>
    <w:p w14:paraId="7F47C274" w14:textId="75A626F6" w:rsidR="00733C98" w:rsidRDefault="00733C98" w:rsidP="00733C98">
      <w:pPr>
        <w:pStyle w:val="Prrafodelista"/>
        <w:numPr>
          <w:ilvl w:val="0"/>
          <w:numId w:val="2"/>
        </w:numPr>
      </w:pPr>
      <w:r>
        <w:t>Permisos: funciones sensibles que la aplicación realizará, en este caso concreto necesitamos acceso a la ubicación, internet y almacenamiento. La sintaxis para reclamar estos permisos tiene una estructura similar a la descrita a continuación</w:t>
      </w:r>
      <w:r w:rsidR="009F109B">
        <w:t>:</w:t>
      </w:r>
    </w:p>
    <w:p w14:paraId="7EFBE4A8" w14:textId="77777777" w:rsidR="00733C98" w:rsidRDefault="00733C98" w:rsidP="00733C98">
      <w:pPr>
        <w:pStyle w:val="Prrafodelista"/>
      </w:pPr>
      <w:r>
        <w:t xml:space="preserve"> </w:t>
      </w:r>
    </w:p>
    <w:p w14:paraId="207FFF70" w14:textId="77777777" w:rsidR="00733C98" w:rsidRDefault="00733C98" w:rsidP="009A2871">
      <w:pPr>
        <w:pStyle w:val="code"/>
        <w:ind w:firstLine="700"/>
        <w:rPr>
          <w:shd w:val="clear" w:color="auto" w:fill="FFFFFF"/>
        </w:rPr>
      </w:pPr>
      <w:r w:rsidRPr="00733C98">
        <w:rPr>
          <w:shd w:val="clear" w:color="auto" w:fill="FFFFFF"/>
        </w:rPr>
        <w:t>&lt;</w:t>
      </w:r>
      <w:r w:rsidRPr="00733C98">
        <w:rPr>
          <w:color w:val="22863A"/>
        </w:rPr>
        <w:t>uses-</w:t>
      </w:r>
      <w:proofErr w:type="spellStart"/>
      <w:r w:rsidRPr="00733C98">
        <w:rPr>
          <w:color w:val="22863A"/>
        </w:rPr>
        <w:t>permission</w:t>
      </w:r>
      <w:proofErr w:type="spellEnd"/>
      <w:r w:rsidRPr="00733C98">
        <w:rPr>
          <w:shd w:val="clear" w:color="auto" w:fill="FFFFFF"/>
        </w:rPr>
        <w:t xml:space="preserve"> </w:t>
      </w:r>
      <w:proofErr w:type="spellStart"/>
      <w:r w:rsidRPr="00733C98">
        <w:rPr>
          <w:color w:val="6F42C1"/>
        </w:rPr>
        <w:t>android:name</w:t>
      </w:r>
      <w:proofErr w:type="spellEnd"/>
      <w:r w:rsidRPr="00733C98">
        <w:rPr>
          <w:shd w:val="clear" w:color="auto" w:fill="FFFFFF"/>
        </w:rPr>
        <w:t>=</w:t>
      </w:r>
      <w:r w:rsidRPr="00733C98">
        <w:t>"</w:t>
      </w:r>
      <w:proofErr w:type="spellStart"/>
      <w:proofErr w:type="gramStart"/>
      <w:r w:rsidRPr="00733C98">
        <w:t>android.permission</w:t>
      </w:r>
      <w:proofErr w:type="spellEnd"/>
      <w:proofErr w:type="gramEnd"/>
      <w:r w:rsidRPr="00733C98">
        <w:t>.</w:t>
      </w:r>
      <w:r w:rsidRPr="00733C98">
        <w:rPr>
          <w:shd w:val="clear" w:color="auto" w:fill="FFFFFF"/>
        </w:rPr>
        <w:t xml:space="preserve"> ACCESS_FINE_LOCATION</w:t>
      </w:r>
      <w:r w:rsidRPr="00733C98">
        <w:t>"</w:t>
      </w:r>
      <w:r w:rsidRPr="00733C98">
        <w:rPr>
          <w:shd w:val="clear" w:color="auto" w:fill="FFFFFF"/>
        </w:rPr>
        <w:t xml:space="preserve"> /&gt;</w:t>
      </w:r>
    </w:p>
    <w:p w14:paraId="69772FA5" w14:textId="77777777" w:rsidR="00733C98" w:rsidRDefault="00733C98" w:rsidP="00733C98">
      <w:pPr>
        <w:ind w:firstLine="708"/>
        <w:rPr>
          <w:rFonts w:ascii="Consolas" w:hAnsi="Consolas" w:cs="Consolas"/>
          <w:color w:val="24292E"/>
          <w:sz w:val="18"/>
          <w:szCs w:val="18"/>
          <w:shd w:val="clear" w:color="auto" w:fill="FFFFFF"/>
        </w:rPr>
      </w:pPr>
    </w:p>
    <w:p w14:paraId="1C6BC37B" w14:textId="77777777" w:rsidR="00733C98" w:rsidRDefault="00733C98" w:rsidP="00733C98">
      <w:pPr>
        <w:ind w:left="700"/>
      </w:pPr>
      <w:r>
        <w:t>En este ejemplo estamos reclamando permiso de acceso a la ubicación del teléfono, en el archivo del repositorio estos permisos están incluidos entre las líneas 5 y 10.</w:t>
      </w:r>
    </w:p>
    <w:p w14:paraId="6D3706CB" w14:textId="77777777" w:rsidR="00E20243" w:rsidRDefault="00E20243" w:rsidP="00733C98">
      <w:pPr>
        <w:ind w:left="700"/>
      </w:pPr>
    </w:p>
    <w:p w14:paraId="3C8A3BAD" w14:textId="468FA07D" w:rsidR="00E01AD7" w:rsidRDefault="00E20243" w:rsidP="008F6737">
      <w:pPr>
        <w:pStyle w:val="Prrafodelista"/>
        <w:numPr>
          <w:ilvl w:val="0"/>
          <w:numId w:val="2"/>
        </w:numPr>
      </w:pPr>
      <w:r>
        <w:t xml:space="preserve">Actividades: cada una de las vistas </w:t>
      </w:r>
      <w:r w:rsidR="0088059A">
        <w:t>existentes</w:t>
      </w:r>
      <w:r>
        <w:t xml:space="preserve"> lleva</w:t>
      </w:r>
      <w:r w:rsidR="00F67E05">
        <w:t>n</w:t>
      </w:r>
      <w:r>
        <w:t xml:space="preserve"> asociada una etiqueta en este archivo con información acerca de diversos aspectos (actividad </w:t>
      </w:r>
      <w:r w:rsidR="00540468">
        <w:t>padre, nombre</w:t>
      </w:r>
      <w:r w:rsidR="00F67E05">
        <w:t>, etc.</w:t>
      </w:r>
      <w:r>
        <w:t>)</w:t>
      </w:r>
      <w:r w:rsidR="00D93B14">
        <w:t>.</w:t>
      </w:r>
      <w:r w:rsidR="00F67E05">
        <w:t xml:space="preserve"> </w:t>
      </w:r>
    </w:p>
    <w:p w14:paraId="714477FF" w14:textId="60A8A5F4" w:rsidR="008F6737" w:rsidRDefault="00F67E05" w:rsidP="00E01AD7">
      <w:pPr>
        <w:pStyle w:val="Prrafodelista"/>
      </w:pPr>
      <w:r>
        <w:t xml:space="preserve">Por </w:t>
      </w:r>
      <w:r w:rsidR="00E01AD7">
        <w:t>ejemplo,</w:t>
      </w:r>
      <w:r>
        <w:t xml:space="preserve"> la actividad descrita a continuación corresponde a la</w:t>
      </w:r>
      <w:r w:rsidR="00540468">
        <w:t xml:space="preserve"> de la</w:t>
      </w:r>
      <w:r>
        <w:t xml:space="preserve"> ventana de información</w:t>
      </w:r>
      <w:r w:rsidR="00540468">
        <w:t>:</w:t>
      </w:r>
    </w:p>
    <w:p w14:paraId="1C1C1506" w14:textId="653675CE" w:rsidR="00ED66FE" w:rsidRDefault="00ED66FE" w:rsidP="00ED66FE">
      <w:r>
        <w:tab/>
      </w:r>
    </w:p>
    <w:p w14:paraId="73BCB6FE" w14:textId="18765796" w:rsidR="00ED66FE" w:rsidRDefault="00ED66FE" w:rsidP="00ED66FE">
      <w:pPr>
        <w:rPr>
          <w:rFonts w:ascii="Consolas" w:hAnsi="Consolas" w:cs="Consolas"/>
          <w:color w:val="22863A"/>
          <w:sz w:val="18"/>
          <w:szCs w:val="18"/>
        </w:rPr>
      </w:pPr>
      <w:r>
        <w:rPr>
          <w:rFonts w:ascii="Consolas" w:hAnsi="Consolas" w:cs="Consolas"/>
          <w:color w:val="24292E"/>
          <w:sz w:val="18"/>
          <w:szCs w:val="18"/>
        </w:rPr>
        <w:tab/>
      </w:r>
      <w:r w:rsidRPr="00F64332">
        <w:rPr>
          <w:rFonts w:ascii="Consolas" w:hAnsi="Consolas" w:cs="Consolas"/>
          <w:color w:val="24292E"/>
          <w:sz w:val="18"/>
          <w:szCs w:val="18"/>
        </w:rPr>
        <w:t>&lt;</w:t>
      </w:r>
      <w:proofErr w:type="spellStart"/>
      <w:r w:rsidRPr="00F64332">
        <w:rPr>
          <w:rFonts w:ascii="Consolas" w:hAnsi="Consolas" w:cs="Consolas"/>
          <w:color w:val="22863A"/>
          <w:sz w:val="18"/>
          <w:szCs w:val="18"/>
        </w:rPr>
        <w:t>activity</w:t>
      </w:r>
      <w:proofErr w:type="spellEnd"/>
    </w:p>
    <w:p w14:paraId="29C523B0" w14:textId="0F0AE478" w:rsidR="00ED66FE" w:rsidRDefault="00ED66FE" w:rsidP="00ED66FE">
      <w:pPr>
        <w:rPr>
          <w:rFonts w:ascii="Consolas" w:hAnsi="Consolas" w:cs="Consolas"/>
          <w:color w:val="032F62"/>
          <w:sz w:val="18"/>
          <w:szCs w:val="18"/>
        </w:rPr>
      </w:pPr>
      <w:r>
        <w:rPr>
          <w:rFonts w:ascii="Consolas" w:hAnsi="Consolas" w:cs="Consolas"/>
          <w:color w:val="6F42C1"/>
          <w:sz w:val="18"/>
          <w:szCs w:val="18"/>
        </w:rPr>
        <w:tab/>
      </w:r>
      <w:r>
        <w:rPr>
          <w:rFonts w:ascii="Consolas" w:hAnsi="Consolas" w:cs="Consolas"/>
          <w:color w:val="6F42C1"/>
          <w:sz w:val="18"/>
          <w:szCs w:val="18"/>
        </w:rPr>
        <w:tab/>
      </w:r>
      <w:proofErr w:type="spellStart"/>
      <w:r w:rsidRPr="00F64332">
        <w:rPr>
          <w:rFonts w:ascii="Consolas" w:hAnsi="Consolas" w:cs="Consolas"/>
          <w:color w:val="6F42C1"/>
          <w:sz w:val="18"/>
          <w:szCs w:val="18"/>
        </w:rPr>
        <w:t>android:name</w:t>
      </w:r>
      <w:proofErr w:type="spellEnd"/>
      <w:r w:rsidRPr="00F64332">
        <w:rPr>
          <w:rFonts w:ascii="Consolas" w:hAnsi="Consolas" w:cs="Consolas"/>
          <w:color w:val="24292E"/>
          <w:sz w:val="18"/>
          <w:szCs w:val="18"/>
        </w:rPr>
        <w:t>=</w:t>
      </w:r>
      <w:proofErr w:type="gramStart"/>
      <w:r w:rsidRPr="00F64332">
        <w:rPr>
          <w:rFonts w:ascii="Consolas" w:hAnsi="Consolas" w:cs="Consolas"/>
          <w:color w:val="032F62"/>
          <w:sz w:val="18"/>
          <w:szCs w:val="18"/>
        </w:rPr>
        <w:t>".</w:t>
      </w:r>
      <w:proofErr w:type="spellStart"/>
      <w:r w:rsidRPr="00F64332">
        <w:rPr>
          <w:rFonts w:ascii="Consolas" w:hAnsi="Consolas" w:cs="Consolas"/>
          <w:color w:val="032F62"/>
          <w:sz w:val="18"/>
          <w:szCs w:val="18"/>
        </w:rPr>
        <w:t>InfoActivity</w:t>
      </w:r>
      <w:proofErr w:type="spellEnd"/>
      <w:proofErr w:type="gramEnd"/>
      <w:r w:rsidRPr="00F64332">
        <w:rPr>
          <w:rFonts w:ascii="Consolas" w:hAnsi="Consolas" w:cs="Consolas"/>
          <w:color w:val="032F62"/>
          <w:sz w:val="18"/>
          <w:szCs w:val="18"/>
        </w:rPr>
        <w:t>"</w:t>
      </w:r>
    </w:p>
    <w:p w14:paraId="0AF6E2B2" w14:textId="2FEB944E" w:rsidR="00ED66FE" w:rsidRDefault="00ED66FE" w:rsidP="00ED66FE">
      <w:pPr>
        <w:rPr>
          <w:rFonts w:ascii="Consolas" w:hAnsi="Consolas" w:cs="Consolas"/>
          <w:color w:val="032F62"/>
          <w:sz w:val="18"/>
          <w:szCs w:val="18"/>
        </w:rPr>
      </w:pPr>
      <w:r>
        <w:rPr>
          <w:rFonts w:ascii="Consolas" w:hAnsi="Consolas" w:cs="Consolas"/>
          <w:color w:val="6F42C1"/>
          <w:sz w:val="18"/>
          <w:szCs w:val="18"/>
        </w:rPr>
        <w:tab/>
      </w:r>
      <w:r>
        <w:rPr>
          <w:rFonts w:ascii="Consolas" w:hAnsi="Consolas" w:cs="Consolas"/>
          <w:color w:val="6F42C1"/>
          <w:sz w:val="18"/>
          <w:szCs w:val="18"/>
        </w:rPr>
        <w:tab/>
      </w:r>
      <w:proofErr w:type="spellStart"/>
      <w:proofErr w:type="gramStart"/>
      <w:r w:rsidRPr="00F64332">
        <w:rPr>
          <w:rFonts w:ascii="Consolas" w:hAnsi="Consolas" w:cs="Consolas"/>
          <w:color w:val="6F42C1"/>
          <w:sz w:val="18"/>
          <w:szCs w:val="18"/>
        </w:rPr>
        <w:t>android:label</w:t>
      </w:r>
      <w:proofErr w:type="spellEnd"/>
      <w:proofErr w:type="gramEnd"/>
      <w:r w:rsidRPr="00F64332">
        <w:rPr>
          <w:rFonts w:ascii="Consolas" w:hAnsi="Consolas" w:cs="Consolas"/>
          <w:color w:val="24292E"/>
          <w:sz w:val="18"/>
          <w:szCs w:val="18"/>
        </w:rPr>
        <w:t>=</w:t>
      </w:r>
      <w:r w:rsidRPr="00F64332">
        <w:rPr>
          <w:rFonts w:ascii="Consolas" w:hAnsi="Consolas" w:cs="Consolas"/>
          <w:color w:val="032F62"/>
          <w:sz w:val="18"/>
          <w:szCs w:val="18"/>
        </w:rPr>
        <w:t>"</w:t>
      </w:r>
      <w:proofErr w:type="spellStart"/>
      <w:r w:rsidRPr="00F64332">
        <w:rPr>
          <w:rFonts w:ascii="Consolas" w:hAnsi="Consolas" w:cs="Consolas"/>
          <w:color w:val="032F62"/>
          <w:sz w:val="18"/>
          <w:szCs w:val="18"/>
        </w:rPr>
        <w:t>Informacion</w:t>
      </w:r>
      <w:proofErr w:type="spellEnd"/>
      <w:r w:rsidRPr="00F64332">
        <w:rPr>
          <w:rFonts w:ascii="Consolas" w:hAnsi="Consolas" w:cs="Consolas"/>
          <w:color w:val="032F62"/>
          <w:sz w:val="18"/>
          <w:szCs w:val="18"/>
        </w:rPr>
        <w:t>"</w:t>
      </w:r>
    </w:p>
    <w:p w14:paraId="3C636C47" w14:textId="7BA53D76" w:rsidR="00ED66FE" w:rsidRDefault="00ED66FE" w:rsidP="00ED66FE">
      <w:pPr>
        <w:rPr>
          <w:rFonts w:ascii="Consolas" w:hAnsi="Consolas" w:cs="Consolas"/>
          <w:color w:val="22863A"/>
          <w:sz w:val="18"/>
          <w:szCs w:val="18"/>
        </w:rPr>
      </w:pPr>
      <w:r>
        <w:rPr>
          <w:rFonts w:ascii="Consolas" w:hAnsi="Consolas" w:cs="Consolas"/>
          <w:color w:val="6F42C1"/>
          <w:sz w:val="18"/>
          <w:szCs w:val="18"/>
        </w:rPr>
        <w:tab/>
      </w:r>
      <w:r>
        <w:rPr>
          <w:rFonts w:ascii="Consolas" w:hAnsi="Consolas" w:cs="Consolas"/>
          <w:color w:val="6F42C1"/>
          <w:sz w:val="18"/>
          <w:szCs w:val="18"/>
        </w:rPr>
        <w:tab/>
      </w:r>
      <w:proofErr w:type="spellStart"/>
      <w:proofErr w:type="gramStart"/>
      <w:r w:rsidRPr="00F64332">
        <w:rPr>
          <w:rFonts w:ascii="Consolas" w:hAnsi="Consolas" w:cs="Consolas"/>
          <w:color w:val="6F42C1"/>
          <w:sz w:val="18"/>
          <w:szCs w:val="18"/>
        </w:rPr>
        <w:t>android:parentActivityName</w:t>
      </w:r>
      <w:proofErr w:type="spellEnd"/>
      <w:proofErr w:type="gramEnd"/>
      <w:r w:rsidRPr="00F64332">
        <w:rPr>
          <w:rFonts w:ascii="Consolas" w:hAnsi="Consolas" w:cs="Consolas"/>
          <w:color w:val="24292E"/>
          <w:sz w:val="18"/>
          <w:szCs w:val="18"/>
        </w:rPr>
        <w:t>=</w:t>
      </w:r>
      <w:r w:rsidRPr="00F64332">
        <w:rPr>
          <w:rFonts w:ascii="Consolas" w:hAnsi="Consolas" w:cs="Consolas"/>
          <w:color w:val="032F62"/>
          <w:sz w:val="18"/>
          <w:szCs w:val="18"/>
        </w:rPr>
        <w:t>".</w:t>
      </w:r>
      <w:proofErr w:type="spellStart"/>
      <w:r w:rsidRPr="00F64332">
        <w:rPr>
          <w:rFonts w:ascii="Consolas" w:hAnsi="Consolas" w:cs="Consolas"/>
          <w:color w:val="032F62"/>
          <w:sz w:val="18"/>
          <w:szCs w:val="18"/>
        </w:rPr>
        <w:t>MainActivity</w:t>
      </w:r>
      <w:proofErr w:type="spellEnd"/>
      <w:r w:rsidRPr="00F64332">
        <w:rPr>
          <w:rFonts w:ascii="Consolas" w:hAnsi="Consolas" w:cs="Consolas"/>
          <w:color w:val="032F62"/>
          <w:sz w:val="18"/>
          <w:szCs w:val="18"/>
        </w:rPr>
        <w:t>"</w:t>
      </w:r>
      <w:r w:rsidRPr="00F64332">
        <w:rPr>
          <w:rFonts w:ascii="Consolas" w:hAnsi="Consolas" w:cs="Consolas"/>
          <w:color w:val="24292E"/>
          <w:sz w:val="18"/>
          <w:szCs w:val="18"/>
        </w:rPr>
        <w:t>&gt;</w:t>
      </w:r>
    </w:p>
    <w:p w14:paraId="4D3DC0AD" w14:textId="0D33E2DD" w:rsidR="00ED66FE" w:rsidRDefault="00ED66FE" w:rsidP="00ED66FE">
      <w:pPr>
        <w:rPr>
          <w:rFonts w:ascii="Consolas" w:hAnsi="Consolas" w:cs="Consolas"/>
          <w:color w:val="22863A"/>
          <w:sz w:val="18"/>
          <w:szCs w:val="18"/>
        </w:rPr>
      </w:pPr>
      <w:r>
        <w:rPr>
          <w:rFonts w:ascii="Consolas" w:hAnsi="Consolas" w:cs="Consolas"/>
          <w:color w:val="24292E"/>
          <w:sz w:val="18"/>
          <w:szCs w:val="18"/>
        </w:rPr>
        <w:tab/>
      </w:r>
      <w:r>
        <w:rPr>
          <w:rFonts w:ascii="Consolas" w:hAnsi="Consolas" w:cs="Consolas"/>
          <w:color w:val="24292E"/>
          <w:sz w:val="18"/>
          <w:szCs w:val="18"/>
        </w:rPr>
        <w:tab/>
      </w:r>
      <w:r w:rsidRPr="00F64332">
        <w:rPr>
          <w:rFonts w:ascii="Consolas" w:hAnsi="Consolas" w:cs="Consolas"/>
          <w:color w:val="24292E"/>
          <w:sz w:val="18"/>
          <w:szCs w:val="18"/>
        </w:rPr>
        <w:t>&lt;</w:t>
      </w:r>
      <w:r w:rsidRPr="00F64332">
        <w:rPr>
          <w:rFonts w:ascii="Consolas" w:hAnsi="Consolas" w:cs="Consolas"/>
          <w:color w:val="22863A"/>
          <w:sz w:val="18"/>
          <w:szCs w:val="18"/>
        </w:rPr>
        <w:t>meta-data</w:t>
      </w:r>
    </w:p>
    <w:p w14:paraId="5515815E" w14:textId="1A92E9AA" w:rsidR="00ED66FE" w:rsidRDefault="00ED66FE" w:rsidP="00ED66FE">
      <w:pPr>
        <w:rPr>
          <w:rFonts w:ascii="Consolas" w:hAnsi="Consolas" w:cs="Consolas"/>
          <w:color w:val="032F62"/>
          <w:sz w:val="18"/>
          <w:szCs w:val="18"/>
        </w:rPr>
      </w:pPr>
      <w:r>
        <w:rPr>
          <w:rFonts w:ascii="Consolas" w:hAnsi="Consolas" w:cs="Consolas"/>
          <w:color w:val="6F42C1"/>
          <w:sz w:val="18"/>
          <w:szCs w:val="18"/>
        </w:rPr>
        <w:tab/>
      </w:r>
      <w:r>
        <w:rPr>
          <w:rFonts w:ascii="Consolas" w:hAnsi="Consolas" w:cs="Consolas"/>
          <w:color w:val="6F42C1"/>
          <w:sz w:val="18"/>
          <w:szCs w:val="18"/>
        </w:rPr>
        <w:tab/>
      </w:r>
      <w:r>
        <w:rPr>
          <w:rFonts w:ascii="Consolas" w:hAnsi="Consolas" w:cs="Consolas"/>
          <w:color w:val="6F42C1"/>
          <w:sz w:val="18"/>
          <w:szCs w:val="18"/>
        </w:rPr>
        <w:tab/>
      </w:r>
      <w:proofErr w:type="spellStart"/>
      <w:r w:rsidRPr="00F64332">
        <w:rPr>
          <w:rFonts w:ascii="Consolas" w:hAnsi="Consolas" w:cs="Consolas"/>
          <w:color w:val="6F42C1"/>
          <w:sz w:val="18"/>
          <w:szCs w:val="18"/>
        </w:rPr>
        <w:t>android:name</w:t>
      </w:r>
      <w:proofErr w:type="spellEnd"/>
      <w:r w:rsidRPr="00F64332">
        <w:rPr>
          <w:rFonts w:ascii="Consolas" w:hAnsi="Consolas" w:cs="Consolas"/>
          <w:color w:val="24292E"/>
          <w:sz w:val="18"/>
          <w:szCs w:val="18"/>
        </w:rPr>
        <w:t>=</w:t>
      </w:r>
      <w:r w:rsidRPr="00F64332">
        <w:rPr>
          <w:rFonts w:ascii="Consolas" w:hAnsi="Consolas" w:cs="Consolas"/>
          <w:color w:val="032F62"/>
          <w:sz w:val="18"/>
          <w:szCs w:val="18"/>
        </w:rPr>
        <w:t>"</w:t>
      </w:r>
      <w:proofErr w:type="spellStart"/>
      <w:proofErr w:type="gramStart"/>
      <w:r w:rsidRPr="00F64332">
        <w:rPr>
          <w:rFonts w:ascii="Consolas" w:hAnsi="Consolas" w:cs="Consolas"/>
          <w:color w:val="032F62"/>
          <w:sz w:val="18"/>
          <w:szCs w:val="18"/>
        </w:rPr>
        <w:t>android.support</w:t>
      </w:r>
      <w:proofErr w:type="gramEnd"/>
      <w:r w:rsidRPr="00F64332">
        <w:rPr>
          <w:rFonts w:ascii="Consolas" w:hAnsi="Consolas" w:cs="Consolas"/>
          <w:color w:val="032F62"/>
          <w:sz w:val="18"/>
          <w:szCs w:val="18"/>
        </w:rPr>
        <w:t>.PARENT_ACTIVITY</w:t>
      </w:r>
      <w:proofErr w:type="spellEnd"/>
      <w:r w:rsidRPr="00F64332">
        <w:rPr>
          <w:rFonts w:ascii="Consolas" w:hAnsi="Consolas" w:cs="Consolas"/>
          <w:color w:val="032F62"/>
          <w:sz w:val="18"/>
          <w:szCs w:val="18"/>
        </w:rPr>
        <w:t>"</w:t>
      </w:r>
    </w:p>
    <w:p w14:paraId="3510C8CB" w14:textId="111AED23" w:rsidR="00ED66FE" w:rsidRDefault="00ED66FE" w:rsidP="00ED66FE">
      <w:pPr>
        <w:rPr>
          <w:rFonts w:ascii="Consolas" w:hAnsi="Consolas" w:cs="Consolas"/>
          <w:color w:val="22863A"/>
          <w:sz w:val="18"/>
          <w:szCs w:val="18"/>
        </w:rPr>
      </w:pPr>
      <w:r>
        <w:rPr>
          <w:rFonts w:ascii="Consolas" w:hAnsi="Consolas" w:cs="Consolas"/>
          <w:color w:val="6F42C1"/>
          <w:sz w:val="18"/>
          <w:szCs w:val="18"/>
        </w:rPr>
        <w:tab/>
      </w:r>
      <w:r>
        <w:rPr>
          <w:rFonts w:ascii="Consolas" w:hAnsi="Consolas" w:cs="Consolas"/>
          <w:color w:val="6F42C1"/>
          <w:sz w:val="18"/>
          <w:szCs w:val="18"/>
        </w:rPr>
        <w:tab/>
      </w:r>
      <w:r>
        <w:rPr>
          <w:rFonts w:ascii="Consolas" w:hAnsi="Consolas" w:cs="Consolas"/>
          <w:color w:val="6F42C1"/>
          <w:sz w:val="18"/>
          <w:szCs w:val="18"/>
        </w:rPr>
        <w:tab/>
      </w:r>
      <w:proofErr w:type="spellStart"/>
      <w:r w:rsidRPr="00F64332">
        <w:rPr>
          <w:rFonts w:ascii="Consolas" w:hAnsi="Consolas" w:cs="Consolas"/>
          <w:color w:val="6F42C1"/>
          <w:sz w:val="18"/>
          <w:szCs w:val="18"/>
        </w:rPr>
        <w:t>android:value</w:t>
      </w:r>
      <w:proofErr w:type="spellEnd"/>
      <w:r w:rsidRPr="00F64332">
        <w:rPr>
          <w:rFonts w:ascii="Consolas" w:hAnsi="Consolas" w:cs="Consolas"/>
          <w:color w:val="24292E"/>
          <w:sz w:val="18"/>
          <w:szCs w:val="18"/>
        </w:rPr>
        <w:t>=</w:t>
      </w:r>
      <w:proofErr w:type="gramStart"/>
      <w:r w:rsidRPr="00F64332">
        <w:rPr>
          <w:rFonts w:ascii="Consolas" w:hAnsi="Consolas" w:cs="Consolas"/>
          <w:color w:val="032F62"/>
          <w:sz w:val="18"/>
          <w:szCs w:val="18"/>
        </w:rPr>
        <w:t>".</w:t>
      </w:r>
      <w:proofErr w:type="spellStart"/>
      <w:r w:rsidRPr="00F64332">
        <w:rPr>
          <w:rFonts w:ascii="Consolas" w:hAnsi="Consolas" w:cs="Consolas"/>
          <w:color w:val="032F62"/>
          <w:sz w:val="18"/>
          <w:szCs w:val="18"/>
        </w:rPr>
        <w:t>MainActivity</w:t>
      </w:r>
      <w:proofErr w:type="spellEnd"/>
      <w:proofErr w:type="gramEnd"/>
      <w:r w:rsidRPr="00F64332">
        <w:rPr>
          <w:rFonts w:ascii="Consolas" w:hAnsi="Consolas" w:cs="Consolas"/>
          <w:color w:val="032F62"/>
          <w:sz w:val="18"/>
          <w:szCs w:val="18"/>
        </w:rPr>
        <w:t>"</w:t>
      </w:r>
      <w:r w:rsidRPr="00F64332">
        <w:rPr>
          <w:rFonts w:ascii="Consolas" w:hAnsi="Consolas" w:cs="Consolas"/>
          <w:color w:val="24292E"/>
          <w:sz w:val="18"/>
          <w:szCs w:val="18"/>
        </w:rPr>
        <w:t xml:space="preserve"> /&gt;</w:t>
      </w:r>
    </w:p>
    <w:p w14:paraId="5FF3DED3" w14:textId="51080B0A" w:rsidR="00ED66FE" w:rsidRDefault="00ED66FE" w:rsidP="00ED66FE">
      <w:r>
        <w:rPr>
          <w:rFonts w:ascii="Consolas" w:hAnsi="Consolas" w:cs="Consolas"/>
          <w:color w:val="24292E"/>
          <w:sz w:val="18"/>
          <w:szCs w:val="18"/>
        </w:rPr>
        <w:tab/>
      </w:r>
      <w:r w:rsidRPr="00F64332">
        <w:rPr>
          <w:rFonts w:ascii="Consolas" w:hAnsi="Consolas" w:cs="Consolas"/>
          <w:color w:val="24292E"/>
          <w:sz w:val="18"/>
          <w:szCs w:val="18"/>
        </w:rPr>
        <w:t>&lt;/</w:t>
      </w:r>
      <w:proofErr w:type="spellStart"/>
      <w:r w:rsidRPr="00F64332">
        <w:rPr>
          <w:rFonts w:ascii="Consolas" w:hAnsi="Consolas" w:cs="Consolas"/>
          <w:color w:val="22863A"/>
          <w:sz w:val="18"/>
          <w:szCs w:val="18"/>
        </w:rPr>
        <w:t>activity</w:t>
      </w:r>
      <w:proofErr w:type="spellEnd"/>
      <w:r w:rsidRPr="00F64332">
        <w:rPr>
          <w:rFonts w:ascii="Consolas" w:hAnsi="Consolas" w:cs="Consolas"/>
          <w:color w:val="24292E"/>
          <w:sz w:val="18"/>
          <w:szCs w:val="18"/>
        </w:rPr>
        <w:t>&gt;</w:t>
      </w:r>
    </w:p>
    <w:p w14:paraId="75525CBD" w14:textId="77777777" w:rsidR="00ED66FE" w:rsidRPr="008F6737" w:rsidRDefault="00ED66FE" w:rsidP="00ED66FE"/>
    <w:p w14:paraId="6ABC5F68" w14:textId="5F06CEB6" w:rsidR="00BC1E65" w:rsidRDefault="00BC1E65" w:rsidP="002E5974">
      <w:pPr>
        <w:pStyle w:val="TtuloTDC"/>
        <w:numPr>
          <w:ilvl w:val="0"/>
          <w:numId w:val="8"/>
        </w:numPr>
      </w:pPr>
      <w:bookmarkStart w:id="329" w:name="_Toc37410434"/>
      <w:r>
        <w:lastRenderedPageBreak/>
        <w:t>Diseño del reconocedor basado en IA.</w:t>
      </w:r>
      <w:bookmarkEnd w:id="329"/>
    </w:p>
    <w:p w14:paraId="57A50D98" w14:textId="4EC6D729" w:rsidR="00D432F8" w:rsidRDefault="00456515" w:rsidP="00CF6E94">
      <w:pPr>
        <w:pStyle w:val="Ttulo1"/>
      </w:pPr>
      <w:bookmarkStart w:id="330" w:name="_Toc37410435"/>
      <w:r>
        <w:t xml:space="preserve">5.1 </w:t>
      </w:r>
      <w:r w:rsidR="00D432F8">
        <w:t>Introducción</w:t>
      </w:r>
      <w:r w:rsidR="00AD0F6C">
        <w:t>.</w:t>
      </w:r>
      <w:bookmarkEnd w:id="330"/>
    </w:p>
    <w:p w14:paraId="3D3911DE" w14:textId="77777777" w:rsidR="00AD0F6C" w:rsidRPr="00AD0F6C" w:rsidRDefault="00AD0F6C" w:rsidP="00AD0F6C"/>
    <w:p w14:paraId="720760E0" w14:textId="23351222" w:rsidR="00D432F8" w:rsidRDefault="00D432F8" w:rsidP="00D432F8">
      <w:r>
        <w:t xml:space="preserve">Una vez realizada la tarea de tener un aparato funcional queda el que </w:t>
      </w:r>
      <w:r w:rsidR="005F546F">
        <w:t>se puedan</w:t>
      </w:r>
      <w:r>
        <w:t xml:space="preserve"> localizar los objetivos buscados de una forma rápida y efectiva, para dicha tarea hay diversas alternativas como por ejemplo el envío de video en tiempo real o el análisis de </w:t>
      </w:r>
      <w:r w:rsidR="003833D5">
        <w:t>é</w:t>
      </w:r>
      <w:r>
        <w:t xml:space="preserve">ste una vez que el aparato haya regresado del recorrido establecido, sin embargo dado que buscamos que el conjunto de tareas tengan la menor interacción humana </w:t>
      </w:r>
      <w:r w:rsidR="00496715">
        <w:t xml:space="preserve">lo lógico </w:t>
      </w:r>
      <w:r>
        <w:t>es que el propio ordenador de abordo sea capaz de realizar la tarea mencionada.</w:t>
      </w:r>
    </w:p>
    <w:p w14:paraId="201C575B" w14:textId="77F2A65C" w:rsidR="00D432F8" w:rsidRPr="00D432F8" w:rsidRDefault="00D432F8" w:rsidP="00D432F8">
      <w:r>
        <w:t xml:space="preserve">Esto es posible usando algoritmos de inteligencia artificial </w:t>
      </w:r>
      <w:r w:rsidR="008C7933">
        <w:t>que son capaces de detectar patrones durante el análisis de video y por tanto reconocimiento de objetivos con una determinada certeza</w:t>
      </w:r>
      <w:r w:rsidR="009F6F41">
        <w:t xml:space="preserve">, en concreto en este proyecto </w:t>
      </w:r>
      <w:r w:rsidR="005F546F">
        <w:t>se usa</w:t>
      </w:r>
      <w:r w:rsidR="009F6F41">
        <w:t xml:space="preserve"> una técnica de Deep </w:t>
      </w:r>
      <w:proofErr w:type="spellStart"/>
      <w:r w:rsidR="009F6F41">
        <w:t>learning</w:t>
      </w:r>
      <w:proofErr w:type="spellEnd"/>
      <w:r w:rsidR="009F6F41">
        <w:t xml:space="preserve"> llamada SSD explicada más adelante</w:t>
      </w:r>
      <w:r w:rsidR="008C7933">
        <w:t>.</w:t>
      </w:r>
      <w:r>
        <w:t xml:space="preserve"> </w:t>
      </w:r>
    </w:p>
    <w:p w14:paraId="7A4FF9C6" w14:textId="1D3C43AB" w:rsidR="00E813DA" w:rsidRDefault="00456515" w:rsidP="00496715">
      <w:pPr>
        <w:pStyle w:val="Ttulo1"/>
      </w:pPr>
      <w:bookmarkStart w:id="331" w:name="_Toc37410436"/>
      <w:r>
        <w:t xml:space="preserve">5.2 </w:t>
      </w:r>
      <w:r w:rsidR="002B62F4">
        <w:t>Vista teóric</w:t>
      </w:r>
      <w:r w:rsidR="00496715">
        <w:t>a</w:t>
      </w:r>
      <w:r w:rsidR="00AD0F6C">
        <w:t>.</w:t>
      </w:r>
      <w:bookmarkEnd w:id="331"/>
    </w:p>
    <w:p w14:paraId="2BFCC247" w14:textId="77777777" w:rsidR="00AD0F6C" w:rsidRPr="00AD0F6C" w:rsidRDefault="00AD0F6C" w:rsidP="00AD0F6C"/>
    <w:p w14:paraId="692E1837" w14:textId="4D3B2974" w:rsidR="00E813DA" w:rsidRDefault="00456515" w:rsidP="00E813DA">
      <w:pPr>
        <w:pStyle w:val="Ttulo2"/>
      </w:pPr>
      <w:bookmarkStart w:id="332" w:name="_Toc37410437"/>
      <w:r>
        <w:t xml:space="preserve">5.2.1 </w:t>
      </w:r>
      <w:r w:rsidR="00E813DA">
        <w:t xml:space="preserve">Clasificación vs </w:t>
      </w:r>
      <w:commentRangeStart w:id="333"/>
      <w:r w:rsidR="00E813DA">
        <w:t>detección</w:t>
      </w:r>
      <w:commentRangeEnd w:id="333"/>
      <w:r w:rsidR="00F625B3">
        <w:rPr>
          <w:rStyle w:val="Refdecomentario"/>
          <w:rFonts w:asciiTheme="minorHAnsi" w:eastAsiaTheme="minorEastAsia" w:hAnsiTheme="minorHAnsi" w:cstheme="minorBidi"/>
          <w:color w:val="auto"/>
        </w:rPr>
        <w:commentReference w:id="333"/>
      </w:r>
      <w:r w:rsidR="00AD0F6C">
        <w:t>.</w:t>
      </w:r>
      <w:bookmarkEnd w:id="332"/>
    </w:p>
    <w:p w14:paraId="71B218A9" w14:textId="77777777" w:rsidR="00AD0F6C" w:rsidRPr="00AD0F6C" w:rsidRDefault="00AD0F6C" w:rsidP="00AD0F6C"/>
    <w:p w14:paraId="2863D66A" w14:textId="4605590D" w:rsidR="00E813DA" w:rsidRDefault="00E813DA" w:rsidP="00E813DA">
      <w:r>
        <w:t>Dentro del paradigma de la identificación de objetos tenemos dos alternativas, la clasificación y la detección. El primero como su nombre indica permite dada una imagen saber qu</w:t>
      </w:r>
      <w:r w:rsidR="003833D5">
        <w:t>é</w:t>
      </w:r>
      <w:r>
        <w:t xml:space="preserve"> contiene</w:t>
      </w:r>
      <w:r w:rsidR="007B7B4F">
        <w:t>,</w:t>
      </w:r>
      <w:r>
        <w:t xml:space="preserve"> por </w:t>
      </w:r>
      <w:r w:rsidR="007B7B4F">
        <w:t>ejemplo,</w:t>
      </w:r>
      <w:r>
        <w:t xml:space="preserve"> si diseñamos un clasificador de aves nuestro algoritmo debería ser capaz de dada una imagen decirnos la especie del ave.</w:t>
      </w:r>
    </w:p>
    <w:p w14:paraId="04449230" w14:textId="2B5F32D5" w:rsidR="00E813DA" w:rsidRDefault="00E813DA" w:rsidP="00E813DA">
      <w:r>
        <w:t xml:space="preserve">En </w:t>
      </w:r>
      <w:r w:rsidR="007B7B4F">
        <w:t>cambio,</w:t>
      </w:r>
      <w:r>
        <w:t xml:space="preserve"> en un algoritmo de detección no solo buscamos clasificar una imagen según el tipo de esta</w:t>
      </w:r>
      <w:r w:rsidR="003833D5">
        <w:t xml:space="preserve"> o</w:t>
      </w:r>
      <w:r>
        <w:t xml:space="preserve"> según algún parámetro</w:t>
      </w:r>
      <w:r w:rsidR="007B7B4F">
        <w:t>,</w:t>
      </w:r>
      <w:r>
        <w:t xml:space="preserve"> sino además saber s</w:t>
      </w:r>
      <w:r w:rsidR="007B7B4F">
        <w:t xml:space="preserve">u </w:t>
      </w:r>
      <w:r>
        <w:t>posición en la imagen acotándola normalmente con algún recuadro.</w:t>
      </w:r>
      <w:r w:rsidR="003E7704">
        <w:t xml:space="preserve"> Estos dos conceptos se entienden mejor en la imagen inferior (</w:t>
      </w:r>
      <w:proofErr w:type="spellStart"/>
      <w:r w:rsidR="003E7704">
        <w:t>Fig</w:t>
      </w:r>
      <w:proofErr w:type="spellEnd"/>
      <w:r w:rsidR="003E7704">
        <w:t xml:space="preserve"> x).</w:t>
      </w:r>
    </w:p>
    <w:p w14:paraId="129627B0" w14:textId="07D9E036" w:rsidR="002B62F4" w:rsidRDefault="002B62F4" w:rsidP="00F625B3">
      <w:pPr>
        <w:keepNext/>
      </w:pPr>
      <w:r w:rsidRPr="002B62F4">
        <w:lastRenderedPageBreak/>
        <w:fldChar w:fldCharType="begin"/>
      </w:r>
      <w:r w:rsidR="00216CEA">
        <w:instrText xml:space="preserve"> INCLUDEPICTURE "C:\\var\\folders\\f9\\g2h78njx30sdg7mmyn9f5cm80000gn\\T\\com.microsoft.Word\\WebArchiveCopyPasteTempFiles\\image-classification-vs-object-detection.png" \* MERGEFORMAT </w:instrText>
      </w:r>
      <w:r w:rsidRPr="002B62F4">
        <w:fldChar w:fldCharType="separate"/>
      </w:r>
      <w:r w:rsidR="00A13AC7">
        <w:rPr>
          <w:noProof/>
        </w:rPr>
        <mc:AlternateContent>
          <mc:Choice Requires="wps">
            <w:drawing>
              <wp:anchor distT="0" distB="0" distL="114300" distR="114300" simplePos="0" relativeHeight="251777024" behindDoc="0" locked="0" layoutInCell="1" allowOverlap="1" wp14:anchorId="556E0171" wp14:editId="1AF17C68">
                <wp:simplePos x="0" y="0"/>
                <wp:positionH relativeFrom="column">
                  <wp:posOffset>1905</wp:posOffset>
                </wp:positionH>
                <wp:positionV relativeFrom="paragraph">
                  <wp:posOffset>3088640</wp:posOffset>
                </wp:positionV>
                <wp:extent cx="5396230" cy="635"/>
                <wp:effectExtent l="0" t="0" r="1270" b="12065"/>
                <wp:wrapSquare wrapText="bothSides"/>
                <wp:docPr id="71" name="Cuadro de texto 71"/>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2CCAB6D6" w14:textId="7CABF8F8" w:rsidR="002B49F8" w:rsidRPr="0065747A" w:rsidRDefault="002B49F8" w:rsidP="00A13AC7">
                            <w:pPr>
                              <w:pStyle w:val="Descripcin"/>
                              <w:rPr>
                                <w:rFonts w:ascii="Times New Roman" w:eastAsia="Times New Roman" w:hAnsi="Times New Roman" w:cs="Times New Roman"/>
                              </w:rPr>
                            </w:pPr>
                            <w:proofErr w:type="spellStart"/>
                            <w:r>
                              <w:t>Fig</w:t>
                            </w:r>
                            <w:proofErr w:type="spellEnd"/>
                            <w:r>
                              <w:t xml:space="preserve"> </w:t>
                            </w:r>
                            <w:proofErr w:type="spellStart"/>
                            <w:r>
                              <w:t>x.x</w:t>
                            </w:r>
                            <w:proofErr w:type="spellEnd"/>
                            <w:r>
                              <w:t>. Diferencia entre clasificación y detección.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E0171" id="Cuadro de texto 71" o:spid="_x0000_s1056" type="#_x0000_t202" style="position:absolute;margin-left:.15pt;margin-top:243.2pt;width:424.9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" stroked="f">
                <v:textbox style="mso-fit-shape-to-text:t" inset="0,0,0,0">
                  <w:txbxContent>
                    <w:p w14:paraId="2CCAB6D6" w14:textId="7CABF8F8" w:rsidR="002B49F8" w:rsidRPr="0065747A" w:rsidRDefault="002B49F8" w:rsidP="00A13AC7">
                      <w:pPr>
                        <w:pStyle w:val="Descripcin"/>
                        <w:rPr>
                          <w:rFonts w:ascii="Times New Roman" w:eastAsia="Times New Roman" w:hAnsi="Times New Roman" w:cs="Times New Roman"/>
                        </w:rPr>
                      </w:pPr>
                      <w:proofErr w:type="spellStart"/>
                      <w:r>
                        <w:t>Fig</w:t>
                      </w:r>
                      <w:proofErr w:type="spellEnd"/>
                      <w:r>
                        <w:t xml:space="preserve"> </w:t>
                      </w:r>
                      <w:proofErr w:type="spellStart"/>
                      <w:r>
                        <w:t>x.x</w:t>
                      </w:r>
                      <w:proofErr w:type="spellEnd"/>
                      <w:r>
                        <w:t>. Diferencia entre clasificación y detección.</w:t>
                      </w:r>
                    </w:p>
                  </w:txbxContent>
                </v:textbox>
                <w10:wrap type="square"/>
              </v:shape>
            </w:pict>
          </mc:Fallback>
        </mc:AlternateContent>
      </w:r>
      <w:r w:rsidRPr="002B62F4">
        <w:rPr>
          <w:noProof/>
        </w:rPr>
        <w:drawing>
          <wp:anchor distT="0" distB="0" distL="114300" distR="114300" simplePos="0" relativeHeight="251774976" behindDoc="0" locked="0" layoutInCell="1" allowOverlap="1" wp14:anchorId="1A25EF9E" wp14:editId="72F78AAC">
            <wp:simplePos x="0" y="0"/>
            <wp:positionH relativeFrom="column">
              <wp:posOffset>1905</wp:posOffset>
            </wp:positionH>
            <wp:positionV relativeFrom="paragraph">
              <wp:posOffset>635</wp:posOffset>
            </wp:positionV>
            <wp:extent cx="5396230" cy="3030855"/>
            <wp:effectExtent l="0" t="0" r="1270" b="4445"/>
            <wp:wrapSquare wrapText="bothSides"/>
            <wp:docPr id="15" name="Imagen 15" descr="Resultado de imagen de image classification cat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image classification cat do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6230" cy="3030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62F4">
        <w:fldChar w:fldCharType="end"/>
      </w:r>
    </w:p>
    <w:p w14:paraId="257D47DB" w14:textId="7EEC819A" w:rsidR="002B62F4" w:rsidRDefault="00456515" w:rsidP="002B62F4">
      <w:pPr>
        <w:pStyle w:val="Ttulo2"/>
      </w:pPr>
      <w:bookmarkStart w:id="334" w:name="_Toc37410438"/>
      <w:r>
        <w:t xml:space="preserve">5.2.2 </w:t>
      </w:r>
      <w:r w:rsidR="002B62F4">
        <w:t xml:space="preserve">SSD – </w:t>
      </w:r>
      <w:proofErr w:type="gramStart"/>
      <w:r w:rsidR="002B62F4">
        <w:t>Single</w:t>
      </w:r>
      <w:proofErr w:type="gramEnd"/>
      <w:r w:rsidR="002B62F4">
        <w:t xml:space="preserve"> </w:t>
      </w:r>
      <w:proofErr w:type="spellStart"/>
      <w:r w:rsidR="002B62F4">
        <w:t>shot</w:t>
      </w:r>
      <w:proofErr w:type="spellEnd"/>
      <w:r w:rsidR="002B62F4">
        <w:t xml:space="preserve"> </w:t>
      </w:r>
      <w:commentRangeStart w:id="335"/>
      <w:r w:rsidR="002B62F4">
        <w:t>detector</w:t>
      </w:r>
      <w:commentRangeEnd w:id="335"/>
      <w:r w:rsidR="00F625B3">
        <w:rPr>
          <w:rStyle w:val="Refdecomentario"/>
          <w:rFonts w:asciiTheme="minorHAnsi" w:eastAsiaTheme="minorEastAsia" w:hAnsiTheme="minorHAnsi" w:cstheme="minorBidi"/>
          <w:color w:val="auto"/>
        </w:rPr>
        <w:commentReference w:id="335"/>
      </w:r>
      <w:r w:rsidR="00AD0F6C">
        <w:t>.</w:t>
      </w:r>
      <w:bookmarkEnd w:id="334"/>
    </w:p>
    <w:p w14:paraId="5234E203" w14:textId="77777777" w:rsidR="00AD0F6C" w:rsidRPr="00AD0F6C" w:rsidRDefault="00AD0F6C" w:rsidP="00AD0F6C"/>
    <w:p w14:paraId="523A69E2" w14:textId="7EC347F1" w:rsidR="00457C23" w:rsidRDefault="00917AF8" w:rsidP="002B62F4">
      <w:r>
        <w:t xml:space="preserve">Es un algoritmo de Deep </w:t>
      </w:r>
      <w:proofErr w:type="spellStart"/>
      <w:r>
        <w:t>learning</w:t>
      </w:r>
      <w:proofErr w:type="spellEnd"/>
      <w:r>
        <w:t xml:space="preserve"> considerado uno de los más rápidos</w:t>
      </w:r>
      <w:r w:rsidR="00457C23">
        <w:t xml:space="preserve"> que</w:t>
      </w:r>
      <w:r>
        <w:t xml:space="preserve"> para poder realizar la detección de elementos en una imagen</w:t>
      </w:r>
      <w:r w:rsidR="000326F7">
        <w:t>,</w:t>
      </w:r>
      <w:r>
        <w:t xml:space="preserve"> combina la detección de regiones de interés mediante una red RPN y de forma simultanea la clasificación de estas regiones para saber a qu</w:t>
      </w:r>
      <w:r w:rsidR="00BF3B12">
        <w:t>é</w:t>
      </w:r>
      <w:r w:rsidR="00457C23">
        <w:t xml:space="preserve"> corresponden. </w:t>
      </w:r>
    </w:p>
    <w:p w14:paraId="25FCEE53" w14:textId="77777777" w:rsidR="00457C23" w:rsidRDefault="00457C23" w:rsidP="002B62F4"/>
    <w:p w14:paraId="07DC93FF" w14:textId="7E2DE8B2" w:rsidR="002B62F4" w:rsidRDefault="00457C23" w:rsidP="00F625B3">
      <w:r>
        <w:t xml:space="preserve">En profundidad este algoritmo realiza una descomposición de la imagen usada como entrada en distintas partes de distintos tamaños </w:t>
      </w:r>
      <w:r w:rsidR="001513A2">
        <w:t xml:space="preserve">para que por cada </w:t>
      </w:r>
      <w:r w:rsidR="00F403B4">
        <w:t>sub-imagen</w:t>
      </w:r>
      <w:r w:rsidR="001513A2">
        <w:t xml:space="preserve"> obtenida</w:t>
      </w:r>
      <w:r w:rsidR="00F403B4">
        <w:t>,</w:t>
      </w:r>
      <w:r w:rsidR="001513A2">
        <w:t xml:space="preserve"> se le aplique </w:t>
      </w:r>
      <w:r w:rsidR="00F403B4">
        <w:t xml:space="preserve">un algoritmo </w:t>
      </w:r>
      <w:r w:rsidR="001513A2">
        <w:t>de clasificación y si se ha obtenido un resultado concluyente se guardará la posición de la sub</w:t>
      </w:r>
      <w:r w:rsidR="00F403B4">
        <w:t>-</w:t>
      </w:r>
      <w:r w:rsidR="001513A2">
        <w:t xml:space="preserve">imagen para luego añadirle un recuadro con el nombre asociado a la clase </w:t>
      </w:r>
      <w:r w:rsidR="00F403B4">
        <w:t>detectada,</w:t>
      </w:r>
      <w:r w:rsidR="001513A2">
        <w:t xml:space="preserve"> así como su porcentaje</w:t>
      </w:r>
      <w:r w:rsidR="000326F7">
        <w:t xml:space="preserve"> de certeza</w:t>
      </w:r>
      <w:r w:rsidR="001513A2">
        <w:t>.</w:t>
      </w:r>
    </w:p>
    <w:p w14:paraId="34265CCD" w14:textId="3FA617AE" w:rsidR="00B577ED" w:rsidRDefault="00C93EC0" w:rsidP="00CF6E94">
      <w:pPr>
        <w:pStyle w:val="Ttulo1"/>
      </w:pPr>
      <w:bookmarkStart w:id="336" w:name="_Toc37410439"/>
      <w:r>
        <w:t xml:space="preserve">5.3 </w:t>
      </w:r>
      <w:r w:rsidR="00FC2890">
        <w:t>Tensor</w:t>
      </w:r>
      <w:r w:rsidR="00AD0F6C">
        <w:t>f</w:t>
      </w:r>
      <w:r w:rsidR="00FC2890">
        <w:t>low API</w:t>
      </w:r>
      <w:r w:rsidR="00D415CA">
        <w:t>.</w:t>
      </w:r>
      <w:bookmarkEnd w:id="336"/>
    </w:p>
    <w:p w14:paraId="0C2B0DC8" w14:textId="77777777" w:rsidR="00D415CA" w:rsidRPr="00D415CA" w:rsidRDefault="00D415CA" w:rsidP="00D415CA"/>
    <w:p w14:paraId="1CDD94A7" w14:textId="23578EE5" w:rsidR="00BD5EEA" w:rsidRDefault="009F6F41" w:rsidP="008C7933">
      <w:r>
        <w:t xml:space="preserve">Con el propósito de simplificar la tarea de implementar el reconocedor se va a utilizar una </w:t>
      </w:r>
      <w:r w:rsidR="00D47AB4">
        <w:t>API</w:t>
      </w:r>
      <w:r w:rsidR="009273A5">
        <w:t xml:space="preserve"> </w:t>
      </w:r>
      <w:r>
        <w:t xml:space="preserve">proporcionada por Tensorflow que permite reconocer imágenes usando modelos pre-entrenados de su página web. </w:t>
      </w:r>
      <w:r w:rsidR="00BD5EEA">
        <w:t xml:space="preserve">Cabe destacar </w:t>
      </w:r>
      <w:r w:rsidR="009273A5">
        <w:t>que,</w:t>
      </w:r>
      <w:r w:rsidR="00BD5EEA">
        <w:t xml:space="preserve"> aunque la API proporciona un código funcional que es capaz de reconocer distintos objetos de una fotografía vamos a modificar dicho código </w:t>
      </w:r>
      <w:r w:rsidR="00D47AB4">
        <w:t>en</w:t>
      </w:r>
      <w:r w:rsidR="00BD5EEA">
        <w:t xml:space="preserve"> lo siguiente:</w:t>
      </w:r>
    </w:p>
    <w:p w14:paraId="128959A1" w14:textId="4AC14472" w:rsidR="00BD5EEA" w:rsidRDefault="00F9510C" w:rsidP="00BD5EEA">
      <w:pPr>
        <w:pStyle w:val="Prrafodelista"/>
        <w:numPr>
          <w:ilvl w:val="0"/>
          <w:numId w:val="2"/>
        </w:numPr>
      </w:pPr>
      <w:r>
        <w:t>En vez de analizar una imagen</w:t>
      </w:r>
      <w:r w:rsidR="009273A5">
        <w:t>,</w:t>
      </w:r>
      <w:r>
        <w:t xml:space="preserve"> el objetivo es analizar un video por lo que habrá que cambiar la entrada a la salida de la web</w:t>
      </w:r>
      <w:r w:rsidR="00650670">
        <w:t>-</w:t>
      </w:r>
      <w:proofErr w:type="spellStart"/>
      <w:r>
        <w:t>cam</w:t>
      </w:r>
      <w:proofErr w:type="spellEnd"/>
      <w:r>
        <w:t xml:space="preserve"> convirtiendo el video de esta a distintos fotogramas</w:t>
      </w:r>
      <w:r w:rsidR="00F304BF">
        <w:t>, también se dará la opción de reproducir videos pregrabados para fines de depuración</w:t>
      </w:r>
      <w:r>
        <w:t>.</w:t>
      </w:r>
    </w:p>
    <w:p w14:paraId="13CE4424" w14:textId="041EA048" w:rsidR="00F9510C" w:rsidRDefault="00F9510C" w:rsidP="00BD5EEA">
      <w:pPr>
        <w:pStyle w:val="Prrafodelista"/>
        <w:numPr>
          <w:ilvl w:val="0"/>
          <w:numId w:val="2"/>
        </w:numPr>
      </w:pPr>
      <w:r>
        <w:t>No buscamos que identifique varios objetos</w:t>
      </w:r>
      <w:r w:rsidR="00F304BF">
        <w:t xml:space="preserve"> de distinto tipo</w:t>
      </w:r>
      <w:r>
        <w:t>, buscamos únicamente que reconozca a personas.</w:t>
      </w:r>
    </w:p>
    <w:p w14:paraId="0D5E234B" w14:textId="4F9308E3" w:rsidR="00F9510C" w:rsidRDefault="00F9510C" w:rsidP="00BD5EEA">
      <w:pPr>
        <w:pStyle w:val="Prrafodelista"/>
        <w:numPr>
          <w:ilvl w:val="0"/>
          <w:numId w:val="2"/>
        </w:numPr>
      </w:pPr>
      <w:r>
        <w:t xml:space="preserve">Queremos añadir varias condiciones extra para que la captura sea </w:t>
      </w:r>
      <w:r w:rsidR="009273A5">
        <w:t>válida (</w:t>
      </w:r>
      <w:r>
        <w:t>estas condiciones se explicarán más adelante).</w:t>
      </w:r>
    </w:p>
    <w:p w14:paraId="644E100C" w14:textId="0623D01F" w:rsidR="00F9510C" w:rsidRDefault="00F9510C" w:rsidP="009273A5">
      <w:pPr>
        <w:pStyle w:val="Prrafodelista"/>
        <w:numPr>
          <w:ilvl w:val="0"/>
          <w:numId w:val="2"/>
        </w:numPr>
      </w:pPr>
      <w:r>
        <w:lastRenderedPageBreak/>
        <w:t>No queremos ver la imagen resultante, queremos que esta se guarde</w:t>
      </w:r>
      <w:r w:rsidR="001B2377">
        <w:t xml:space="preserve"> en un directorio</w:t>
      </w:r>
      <w:r w:rsidR="00F304BF">
        <w:t xml:space="preserve"> junto con una serie de datos extra grabados en la imagen</w:t>
      </w:r>
      <w:r>
        <w:t xml:space="preserve">. </w:t>
      </w:r>
    </w:p>
    <w:p w14:paraId="012E7CDB" w14:textId="77777777" w:rsidR="0041222E" w:rsidRDefault="0041222E" w:rsidP="008C7933"/>
    <w:p w14:paraId="12626FF1" w14:textId="77777777" w:rsidR="008C7933" w:rsidRPr="008C7933" w:rsidRDefault="008C7933" w:rsidP="008C7933"/>
    <w:p w14:paraId="05978618" w14:textId="5CE75CD8" w:rsidR="00D415CA" w:rsidRDefault="00D415CA" w:rsidP="00D415CA">
      <w:pPr>
        <w:pStyle w:val="Ttulo2"/>
      </w:pPr>
      <w:bookmarkStart w:id="337" w:name="_Toc37410440"/>
      <w:r w:rsidRPr="00D415CA">
        <w:t>5.</w:t>
      </w:r>
      <w:r>
        <w:t xml:space="preserve">3.1 </w:t>
      </w:r>
      <w:r w:rsidR="00151340">
        <w:t>Comparación de m</w:t>
      </w:r>
      <w:r w:rsidR="005B473F">
        <w:t>odelos pre-entrenados</w:t>
      </w:r>
      <w:r>
        <w:t>.</w:t>
      </w:r>
      <w:bookmarkEnd w:id="337"/>
    </w:p>
    <w:p w14:paraId="32E1C0A2" w14:textId="77777777" w:rsidR="001104E1" w:rsidRPr="001104E1" w:rsidRDefault="001104E1" w:rsidP="001104E1"/>
    <w:p w14:paraId="262E9C2D" w14:textId="2F782E83" w:rsidR="00D432F8" w:rsidRDefault="008C7933" w:rsidP="00D432F8">
      <w:r>
        <w:t>Tensorflow proporciona varios modelos entrenados</w:t>
      </w:r>
      <w:r w:rsidR="006F658B">
        <w:t xml:space="preserve"> y validados con COCO </w:t>
      </w:r>
      <w:r w:rsidR="009B3335">
        <w:t xml:space="preserve">que es un </w:t>
      </w:r>
      <w:proofErr w:type="spellStart"/>
      <w:r w:rsidR="009B3335">
        <w:t>dataset</w:t>
      </w:r>
      <w:proofErr w:type="spellEnd"/>
      <w:r w:rsidR="009B3335">
        <w:t xml:space="preserve"> ampliamente usado en problemas de detección de objetos por su gran tamaño y sus 91 categorías</w:t>
      </w:r>
      <w:r>
        <w:t>,</w:t>
      </w:r>
      <w:r w:rsidR="009B3335">
        <w:t xml:space="preserve"> además proporciona por cada imagen m</w:t>
      </w:r>
      <w:ins w:id="338" w:author="JUAN FRANCISCO JIMENEZ CASTELLANOS" w:date="2020-03-21T12:39:00Z">
        <w:r w:rsidR="00BF3B12">
          <w:t>ú</w:t>
        </w:r>
      </w:ins>
      <w:r w:rsidR="009B3335">
        <w:t>ltiples objetos con lo que su eficacia es notable</w:t>
      </w:r>
      <w:commentRangeStart w:id="339"/>
      <w:r w:rsidR="009B3335">
        <w:t>.</w:t>
      </w:r>
      <w:commentRangeEnd w:id="339"/>
      <w:r w:rsidR="00BC6318">
        <w:rPr>
          <w:rStyle w:val="Refdecomentario"/>
          <w:rFonts w:eastAsiaTheme="minorEastAsia" w:cstheme="minorBidi"/>
        </w:rPr>
        <w:commentReference w:id="339"/>
      </w:r>
      <w:r>
        <w:t xml:space="preserve"> </w:t>
      </w:r>
    </w:p>
    <w:p w14:paraId="1D454820" w14:textId="77777777" w:rsidR="009B3335" w:rsidRDefault="009B3335" w:rsidP="00D432F8"/>
    <w:p w14:paraId="05ECC201" w14:textId="4244F444" w:rsidR="008C7933" w:rsidRDefault="009B3335" w:rsidP="00D432F8">
      <w:r>
        <w:t xml:space="preserve">Estos modelos listados en la imagen </w:t>
      </w:r>
      <w:proofErr w:type="spellStart"/>
      <w:r>
        <w:t>x.x</w:t>
      </w:r>
      <w:proofErr w:type="spellEnd"/>
      <w:r>
        <w:t xml:space="preserve"> se encuentran alojados en el repositorio de Tensorflow subdivididos en velocidad</w:t>
      </w:r>
      <w:r w:rsidR="00F25C85">
        <w:t>(ms)</w:t>
      </w:r>
      <w:r>
        <w:t xml:space="preserve"> y eficacia de reconocimiento</w:t>
      </w:r>
      <w:r w:rsidR="00F25C85">
        <w:t>(</w:t>
      </w:r>
      <w:proofErr w:type="spellStart"/>
      <w:r w:rsidR="00F25C85">
        <w:t>mAP</w:t>
      </w:r>
      <w:proofErr w:type="spellEnd"/>
      <w:r w:rsidR="00F25C85">
        <w:t>)</w:t>
      </w:r>
      <w:r>
        <w:t>, para el uso en aparatos con poca potencia recomienda el uso de los modelos especificados como “</w:t>
      </w:r>
      <w:proofErr w:type="spellStart"/>
      <w:r>
        <w:t>mobilenet</w:t>
      </w:r>
      <w:proofErr w:type="spellEnd"/>
      <w:r>
        <w:t xml:space="preserve">” que son modelos cuyos requisitos de ejecución son notablemente más bajos </w:t>
      </w:r>
      <w:proofErr w:type="gramStart"/>
      <w:r>
        <w:t>en relación al</w:t>
      </w:r>
      <w:proofErr w:type="gramEnd"/>
      <w:r>
        <w:t xml:space="preserve"> resto. </w:t>
      </w:r>
      <w:r w:rsidR="00F25C85">
        <w:t xml:space="preserve"> </w:t>
      </w:r>
    </w:p>
    <w:p w14:paraId="6A5BBB6D" w14:textId="77777777" w:rsidR="00F625B3" w:rsidRDefault="00F625B3" w:rsidP="00D432F8"/>
    <w:p w14:paraId="66DB53B0" w14:textId="77777777" w:rsidR="008C7933" w:rsidRDefault="00F25C85" w:rsidP="00D432F8">
      <w:r w:rsidRPr="009B3335">
        <w:rPr>
          <w:noProof/>
        </w:rPr>
        <w:drawing>
          <wp:anchor distT="0" distB="0" distL="114300" distR="114300" simplePos="0" relativeHeight="251671552" behindDoc="0" locked="0" layoutInCell="1" allowOverlap="1" wp14:anchorId="39FA71DD" wp14:editId="57EF014D">
            <wp:simplePos x="0" y="0"/>
            <wp:positionH relativeFrom="column">
              <wp:posOffset>621927</wp:posOffset>
            </wp:positionH>
            <wp:positionV relativeFrom="paragraph">
              <wp:posOffset>36049</wp:posOffset>
            </wp:positionV>
            <wp:extent cx="3322395" cy="2069362"/>
            <wp:effectExtent l="0" t="0" r="5080" b="127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22395" cy="2069362"/>
                    </a:xfrm>
                    <a:prstGeom prst="rect">
                      <a:avLst/>
                    </a:prstGeom>
                  </pic:spPr>
                </pic:pic>
              </a:graphicData>
            </a:graphic>
            <wp14:sizeRelH relativeFrom="page">
              <wp14:pctWidth>0</wp14:pctWidth>
            </wp14:sizeRelH>
            <wp14:sizeRelV relativeFrom="page">
              <wp14:pctHeight>0</wp14:pctHeight>
            </wp14:sizeRelV>
          </wp:anchor>
        </w:drawing>
      </w:r>
    </w:p>
    <w:p w14:paraId="0726710A" w14:textId="77777777" w:rsidR="008C7933" w:rsidRDefault="008C7933" w:rsidP="00D432F8"/>
    <w:p w14:paraId="68CB47E6" w14:textId="77777777" w:rsidR="00F25C85" w:rsidRDefault="00F25C85" w:rsidP="00F25C85">
      <w:pPr>
        <w:keepNext/>
      </w:pPr>
    </w:p>
    <w:p w14:paraId="59923665" w14:textId="77777777" w:rsidR="00F25C85" w:rsidRDefault="00F25C85" w:rsidP="00F25C85">
      <w:pPr>
        <w:pStyle w:val="Descripcin"/>
      </w:pPr>
    </w:p>
    <w:p w14:paraId="593D937C" w14:textId="77777777" w:rsidR="00F25C85" w:rsidRDefault="00F25C85" w:rsidP="00F25C85">
      <w:pPr>
        <w:pStyle w:val="Descripcin"/>
      </w:pPr>
    </w:p>
    <w:p w14:paraId="2A4FF13D" w14:textId="77777777" w:rsidR="00F25C85" w:rsidRDefault="00F25C85" w:rsidP="00F25C85">
      <w:pPr>
        <w:pStyle w:val="Descripcin"/>
      </w:pPr>
    </w:p>
    <w:p w14:paraId="57E667EE" w14:textId="77777777" w:rsidR="00F25C85" w:rsidRDefault="00F25C85" w:rsidP="00F25C85">
      <w:pPr>
        <w:pStyle w:val="Descripcin"/>
      </w:pPr>
    </w:p>
    <w:p w14:paraId="3D2E0D32" w14:textId="77777777" w:rsidR="00F25C85" w:rsidRDefault="00F25C85" w:rsidP="00F25C85">
      <w:pPr>
        <w:pStyle w:val="Descripcin"/>
      </w:pPr>
    </w:p>
    <w:p w14:paraId="2ABD1B0C" w14:textId="77777777" w:rsidR="00F25C85" w:rsidRDefault="00F25C85" w:rsidP="00F25C85">
      <w:pPr>
        <w:pStyle w:val="Descripcin"/>
      </w:pPr>
      <w:r>
        <w:rPr>
          <w:noProof/>
        </w:rPr>
        <mc:AlternateContent>
          <mc:Choice Requires="wps">
            <w:drawing>
              <wp:anchor distT="0" distB="0" distL="114300" distR="114300" simplePos="0" relativeHeight="251673600" behindDoc="0" locked="0" layoutInCell="1" allowOverlap="1" wp14:anchorId="0711D4E5" wp14:editId="52211A93">
                <wp:simplePos x="0" y="0"/>
                <wp:positionH relativeFrom="column">
                  <wp:posOffset>622300</wp:posOffset>
                </wp:positionH>
                <wp:positionV relativeFrom="paragraph">
                  <wp:posOffset>267335</wp:posOffset>
                </wp:positionV>
                <wp:extent cx="3322320" cy="293370"/>
                <wp:effectExtent l="0" t="0" r="508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322320" cy="293370"/>
                        </a:xfrm>
                        <a:prstGeom prst="rect">
                          <a:avLst/>
                        </a:prstGeom>
                        <a:solidFill>
                          <a:prstClr val="white"/>
                        </a:solidFill>
                        <a:ln>
                          <a:noFill/>
                        </a:ln>
                      </wps:spPr>
                      <wps:txbx>
                        <w:txbxContent>
                          <w:p w14:paraId="7CE63D4D" w14:textId="77777777" w:rsidR="002B49F8" w:rsidRDefault="002B49F8" w:rsidP="00F25C85">
                            <w:pPr>
                              <w:pStyle w:val="Descripcin"/>
                            </w:pPr>
                            <w:proofErr w:type="spellStart"/>
                            <w:r>
                              <w:t>Fig</w:t>
                            </w:r>
                            <w:proofErr w:type="spellEnd"/>
                            <w:r>
                              <w:t xml:space="preserve"> </w:t>
                            </w:r>
                            <w:proofErr w:type="spellStart"/>
                            <w:r>
                              <w:t>x.x</w:t>
                            </w:r>
                            <w:proofErr w:type="spellEnd"/>
                            <w:r>
                              <w:t xml:space="preserve">. Modelos </w:t>
                            </w:r>
                            <w:proofErr w:type="spellStart"/>
                            <w:r>
                              <w:t>ssd</w:t>
                            </w:r>
                            <w:proofErr w:type="spellEnd"/>
                            <w:r>
                              <w:t xml:space="preserve"> </w:t>
                            </w:r>
                            <w:proofErr w:type="spellStart"/>
                            <w:r>
                              <w:t>mobilenet</w:t>
                            </w:r>
                            <w:proofErr w:type="spellEnd"/>
                            <w:r>
                              <w:t xml:space="preserve"> proporcionados por </w:t>
                            </w:r>
                            <w:proofErr w:type="spellStart"/>
                            <w:r>
                              <w:t>tensorFlow</w:t>
                            </w:r>
                            <w:proofErr w:type="spellEnd"/>
                            <w:r>
                              <w:t>.</w:t>
                            </w:r>
                          </w:p>
                          <w:p w14:paraId="27CAA6D0" w14:textId="77777777" w:rsidR="002B49F8" w:rsidRDefault="002B49F8" w:rsidP="00F25C85">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11D4E5" id="Cuadro de texto 17" o:spid="_x0000_s1057" type="#_x0000_t202" style="position:absolute;margin-left:49pt;margin-top:21.05pt;width:261.6pt;height:23.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" stroked="f">
                <v:textbox inset="0,0,0,0">
                  <w:txbxContent>
                    <w:p w14:paraId="7CE63D4D" w14:textId="77777777" w:rsidR="002B49F8" w:rsidRDefault="002B49F8" w:rsidP="00F25C85">
                      <w:pPr>
                        <w:pStyle w:val="Descripcin"/>
                      </w:pPr>
                      <w:proofErr w:type="spellStart"/>
                      <w:r>
                        <w:t>Fig</w:t>
                      </w:r>
                      <w:proofErr w:type="spellEnd"/>
                      <w:r>
                        <w:t xml:space="preserve"> </w:t>
                      </w:r>
                      <w:proofErr w:type="spellStart"/>
                      <w:r>
                        <w:t>x.x</w:t>
                      </w:r>
                      <w:proofErr w:type="spellEnd"/>
                      <w:r>
                        <w:t xml:space="preserve">. Modelos </w:t>
                      </w:r>
                      <w:proofErr w:type="spellStart"/>
                      <w:r>
                        <w:t>ssd</w:t>
                      </w:r>
                      <w:proofErr w:type="spellEnd"/>
                      <w:r>
                        <w:t xml:space="preserve"> </w:t>
                      </w:r>
                      <w:proofErr w:type="spellStart"/>
                      <w:r>
                        <w:t>mobilenet</w:t>
                      </w:r>
                      <w:proofErr w:type="spellEnd"/>
                      <w:r>
                        <w:t xml:space="preserve"> proporcionados por </w:t>
                      </w:r>
                      <w:proofErr w:type="spellStart"/>
                      <w:r>
                        <w:t>tensorFlow</w:t>
                      </w:r>
                      <w:proofErr w:type="spellEnd"/>
                      <w:r>
                        <w:t>.</w:t>
                      </w:r>
                    </w:p>
                    <w:p w14:paraId="27CAA6D0" w14:textId="77777777" w:rsidR="002B49F8" w:rsidRDefault="002B49F8" w:rsidP="00F25C85">
                      <w:pPr>
                        <w:pStyle w:val="Descripcin"/>
                      </w:pPr>
                    </w:p>
                  </w:txbxContent>
                </v:textbox>
                <w10:wrap type="square"/>
              </v:shape>
            </w:pict>
          </mc:Fallback>
        </mc:AlternateContent>
      </w:r>
    </w:p>
    <w:p w14:paraId="33C353B5" w14:textId="77777777" w:rsidR="008C7933" w:rsidRDefault="00F25C85" w:rsidP="00D432F8">
      <w:commentRangeStart w:id="340"/>
      <w:r>
        <w:rPr>
          <w:rStyle w:val="Refdenotaalpie"/>
        </w:rPr>
        <w:footnoteReference w:id="8"/>
      </w:r>
      <w:commentRangeEnd w:id="340"/>
      <w:r w:rsidR="00D47AB4">
        <w:rPr>
          <w:rStyle w:val="Refdecomentario"/>
          <w:rFonts w:eastAsiaTheme="minorEastAsia" w:cstheme="minorBidi"/>
        </w:rPr>
        <w:commentReference w:id="340"/>
      </w:r>
    </w:p>
    <w:p w14:paraId="676F1101" w14:textId="77777777" w:rsidR="008C7933" w:rsidRDefault="008C7933" w:rsidP="00D432F8"/>
    <w:p w14:paraId="1E4776D6" w14:textId="77777777" w:rsidR="00F25C85" w:rsidRDefault="00F25C85" w:rsidP="00D432F8"/>
    <w:p w14:paraId="36A6ABC3" w14:textId="282973CA" w:rsidR="008C7933" w:rsidRDefault="006F658B" w:rsidP="00D432F8">
      <w:r>
        <w:t>Para este caso en particular se ha</w:t>
      </w:r>
      <w:r w:rsidR="008C7933">
        <w:t xml:space="preserve"> elegido el modelo </w:t>
      </w:r>
      <w:r w:rsidR="008C7933" w:rsidRPr="00650670">
        <w:rPr>
          <w:i/>
          <w:iCs/>
        </w:rPr>
        <w:t>ssdlite_mobilenet_v2_coco</w:t>
      </w:r>
      <w:r w:rsidR="008C7933">
        <w:t xml:space="preserve"> que es uno de los modelos más modernos proporcionados con u</w:t>
      </w:r>
      <w:r>
        <w:t>na buena relación entre eficacia y tiempo de detección.</w:t>
      </w:r>
    </w:p>
    <w:p w14:paraId="3615E2CF" w14:textId="77777777" w:rsidR="008C7933" w:rsidRPr="00D432F8" w:rsidRDefault="008C7933" w:rsidP="00D432F8"/>
    <w:p w14:paraId="00AAFF7C" w14:textId="41AD1644" w:rsidR="00CF6E94" w:rsidRDefault="00C93EC0" w:rsidP="00CF6E94">
      <w:pPr>
        <w:pStyle w:val="Ttulo1"/>
      </w:pPr>
      <w:bookmarkStart w:id="341" w:name="_Toc37410441"/>
      <w:r>
        <w:t xml:space="preserve">5.5 </w:t>
      </w:r>
      <w:r w:rsidR="00892957">
        <w:t xml:space="preserve">Esquema de </w:t>
      </w:r>
      <w:r w:rsidR="00F72FC2">
        <w:t>ejecución</w:t>
      </w:r>
      <w:r w:rsidR="009F6F41">
        <w:t>.</w:t>
      </w:r>
      <w:bookmarkEnd w:id="341"/>
    </w:p>
    <w:p w14:paraId="3B17FB2F" w14:textId="77777777" w:rsidR="009F6F41" w:rsidRDefault="009F6F41" w:rsidP="009F6F41"/>
    <w:p w14:paraId="220C0A53" w14:textId="227F6550" w:rsidR="009F6F41" w:rsidRDefault="00892957" w:rsidP="009F6F41">
      <w:r>
        <w:t>El funcionamiento del reconocedor se puede subdividir en los siguientes pasos:</w:t>
      </w:r>
    </w:p>
    <w:p w14:paraId="42F4E5B3" w14:textId="77777777" w:rsidR="009F6F41" w:rsidRDefault="009F6F41" w:rsidP="009F6F41"/>
    <w:p w14:paraId="481CCBCF" w14:textId="7B95C5B4" w:rsidR="009F6F41" w:rsidRDefault="009F6F41" w:rsidP="009F6F41">
      <w:pPr>
        <w:pStyle w:val="Prrafodelista"/>
        <w:numPr>
          <w:ilvl w:val="0"/>
          <w:numId w:val="5"/>
        </w:numPr>
      </w:pPr>
      <w:bookmarkStart w:id="342" w:name="_Ref32388720"/>
      <w:r>
        <w:t>Inicialización y carga</w:t>
      </w:r>
      <w:r w:rsidR="000B6D19">
        <w:t xml:space="preserve"> de parámetros</w:t>
      </w:r>
      <w:r>
        <w:t>:</w:t>
      </w:r>
      <w:bookmarkEnd w:id="342"/>
      <w:r>
        <w:t xml:space="preserve"> </w:t>
      </w:r>
    </w:p>
    <w:p w14:paraId="13C39E7E" w14:textId="77777777" w:rsidR="009F6F41" w:rsidRDefault="00756334" w:rsidP="009F6F41">
      <w:pPr>
        <w:pStyle w:val="Prrafodelista"/>
        <w:numPr>
          <w:ilvl w:val="0"/>
          <w:numId w:val="5"/>
        </w:numPr>
      </w:pPr>
      <w:r>
        <w:t>Ejecución en bucle del algoritmo:</w:t>
      </w:r>
    </w:p>
    <w:p w14:paraId="52A3F687" w14:textId="77777777" w:rsidR="00756334" w:rsidRDefault="00756334" w:rsidP="00756334">
      <w:pPr>
        <w:pStyle w:val="Prrafodelista"/>
        <w:numPr>
          <w:ilvl w:val="1"/>
          <w:numId w:val="5"/>
        </w:numPr>
      </w:pPr>
      <w:r>
        <w:t xml:space="preserve">Captura de un </w:t>
      </w:r>
      <w:r w:rsidR="00267435">
        <w:t>fotograma</w:t>
      </w:r>
      <w:r>
        <w:t xml:space="preserve"> de la webcam.</w:t>
      </w:r>
    </w:p>
    <w:p w14:paraId="77358011" w14:textId="77777777" w:rsidR="00756334" w:rsidRDefault="00756334" w:rsidP="00756334">
      <w:pPr>
        <w:pStyle w:val="Prrafodelista"/>
        <w:numPr>
          <w:ilvl w:val="1"/>
          <w:numId w:val="5"/>
        </w:numPr>
      </w:pPr>
      <w:r>
        <w:t xml:space="preserve">Análisis de ese </w:t>
      </w:r>
      <w:r w:rsidR="00267435">
        <w:t>fotograma</w:t>
      </w:r>
      <w:r>
        <w:t xml:space="preserve"> usando </w:t>
      </w:r>
      <w:r w:rsidR="00267435">
        <w:t>el algoritmo</w:t>
      </w:r>
      <w:r>
        <w:t xml:space="preserve"> </w:t>
      </w:r>
      <w:proofErr w:type="spellStart"/>
      <w:r>
        <w:t>ssd</w:t>
      </w:r>
      <w:proofErr w:type="spellEnd"/>
      <w:r>
        <w:t>.</w:t>
      </w:r>
    </w:p>
    <w:p w14:paraId="5A7F0303" w14:textId="77777777" w:rsidR="00756334" w:rsidRDefault="00756334" w:rsidP="00756334">
      <w:pPr>
        <w:pStyle w:val="Prrafodelista"/>
        <w:numPr>
          <w:ilvl w:val="1"/>
          <w:numId w:val="5"/>
        </w:numPr>
      </w:pPr>
      <w:r>
        <w:t>Comprobación de requisitos de detección.</w:t>
      </w:r>
    </w:p>
    <w:p w14:paraId="55A3673A" w14:textId="77777777" w:rsidR="00756334" w:rsidRDefault="00756334" w:rsidP="00756334">
      <w:pPr>
        <w:pStyle w:val="Prrafodelista"/>
        <w:numPr>
          <w:ilvl w:val="2"/>
          <w:numId w:val="5"/>
        </w:numPr>
      </w:pPr>
      <w:r>
        <w:lastRenderedPageBreak/>
        <w:t>Requisitos temporales.</w:t>
      </w:r>
    </w:p>
    <w:p w14:paraId="78BBED70" w14:textId="07E86DB6" w:rsidR="00756334" w:rsidRDefault="00756334" w:rsidP="00756334">
      <w:pPr>
        <w:pStyle w:val="Prrafodelista"/>
        <w:numPr>
          <w:ilvl w:val="2"/>
          <w:numId w:val="5"/>
        </w:numPr>
      </w:pPr>
      <w:r>
        <w:t>Requisitos de umbra</w:t>
      </w:r>
      <w:ins w:id="343" w:author="Juan Carlos de Alfonso Juliá" w:date="2020-04-08T14:41:00Z">
        <w:r w:rsidR="00892957">
          <w:t>l</w:t>
        </w:r>
      </w:ins>
      <w:r>
        <w:t>.</w:t>
      </w:r>
    </w:p>
    <w:p w14:paraId="5C90EBEE" w14:textId="7EA800D3" w:rsidR="00756334" w:rsidRDefault="00756334" w:rsidP="00756334">
      <w:pPr>
        <w:pStyle w:val="Prrafodelista"/>
        <w:numPr>
          <w:ilvl w:val="1"/>
          <w:numId w:val="5"/>
        </w:numPr>
      </w:pPr>
      <w:r>
        <w:t>Guardado del fotograma: en el caso de que los requisitos anteriores se cumplan la imagen es considerada válida y un posible resultado positivo</w:t>
      </w:r>
      <w:r w:rsidR="000B6D19">
        <w:t>.</w:t>
      </w:r>
    </w:p>
    <w:p w14:paraId="3EB7E83F" w14:textId="77777777" w:rsidR="00756334" w:rsidRDefault="00756334" w:rsidP="00756334">
      <w:pPr>
        <w:ind w:left="1416"/>
      </w:pPr>
    </w:p>
    <w:p w14:paraId="30558A1C" w14:textId="77777777" w:rsidR="00756334" w:rsidRDefault="00756334" w:rsidP="00756334">
      <w:pPr>
        <w:pStyle w:val="Prrafodelista"/>
        <w:ind w:left="1440"/>
      </w:pPr>
    </w:p>
    <w:p w14:paraId="5CA02A1D" w14:textId="15FF92E4" w:rsidR="009F6F41" w:rsidRDefault="006F76B2" w:rsidP="009F6F41">
      <w:r>
        <w:t xml:space="preserve">Los requisitos a los que se refiere el esquema en el caso de los temporales especifican que solo se guardarán imágenes cada diez segundos como mínimo para evitar que se guarden fotogramas prácticamente idénticos, en cuanto al requisito de umbral hace referencia a la certeza con la que la red detecta un objetivo, en un principio se ha configurado un nivel de certeza del 75% pero esto es fácilmente configurable dentro del archivo </w:t>
      </w:r>
      <w:r w:rsidRPr="00CD2FBB">
        <w:rPr>
          <w:i/>
          <w:iCs/>
        </w:rPr>
        <w:t>reconocedor.py</w:t>
      </w:r>
      <w:r>
        <w:t xml:space="preserve"> modificando la variable </w:t>
      </w:r>
      <w:proofErr w:type="spellStart"/>
      <w:r>
        <w:t>umbralCaptura</w:t>
      </w:r>
      <w:proofErr w:type="spellEnd"/>
      <w:r>
        <w:t>.</w:t>
      </w:r>
    </w:p>
    <w:p w14:paraId="077C817E" w14:textId="77777777" w:rsidR="00867291" w:rsidRDefault="00867291" w:rsidP="009F6F41"/>
    <w:p w14:paraId="4E8061EA" w14:textId="16E66268" w:rsidR="00867291" w:rsidRDefault="00867291" w:rsidP="009F6F41">
      <w:r>
        <w:t>Por último</w:t>
      </w:r>
      <w:r w:rsidR="00D93B14">
        <w:t>,</w:t>
      </w:r>
      <w:r>
        <w:t xml:space="preserve"> es importante destacar </w:t>
      </w:r>
      <w:r w:rsidR="000B6D19">
        <w:t>que,</w:t>
      </w:r>
      <w:r>
        <w:t xml:space="preserve"> pese a que el bucle es infinito, el algoritmo no se ejecutará siempre, dado que intentamos el mayor paralelismo posible, esta fase se </w:t>
      </w:r>
      <w:r w:rsidR="00D93B14">
        <w:t>realizará</w:t>
      </w:r>
      <w:r>
        <w:t xml:space="preserve"> en un </w:t>
      </w:r>
      <w:r w:rsidR="00E27CE6">
        <w:t xml:space="preserve">hilo </w:t>
      </w:r>
      <w:r>
        <w:t>separado del resto de la ejecución por lo que cuando no se necesite usar el reconocedor (finalización del recorrido) el coordinador parará el hilo finalizando de esta manera la ejecución del algoritmo.</w:t>
      </w:r>
    </w:p>
    <w:p w14:paraId="2E392F1E" w14:textId="6978010A" w:rsidR="005B473F" w:rsidRDefault="005B473F" w:rsidP="005B473F">
      <w:pPr>
        <w:rPr>
          <w:ins w:id="344" w:author="Juan Carlos de Alfonso Juliá" w:date="2020-04-08T22:39:00Z"/>
        </w:rPr>
      </w:pPr>
    </w:p>
    <w:p w14:paraId="3BCCCC0D" w14:textId="6C2EBD5C" w:rsidR="00E21241" w:rsidRDefault="00E21241" w:rsidP="005B473F">
      <w:ins w:id="345" w:author="Juan Carlos de Alfonso Juliá" w:date="2020-04-08T22:39:00Z">
        <w:r>
          <w:t>Una posible captura dada por el algoritmo sería parecida a la inferior</w:t>
        </w:r>
      </w:ins>
      <w:ins w:id="346" w:author="Juan Carlos de Alfonso Juliá" w:date="2020-04-08T22:40:00Z">
        <w:r>
          <w:t xml:space="preserve"> (</w:t>
        </w:r>
        <w:proofErr w:type="spellStart"/>
        <w:r>
          <w:t>fig</w:t>
        </w:r>
        <w:proofErr w:type="spellEnd"/>
        <w:r>
          <w:t xml:space="preserve"> x)</w:t>
        </w:r>
      </w:ins>
      <w:ins w:id="347" w:author="Juan Carlos de Alfonso Juliá" w:date="2020-04-08T22:39:00Z">
        <w:r>
          <w:t xml:space="preserve">, en donde se marcan las distintas personas detectadas con su </w:t>
        </w:r>
      </w:ins>
      <w:r w:rsidR="000B6D19">
        <w:t xml:space="preserve">índice de certeza </w:t>
      </w:r>
      <w:ins w:id="348" w:author="Juan Carlos de Alfonso Juliá" w:date="2020-04-08T22:40:00Z">
        <w:r>
          <w:t>y en el pie de la imagen el lugar de captura y la fecha.</w:t>
        </w:r>
      </w:ins>
    </w:p>
    <w:p w14:paraId="62D154F5" w14:textId="77777777" w:rsidR="00EF7AE5" w:rsidRDefault="00EF7AE5" w:rsidP="005B473F"/>
    <w:p w14:paraId="1E97C0A7" w14:textId="77777777" w:rsidR="00EF7AE5" w:rsidRDefault="00EF7AE5" w:rsidP="005B473F"/>
    <w:p w14:paraId="3EC68ED3" w14:textId="77777777" w:rsidR="00EF7AE5" w:rsidRDefault="00EF7AE5" w:rsidP="005B473F"/>
    <w:p w14:paraId="62620B6B" w14:textId="77777777" w:rsidR="00EF7AE5" w:rsidRDefault="00EF7AE5" w:rsidP="00EF7AE5">
      <w:pPr>
        <w:keepNext/>
      </w:pPr>
      <w:r>
        <w:rPr>
          <w:noProof/>
        </w:rPr>
        <w:lastRenderedPageBreak/>
        <mc:AlternateContent>
          <mc:Choice Requires="wps">
            <w:drawing>
              <wp:anchor distT="0" distB="0" distL="114300" distR="114300" simplePos="0" relativeHeight="251676672" behindDoc="0" locked="0" layoutInCell="1" allowOverlap="1" wp14:anchorId="5B055AE2" wp14:editId="777C7600">
                <wp:simplePos x="0" y="0"/>
                <wp:positionH relativeFrom="column">
                  <wp:posOffset>2540</wp:posOffset>
                </wp:positionH>
                <wp:positionV relativeFrom="paragraph">
                  <wp:posOffset>3092450</wp:posOffset>
                </wp:positionV>
                <wp:extent cx="5396230" cy="635"/>
                <wp:effectExtent l="0" t="0" r="1270" b="12065"/>
                <wp:wrapSquare wrapText="bothSides"/>
                <wp:docPr id="8" name="Cuadro de texto 8"/>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3679F3FD" w14:textId="77777777" w:rsidR="002B49F8" w:rsidRDefault="002B49F8" w:rsidP="00EF7AE5">
                            <w:pPr>
                              <w:pStyle w:val="Descripcin"/>
                              <w:rPr>
                                <w:noProof/>
                              </w:rPr>
                            </w:pPr>
                            <w:proofErr w:type="spellStart"/>
                            <w:r>
                              <w:t>Fig</w:t>
                            </w:r>
                            <w:proofErr w:type="spellEnd"/>
                            <w:r>
                              <w:t xml:space="preserve"> </w:t>
                            </w:r>
                            <w:proofErr w:type="spellStart"/>
                            <w:r>
                              <w:t>x.x</w:t>
                            </w:r>
                            <w:proofErr w:type="spellEnd"/>
                            <w:r>
                              <w:t>. Ejemplo de captura proporcionada por el reconocedor.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55AE2" id="Cuadro de texto 8" o:spid="_x0000_s1058" type="#_x0000_t202" style="position:absolute;margin-left:.2pt;margin-top:243.5pt;width:424.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" stroked="f">
                <v:textbox style="mso-fit-shape-to-text:t" inset="0,0,0,0">
                  <w:txbxContent>
                    <w:p w14:paraId="3679F3FD" w14:textId="77777777" w:rsidR="002B49F8" w:rsidRDefault="002B49F8" w:rsidP="00EF7AE5">
                      <w:pPr>
                        <w:pStyle w:val="Descripcin"/>
                        <w:rPr>
                          <w:noProof/>
                        </w:rPr>
                      </w:pPr>
                      <w:proofErr w:type="spellStart"/>
                      <w:r>
                        <w:t>Fig</w:t>
                      </w:r>
                      <w:proofErr w:type="spellEnd"/>
                      <w:r>
                        <w:t xml:space="preserve"> </w:t>
                      </w:r>
                      <w:proofErr w:type="spellStart"/>
                      <w:r>
                        <w:t>x.x</w:t>
                      </w:r>
                      <w:proofErr w:type="spellEnd"/>
                      <w:r>
                        <w:t>. Ejemplo de captura proporcionada por el reconocedor.</w:t>
                      </w:r>
                    </w:p>
                  </w:txbxContent>
                </v:textbox>
                <w10:wrap type="square"/>
              </v:shape>
            </w:pict>
          </mc:Fallback>
        </mc:AlternateContent>
      </w:r>
      <w:r>
        <w:rPr>
          <w:noProof/>
        </w:rPr>
        <w:drawing>
          <wp:anchor distT="0" distB="0" distL="114300" distR="114300" simplePos="0" relativeHeight="251674624" behindDoc="0" locked="0" layoutInCell="1" allowOverlap="1" wp14:anchorId="7CC7DF66" wp14:editId="1AD24092">
            <wp:simplePos x="0" y="0"/>
            <wp:positionH relativeFrom="column">
              <wp:posOffset>2540</wp:posOffset>
            </wp:positionH>
            <wp:positionV relativeFrom="paragraph">
              <wp:posOffset>0</wp:posOffset>
            </wp:positionV>
            <wp:extent cx="5396230" cy="3035300"/>
            <wp:effectExtent l="0" t="0" r="1270" b="0"/>
            <wp:wrapSquare wrapText="bothSides"/>
            <wp:docPr id="4" name="Imagen 4" descr="Imagen que contiene árbo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png"/>
                    <pic:cNvPicPr/>
                  </pic:nvPicPr>
                  <pic:blipFill>
                    <a:blip r:embed="rId35">
                      <a:extLst>
                        <a:ext uri="{28A0092B-C50C-407E-A947-70E740481C1C}">
                          <a14:useLocalDpi xmlns:a14="http://schemas.microsoft.com/office/drawing/2010/main" val="0"/>
                        </a:ext>
                      </a:extLst>
                    </a:blip>
                    <a:stretch>
                      <a:fillRect/>
                    </a:stretch>
                  </pic:blipFill>
                  <pic:spPr>
                    <a:xfrm>
                      <a:off x="0" y="0"/>
                      <a:ext cx="5396230" cy="3035300"/>
                    </a:xfrm>
                    <a:prstGeom prst="rect">
                      <a:avLst/>
                    </a:prstGeom>
                  </pic:spPr>
                </pic:pic>
              </a:graphicData>
            </a:graphic>
            <wp14:sizeRelH relativeFrom="page">
              <wp14:pctWidth>0</wp14:pctWidth>
            </wp14:sizeRelH>
            <wp14:sizeRelV relativeFrom="page">
              <wp14:pctHeight>0</wp14:pctHeight>
            </wp14:sizeRelV>
          </wp:anchor>
        </w:drawing>
      </w:r>
    </w:p>
    <w:p w14:paraId="665CEEBF" w14:textId="13A3428E" w:rsidR="00EF7AE5" w:rsidRDefault="00C93EC0" w:rsidP="00B17F47">
      <w:pPr>
        <w:pStyle w:val="Ttulo1"/>
      </w:pPr>
      <w:bookmarkStart w:id="349" w:name="_Toc37410442"/>
      <w:r>
        <w:t xml:space="preserve">5.6 </w:t>
      </w:r>
      <w:r w:rsidR="00B17F47">
        <w:t>Funcionamiento interno</w:t>
      </w:r>
      <w:bookmarkEnd w:id="349"/>
    </w:p>
    <w:p w14:paraId="73629CA0" w14:textId="4CAACBB6" w:rsidR="008C6BF1" w:rsidRDefault="008C6BF1" w:rsidP="008C6BF1"/>
    <w:p w14:paraId="4F55DE5B" w14:textId="1AD6D4FC" w:rsidR="00EF05A5" w:rsidRDefault="00EF05A5" w:rsidP="008C6BF1">
      <w:r>
        <w:t>En este apartado se va a omitir la explicación de la estructura de carpetas que forman el reconocedor dado que eso ha sido explicado en la introducción en el apartado donde se explica como está subdividido el repositorio.</w:t>
      </w:r>
    </w:p>
    <w:p w14:paraId="35732D1D" w14:textId="77777777" w:rsidR="00EF05A5" w:rsidRDefault="00EF05A5" w:rsidP="008C6BF1"/>
    <w:p w14:paraId="54657988" w14:textId="6CC4973A" w:rsidR="00EF05A5" w:rsidRDefault="00EF05A5" w:rsidP="008C6BF1">
      <w:r>
        <w:t xml:space="preserve">La implementación de este apartado se ha realizado íntegramente en el archivo </w:t>
      </w:r>
      <w:r w:rsidRPr="00CD2FBB">
        <w:rPr>
          <w:i/>
          <w:iCs/>
        </w:rPr>
        <w:t>reconocedor.py</w:t>
      </w:r>
      <w:r>
        <w:t xml:space="preserve">. </w:t>
      </w:r>
    </w:p>
    <w:p w14:paraId="597B979A" w14:textId="45891A32" w:rsidR="00EF05A5" w:rsidRDefault="00EF05A5" w:rsidP="008C6BF1">
      <w:r>
        <w:t>En dicho archivo se han establecido diferentes apartados, el primero de ellos corresponde a la declaración de los parámetros de funcionamiento explicados en el apartado anterior</w:t>
      </w:r>
      <w:r w:rsidR="00BE2665">
        <w:t xml:space="preserve"> que son vitales para nuestro objetivo</w:t>
      </w:r>
      <w:r>
        <w:t>:</w:t>
      </w:r>
    </w:p>
    <w:p w14:paraId="05086F64" w14:textId="77777777" w:rsidR="002E7099" w:rsidRDefault="002E7099" w:rsidP="008C6BF1"/>
    <w:p w14:paraId="2E58096F" w14:textId="77777777" w:rsidR="00504447" w:rsidRDefault="00504447" w:rsidP="00504447">
      <w:r w:rsidRPr="004D4506">
        <w:rPr>
          <w:rFonts w:ascii="Consolas" w:hAnsi="Consolas" w:cs="Consolas"/>
          <w:color w:val="6A737D"/>
          <w:sz w:val="18"/>
          <w:szCs w:val="18"/>
        </w:rPr>
        <w:t>##CONSTANTES</w:t>
      </w:r>
    </w:p>
    <w:p w14:paraId="026EA106" w14:textId="77777777" w:rsidR="00504447" w:rsidRDefault="00504447" w:rsidP="00504447">
      <w:pPr>
        <w:rPr>
          <w:rFonts w:ascii="Consolas" w:hAnsi="Consolas" w:cs="Consolas"/>
          <w:color w:val="6A737D"/>
          <w:sz w:val="18"/>
          <w:szCs w:val="18"/>
        </w:rPr>
      </w:pPr>
      <w:proofErr w:type="spellStart"/>
      <w:r w:rsidRPr="004D4506">
        <w:rPr>
          <w:rFonts w:ascii="Consolas" w:hAnsi="Consolas" w:cs="Consolas"/>
          <w:color w:val="24292E"/>
          <w:sz w:val="18"/>
          <w:szCs w:val="18"/>
        </w:rPr>
        <w:t>intervaloCapturaMin</w:t>
      </w:r>
      <w:proofErr w:type="spellEnd"/>
      <w:r w:rsidRPr="004D4506">
        <w:rPr>
          <w:rFonts w:ascii="Consolas" w:hAnsi="Consolas" w:cs="Consolas"/>
          <w:color w:val="24292E"/>
          <w:sz w:val="18"/>
          <w:szCs w:val="18"/>
        </w:rPr>
        <w:t xml:space="preserve"> </w:t>
      </w:r>
      <w:r w:rsidRPr="004D4506">
        <w:rPr>
          <w:rFonts w:ascii="Consolas" w:hAnsi="Consolas" w:cs="Consolas"/>
          <w:color w:val="005CC5"/>
          <w:sz w:val="18"/>
          <w:szCs w:val="18"/>
        </w:rPr>
        <w:t>=</w:t>
      </w:r>
      <w:r w:rsidRPr="004D4506">
        <w:rPr>
          <w:rFonts w:ascii="Consolas" w:hAnsi="Consolas" w:cs="Consolas"/>
          <w:color w:val="24292E"/>
          <w:sz w:val="18"/>
          <w:szCs w:val="18"/>
        </w:rPr>
        <w:t xml:space="preserve"> </w:t>
      </w:r>
      <w:r w:rsidRPr="004D4506">
        <w:rPr>
          <w:rFonts w:ascii="Consolas" w:hAnsi="Consolas" w:cs="Consolas"/>
          <w:color w:val="005CC5"/>
          <w:sz w:val="18"/>
          <w:szCs w:val="18"/>
        </w:rPr>
        <w:t>10</w:t>
      </w:r>
      <w:r w:rsidRPr="004D4506">
        <w:rPr>
          <w:rFonts w:ascii="Consolas" w:hAnsi="Consolas" w:cs="Consolas"/>
          <w:color w:val="24292E"/>
          <w:sz w:val="18"/>
          <w:szCs w:val="18"/>
        </w:rPr>
        <w:t xml:space="preserve"> </w:t>
      </w:r>
      <w:r w:rsidRPr="004D4506">
        <w:rPr>
          <w:rFonts w:ascii="Consolas" w:hAnsi="Consolas" w:cs="Consolas"/>
          <w:color w:val="6A737D"/>
          <w:sz w:val="18"/>
          <w:szCs w:val="18"/>
        </w:rPr>
        <w:t xml:space="preserve">## </w:t>
      </w:r>
      <w:proofErr w:type="spellStart"/>
      <w:r w:rsidRPr="004D4506">
        <w:rPr>
          <w:rFonts w:ascii="Consolas" w:hAnsi="Consolas" w:cs="Consolas"/>
          <w:color w:val="6A737D"/>
          <w:sz w:val="18"/>
          <w:szCs w:val="18"/>
        </w:rPr>
        <w:t>minima</w:t>
      </w:r>
      <w:proofErr w:type="spellEnd"/>
      <w:r w:rsidRPr="004D4506">
        <w:rPr>
          <w:rFonts w:ascii="Consolas" w:hAnsi="Consolas" w:cs="Consolas"/>
          <w:color w:val="6A737D"/>
          <w:sz w:val="18"/>
          <w:szCs w:val="18"/>
        </w:rPr>
        <w:t xml:space="preserve"> cantidad de segundos </w:t>
      </w:r>
      <w:r>
        <w:rPr>
          <w:rFonts w:ascii="Consolas" w:hAnsi="Consolas" w:cs="Consolas"/>
          <w:color w:val="6A737D"/>
          <w:sz w:val="18"/>
          <w:szCs w:val="18"/>
        </w:rPr>
        <w:t>entre capturas</w:t>
      </w:r>
    </w:p>
    <w:p w14:paraId="69241169" w14:textId="77777777" w:rsidR="00504447" w:rsidRPr="004D4506" w:rsidRDefault="00504447" w:rsidP="00504447">
      <w:pPr>
        <w:rPr>
          <w:rFonts w:ascii="Consolas" w:hAnsi="Consolas" w:cs="Consolas"/>
          <w:color w:val="6A737D"/>
          <w:sz w:val="18"/>
          <w:szCs w:val="18"/>
        </w:rPr>
      </w:pPr>
      <w:proofErr w:type="spellStart"/>
      <w:r w:rsidRPr="004D4506">
        <w:rPr>
          <w:rFonts w:ascii="Consolas" w:hAnsi="Consolas" w:cs="Consolas"/>
          <w:color w:val="24292E"/>
          <w:sz w:val="18"/>
          <w:szCs w:val="18"/>
        </w:rPr>
        <w:t>tiempoCaptura</w:t>
      </w:r>
      <w:proofErr w:type="spellEnd"/>
      <w:r w:rsidRPr="004D4506">
        <w:rPr>
          <w:rFonts w:ascii="Consolas" w:hAnsi="Consolas" w:cs="Consolas"/>
          <w:color w:val="24292E"/>
          <w:sz w:val="18"/>
          <w:szCs w:val="18"/>
        </w:rPr>
        <w:t xml:space="preserve"> </w:t>
      </w:r>
      <w:r w:rsidRPr="004D4506">
        <w:rPr>
          <w:rFonts w:ascii="Consolas" w:hAnsi="Consolas" w:cs="Consolas"/>
          <w:color w:val="005CC5"/>
          <w:sz w:val="18"/>
          <w:szCs w:val="18"/>
        </w:rPr>
        <w:t>=</w:t>
      </w:r>
      <w:r w:rsidRPr="004D4506">
        <w:rPr>
          <w:rFonts w:ascii="Consolas" w:hAnsi="Consolas" w:cs="Consolas"/>
          <w:color w:val="24292E"/>
          <w:sz w:val="18"/>
          <w:szCs w:val="18"/>
        </w:rPr>
        <w:t xml:space="preserve"> </w:t>
      </w:r>
      <w:r w:rsidRPr="004D4506">
        <w:rPr>
          <w:rFonts w:ascii="Consolas" w:hAnsi="Consolas" w:cs="Consolas"/>
          <w:color w:val="005CC5"/>
          <w:sz w:val="18"/>
          <w:szCs w:val="18"/>
        </w:rPr>
        <w:t>0</w:t>
      </w:r>
      <w:r w:rsidRPr="004D4506">
        <w:rPr>
          <w:rFonts w:ascii="Consolas" w:hAnsi="Consolas" w:cs="Consolas"/>
          <w:color w:val="24292E"/>
          <w:sz w:val="18"/>
          <w:szCs w:val="18"/>
        </w:rPr>
        <w:t xml:space="preserve"> </w:t>
      </w:r>
      <w:r w:rsidRPr="004D4506">
        <w:rPr>
          <w:rFonts w:ascii="Consolas" w:hAnsi="Consolas" w:cs="Consolas"/>
          <w:color w:val="6A737D"/>
          <w:sz w:val="18"/>
          <w:szCs w:val="18"/>
        </w:rPr>
        <w:t>##guarda cuando se realizo la ultima captura en segundos</w:t>
      </w:r>
    </w:p>
    <w:p w14:paraId="27BCC5C3" w14:textId="77777777" w:rsidR="00504447" w:rsidRDefault="00504447" w:rsidP="00504447">
      <w:proofErr w:type="spellStart"/>
      <w:r w:rsidRPr="004D4506">
        <w:rPr>
          <w:rFonts w:ascii="Consolas" w:hAnsi="Consolas" w:cs="Consolas"/>
          <w:color w:val="24292E"/>
          <w:sz w:val="18"/>
          <w:szCs w:val="18"/>
        </w:rPr>
        <w:t>umbralCaptura</w:t>
      </w:r>
      <w:proofErr w:type="spellEnd"/>
      <w:r w:rsidRPr="004D4506">
        <w:rPr>
          <w:rFonts w:ascii="Consolas" w:hAnsi="Consolas" w:cs="Consolas"/>
          <w:color w:val="24292E"/>
          <w:sz w:val="18"/>
          <w:szCs w:val="18"/>
        </w:rPr>
        <w:t xml:space="preserve"> </w:t>
      </w:r>
      <w:r w:rsidRPr="004D4506">
        <w:rPr>
          <w:rFonts w:ascii="Consolas" w:hAnsi="Consolas" w:cs="Consolas"/>
          <w:color w:val="005CC5"/>
          <w:sz w:val="18"/>
          <w:szCs w:val="18"/>
        </w:rPr>
        <w:t>=</w:t>
      </w:r>
      <w:r w:rsidRPr="004D4506">
        <w:rPr>
          <w:rFonts w:ascii="Consolas" w:hAnsi="Consolas" w:cs="Consolas"/>
          <w:color w:val="24292E"/>
          <w:sz w:val="18"/>
          <w:szCs w:val="18"/>
        </w:rPr>
        <w:t xml:space="preserve"> </w:t>
      </w:r>
      <w:r w:rsidRPr="004D4506">
        <w:rPr>
          <w:rFonts w:ascii="Consolas" w:hAnsi="Consolas" w:cs="Consolas"/>
          <w:color w:val="005CC5"/>
          <w:sz w:val="18"/>
          <w:szCs w:val="18"/>
        </w:rPr>
        <w:t>0.75</w:t>
      </w:r>
      <w:r w:rsidRPr="004D4506">
        <w:rPr>
          <w:rFonts w:ascii="Consolas" w:hAnsi="Consolas" w:cs="Consolas"/>
          <w:color w:val="24292E"/>
          <w:sz w:val="18"/>
          <w:szCs w:val="18"/>
        </w:rPr>
        <w:t xml:space="preserve"> </w:t>
      </w:r>
      <w:r w:rsidRPr="004D4506">
        <w:rPr>
          <w:rFonts w:ascii="Consolas" w:hAnsi="Consolas" w:cs="Consolas"/>
          <w:color w:val="6A737D"/>
          <w:sz w:val="18"/>
          <w:szCs w:val="18"/>
        </w:rPr>
        <w:t>##</w:t>
      </w:r>
      <w:proofErr w:type="spellStart"/>
      <w:r w:rsidRPr="004D4506">
        <w:rPr>
          <w:rFonts w:ascii="Consolas" w:hAnsi="Consolas" w:cs="Consolas"/>
          <w:color w:val="6A737D"/>
          <w:sz w:val="18"/>
          <w:szCs w:val="18"/>
        </w:rPr>
        <w:t>minimo</w:t>
      </w:r>
      <w:proofErr w:type="spellEnd"/>
      <w:r w:rsidRPr="004D4506">
        <w:rPr>
          <w:rFonts w:ascii="Consolas" w:hAnsi="Consolas" w:cs="Consolas"/>
          <w:color w:val="6A737D"/>
          <w:sz w:val="18"/>
          <w:szCs w:val="18"/>
        </w:rPr>
        <w:t xml:space="preserve"> umbral para realizar captura (en porcentaje)</w:t>
      </w:r>
    </w:p>
    <w:p w14:paraId="0EF46871" w14:textId="77777777" w:rsidR="002E7099" w:rsidRDefault="002E7099" w:rsidP="002E7099"/>
    <w:p w14:paraId="0450377A" w14:textId="48933BD5" w:rsidR="00EF05A5" w:rsidRDefault="00EF05A5" w:rsidP="008C6BF1">
      <w:r>
        <w:t xml:space="preserve">A </w:t>
      </w:r>
      <w:r w:rsidR="000B6D19">
        <w:t>continuación,</w:t>
      </w:r>
      <w:r>
        <w:t xml:space="preserve"> da la posibilidad de elegir la entrada de video que usará el algoritmo, podemos elegir entre la web</w:t>
      </w:r>
      <w:r w:rsidR="00960367">
        <w:t>-</w:t>
      </w:r>
      <w:proofErr w:type="spellStart"/>
      <w:r>
        <w:t>cam</w:t>
      </w:r>
      <w:proofErr w:type="spellEnd"/>
      <w:r>
        <w:t xml:space="preserve"> o un video en formato mp4, esto permite depurar el algoritmo con videos antiguos sin necesidad de realizar un vuelo. Como se ve a continuación para elegir entre uno y otro basta con descomentar el deseado:</w:t>
      </w:r>
    </w:p>
    <w:p w14:paraId="26A11CE3" w14:textId="0DDDFADF" w:rsidR="00BD5EEA" w:rsidRDefault="00BD5EEA">
      <w:pPr>
        <w:pStyle w:val="code"/>
        <w:pPrChange w:id="350" w:author="Juan Carlos de Alfonso Juliá" w:date="2020-04-08T22:13:00Z">
          <w:pPr/>
        </w:pPrChange>
      </w:pPr>
    </w:p>
    <w:p w14:paraId="484BA86B" w14:textId="77777777" w:rsidR="00B31A13" w:rsidRDefault="00B31A13" w:rsidP="00B31A13">
      <w:pPr>
        <w:rPr>
          <w:rFonts w:ascii="Consolas" w:hAnsi="Consolas" w:cs="Consolas"/>
          <w:color w:val="6A737D"/>
          <w:sz w:val="18"/>
          <w:szCs w:val="18"/>
        </w:rPr>
      </w:pPr>
      <w:r w:rsidRPr="004D4506">
        <w:rPr>
          <w:rFonts w:ascii="Consolas" w:hAnsi="Consolas" w:cs="Consolas"/>
          <w:color w:val="6A737D"/>
          <w:sz w:val="18"/>
          <w:szCs w:val="18"/>
        </w:rPr>
        <w:t>##INPUTS</w:t>
      </w:r>
    </w:p>
    <w:p w14:paraId="1988D941" w14:textId="77777777" w:rsidR="00B31A13" w:rsidRDefault="00B31A13" w:rsidP="00B31A13">
      <w:pPr>
        <w:rPr>
          <w:rFonts w:ascii="Consolas" w:hAnsi="Consolas" w:cs="Consolas"/>
          <w:color w:val="6A737D"/>
          <w:sz w:val="18"/>
          <w:szCs w:val="18"/>
        </w:rPr>
      </w:pPr>
      <w:r>
        <w:rPr>
          <w:rFonts w:ascii="Consolas" w:hAnsi="Consolas" w:cs="Consolas"/>
          <w:color w:val="6A737D"/>
          <w:sz w:val="18"/>
          <w:szCs w:val="18"/>
        </w:rPr>
        <w:t>#</w:t>
      </w:r>
      <w:proofErr w:type="spellStart"/>
      <w:r w:rsidRPr="004D4506">
        <w:rPr>
          <w:rFonts w:ascii="Consolas" w:hAnsi="Consolas" w:cs="Consolas"/>
          <w:color w:val="6A737D"/>
          <w:sz w:val="18"/>
          <w:szCs w:val="18"/>
        </w:rPr>
        <w:t>inputVideo</w:t>
      </w:r>
      <w:proofErr w:type="spellEnd"/>
      <w:r w:rsidRPr="004D4506">
        <w:rPr>
          <w:rFonts w:ascii="Consolas" w:hAnsi="Consolas" w:cs="Consolas"/>
          <w:color w:val="6A737D"/>
          <w:sz w:val="18"/>
          <w:szCs w:val="18"/>
        </w:rPr>
        <w:t xml:space="preserve"> = cv2.VideoCapture(0) ##entrada por web </w:t>
      </w:r>
      <w:proofErr w:type="spellStart"/>
      <w:r w:rsidRPr="004D4506">
        <w:rPr>
          <w:rFonts w:ascii="Consolas" w:hAnsi="Consolas" w:cs="Consolas"/>
          <w:color w:val="6A737D"/>
          <w:sz w:val="18"/>
          <w:szCs w:val="18"/>
        </w:rPr>
        <w:t>cam</w:t>
      </w:r>
      <w:proofErr w:type="spellEnd"/>
    </w:p>
    <w:p w14:paraId="320357EC" w14:textId="77777777" w:rsidR="00B31A13" w:rsidRDefault="00B31A13" w:rsidP="00B31A13">
      <w:proofErr w:type="spellStart"/>
      <w:r w:rsidRPr="004D4506">
        <w:rPr>
          <w:rFonts w:ascii="Consolas" w:hAnsi="Consolas" w:cs="Consolas"/>
          <w:color w:val="24292E"/>
          <w:sz w:val="18"/>
          <w:szCs w:val="18"/>
        </w:rPr>
        <w:t>inputVideo</w:t>
      </w:r>
      <w:proofErr w:type="spellEnd"/>
      <w:r w:rsidRPr="004D4506">
        <w:rPr>
          <w:rFonts w:ascii="Consolas" w:hAnsi="Consolas" w:cs="Consolas"/>
          <w:color w:val="24292E"/>
          <w:sz w:val="18"/>
          <w:szCs w:val="18"/>
        </w:rPr>
        <w:t xml:space="preserve"> </w:t>
      </w:r>
      <w:r w:rsidRPr="004D4506">
        <w:rPr>
          <w:rFonts w:ascii="Consolas" w:hAnsi="Consolas" w:cs="Consolas"/>
          <w:color w:val="005CC5"/>
          <w:sz w:val="18"/>
          <w:szCs w:val="18"/>
        </w:rPr>
        <w:t>=</w:t>
      </w:r>
      <w:r w:rsidRPr="004D4506">
        <w:rPr>
          <w:rFonts w:ascii="Consolas" w:hAnsi="Consolas" w:cs="Consolas"/>
          <w:color w:val="24292E"/>
          <w:sz w:val="18"/>
          <w:szCs w:val="18"/>
        </w:rPr>
        <w:t xml:space="preserve"> cv2.</w:t>
      </w:r>
      <w:r w:rsidRPr="004D4506">
        <w:rPr>
          <w:rFonts w:ascii="Consolas" w:hAnsi="Consolas" w:cs="Consolas"/>
          <w:color w:val="E36209"/>
          <w:sz w:val="18"/>
          <w:szCs w:val="18"/>
        </w:rPr>
        <w:t>VideoCapture</w:t>
      </w:r>
      <w:r w:rsidRPr="004D4506">
        <w:rPr>
          <w:rFonts w:ascii="Consolas" w:hAnsi="Consolas" w:cs="Consolas"/>
          <w:color w:val="24292E"/>
          <w:sz w:val="18"/>
          <w:szCs w:val="18"/>
        </w:rPr>
        <w:t>(</w:t>
      </w:r>
      <w:r w:rsidRPr="004D4506">
        <w:rPr>
          <w:rFonts w:ascii="Consolas" w:hAnsi="Consolas" w:cs="Consolas"/>
          <w:color w:val="032F62"/>
          <w:sz w:val="18"/>
          <w:szCs w:val="18"/>
        </w:rPr>
        <w:t>"</w:t>
      </w:r>
      <w:proofErr w:type="spellStart"/>
      <w:r w:rsidRPr="004D4506">
        <w:rPr>
          <w:rFonts w:ascii="Consolas" w:hAnsi="Consolas" w:cs="Consolas"/>
          <w:color w:val="032F62"/>
          <w:sz w:val="18"/>
          <w:szCs w:val="18"/>
        </w:rPr>
        <w:t>testVideos</w:t>
      </w:r>
      <w:proofErr w:type="spellEnd"/>
      <w:r w:rsidRPr="004D4506">
        <w:rPr>
          <w:rFonts w:ascii="Consolas" w:hAnsi="Consolas" w:cs="Consolas"/>
          <w:color w:val="032F62"/>
          <w:sz w:val="18"/>
          <w:szCs w:val="18"/>
        </w:rPr>
        <w:t>/park.mp4"</w:t>
      </w:r>
      <w:r w:rsidRPr="004D4506">
        <w:rPr>
          <w:rFonts w:ascii="Consolas" w:hAnsi="Consolas" w:cs="Consolas"/>
          <w:color w:val="24292E"/>
          <w:sz w:val="18"/>
          <w:szCs w:val="18"/>
        </w:rPr>
        <w:t xml:space="preserve">) </w:t>
      </w:r>
      <w:r w:rsidRPr="004D4506">
        <w:rPr>
          <w:rFonts w:ascii="Consolas" w:hAnsi="Consolas" w:cs="Consolas"/>
          <w:color w:val="6A737D"/>
          <w:sz w:val="18"/>
          <w:szCs w:val="18"/>
        </w:rPr>
        <w:t xml:space="preserve">##entrada de video </w:t>
      </w:r>
    </w:p>
    <w:p w14:paraId="7D92099F" w14:textId="6688227A" w:rsidR="00FD40BA" w:rsidRDefault="00FD40BA" w:rsidP="008C6BF1"/>
    <w:p w14:paraId="734AEDE2" w14:textId="129416C2" w:rsidR="00FD40BA" w:rsidRDefault="00FD40BA" w:rsidP="00FD40BA">
      <w:r>
        <w:t>También se da la opción de usar otro modelo ya sea pre-entrenado por un usuario como los existentes en los repositorios de Tensor</w:t>
      </w:r>
      <w:r w:rsidR="000B6D19">
        <w:t>f</w:t>
      </w:r>
      <w:r>
        <w:t xml:space="preserve">low, para este proceso habría que </w:t>
      </w:r>
      <w:r>
        <w:lastRenderedPageBreak/>
        <w:t>guardar el modelo en la carpeta “modelos” y añadir una nueva línea con su nombre, como se dijo anteriormente se va a usar el m</w:t>
      </w:r>
      <w:r w:rsidR="002C0973">
        <w:t>o</w:t>
      </w:r>
      <w:r>
        <w:t xml:space="preserve">delo </w:t>
      </w:r>
      <w:r w:rsidRPr="00960367">
        <w:rPr>
          <w:rFonts w:ascii="Times New Roman" w:hAnsi="Times New Roman"/>
          <w:i/>
          <w:iCs/>
          <w:rPrChange w:id="351" w:author="Juan Carlos de Alfonso Juliá" w:date="2020-04-08T22:01:00Z">
            <w:rPr>
              <w:rFonts w:ascii="Consolas" w:hAnsi="Consolas" w:cs="Consolas"/>
              <w:color w:val="032F62"/>
              <w:sz w:val="18"/>
              <w:szCs w:val="18"/>
              <w:shd w:val="clear" w:color="auto" w:fill="FFFFFF"/>
            </w:rPr>
          </w:rPrChange>
        </w:rPr>
        <w:t>ssd_inception_v2_coco</w:t>
      </w:r>
      <w:r>
        <w:t>.</w:t>
      </w:r>
    </w:p>
    <w:p w14:paraId="257BEF91" w14:textId="1EA24B58" w:rsidR="00BD5EEA" w:rsidRDefault="00BD5EEA" w:rsidP="00FD40BA"/>
    <w:p w14:paraId="4EE709EE" w14:textId="13F6E74C" w:rsidR="00BD5EEA" w:rsidRDefault="00BD117E">
      <w:pPr>
        <w:pStyle w:val="code"/>
        <w:pPrChange w:id="352" w:author="Juan Carlos de Alfonso Juliá" w:date="2020-04-08T22:13:00Z">
          <w:pPr/>
        </w:pPrChange>
      </w:pPr>
      <w:r w:rsidRPr="00BD117E">
        <w:rPr>
          <w:color w:val="6A737D"/>
        </w:rPr>
        <w:t>#MODE</w:t>
      </w:r>
      <w:r>
        <w:rPr>
          <w:color w:val="6A737D"/>
        </w:rPr>
        <w:t>LOS</w:t>
      </w:r>
    </w:p>
    <w:p w14:paraId="1F0DBD59" w14:textId="77777777" w:rsidR="00BD117E" w:rsidRPr="00BD117E" w:rsidRDefault="00BD117E" w:rsidP="00BD117E">
      <w:pPr>
        <w:pStyle w:val="code"/>
      </w:pPr>
      <w:r w:rsidRPr="00BD117E">
        <w:rPr>
          <w:color w:val="E36209"/>
        </w:rPr>
        <w:t>MODEL_NAME</w:t>
      </w:r>
      <w:r w:rsidRPr="00BD117E">
        <w:rPr>
          <w:color w:val="005CC5"/>
        </w:rPr>
        <w:t>=</w:t>
      </w:r>
      <w:r w:rsidRPr="00BD117E">
        <w:t>'ssd_inception_v2_coco_2017_11_17'</w:t>
      </w:r>
    </w:p>
    <w:p w14:paraId="6D25D4AC" w14:textId="77777777" w:rsidR="00BD117E" w:rsidRDefault="00BD117E" w:rsidP="00BD117E">
      <w:pPr>
        <w:pStyle w:val="code"/>
      </w:pPr>
      <w:r w:rsidRPr="00BD117E">
        <w:rPr>
          <w:color w:val="6A737D"/>
        </w:rPr>
        <w:t>#MODEL_NAME = 'ssd_mobilenet_v1_coco_2018_01_28'</w:t>
      </w:r>
    </w:p>
    <w:p w14:paraId="32BC104E" w14:textId="73CA5AB2" w:rsidR="00FD40BA" w:rsidRDefault="00FD40BA" w:rsidP="00FD40BA"/>
    <w:p w14:paraId="68D434AE" w14:textId="64716D9E" w:rsidR="00EA383D" w:rsidRDefault="00FD40BA" w:rsidP="00EA383D">
      <w:r>
        <w:t xml:space="preserve">A </w:t>
      </w:r>
      <w:r w:rsidR="000B6D19">
        <w:t>continuación,</w:t>
      </w:r>
      <w:r>
        <w:t xml:space="preserve"> </w:t>
      </w:r>
      <w:r w:rsidR="00FD126A">
        <w:t xml:space="preserve">se </w:t>
      </w:r>
      <w:r>
        <w:t>especifica</w:t>
      </w:r>
      <w:r w:rsidR="00FD126A">
        <w:t>n</w:t>
      </w:r>
      <w:r>
        <w:t xml:space="preserve"> varias rutas a distintos </w:t>
      </w:r>
      <w:r w:rsidR="00FD126A">
        <w:t>directorios (directorio de capturas y librerías)</w:t>
      </w:r>
      <w:r>
        <w:t xml:space="preserve"> y </w:t>
      </w:r>
      <w:r w:rsidR="00726BD0">
        <w:t xml:space="preserve">se </w:t>
      </w:r>
      <w:r>
        <w:t xml:space="preserve">configura el reconocedor finalizando en un bucle infinito </w:t>
      </w:r>
      <w:r w:rsidR="00EA383D">
        <w:t>en donde se ha modificado el código original de Tensor</w:t>
      </w:r>
      <w:r w:rsidR="00726BD0">
        <w:t>f</w:t>
      </w:r>
      <w:r w:rsidR="00EA383D">
        <w:t xml:space="preserve">low para que trabaje con videos en lugar de imágenes, esto es posible </w:t>
      </w:r>
      <w:r w:rsidR="00726BD0">
        <w:t>añadiendo</w:t>
      </w:r>
      <w:r w:rsidR="00EA383D">
        <w:t xml:space="preserve"> la línea   </w:t>
      </w:r>
      <w:proofErr w:type="spellStart"/>
      <w:r w:rsidR="00EA383D" w:rsidRPr="00EA383D">
        <w:rPr>
          <w:rFonts w:ascii="Consolas" w:hAnsi="Consolas" w:cs="Consolas"/>
          <w:color w:val="24292E"/>
          <w:sz w:val="18"/>
          <w:szCs w:val="18"/>
        </w:rPr>
        <w:t>ret</w:t>
      </w:r>
      <w:proofErr w:type="spellEnd"/>
      <w:r w:rsidR="00EA383D" w:rsidRPr="00EA383D">
        <w:rPr>
          <w:rFonts w:ascii="Consolas" w:hAnsi="Consolas" w:cs="Consolas"/>
          <w:color w:val="24292E"/>
          <w:sz w:val="18"/>
          <w:szCs w:val="18"/>
          <w:shd w:val="clear" w:color="auto" w:fill="FFFFFF"/>
        </w:rPr>
        <w:t xml:space="preserve">, </w:t>
      </w:r>
      <w:proofErr w:type="spellStart"/>
      <w:r w:rsidR="00EA383D" w:rsidRPr="00EA383D">
        <w:rPr>
          <w:rFonts w:ascii="Consolas" w:hAnsi="Consolas" w:cs="Consolas"/>
          <w:color w:val="24292E"/>
          <w:sz w:val="18"/>
          <w:szCs w:val="18"/>
        </w:rPr>
        <w:t>image_np</w:t>
      </w:r>
      <w:proofErr w:type="spellEnd"/>
      <w:r w:rsidR="00EA383D" w:rsidRPr="00EA383D">
        <w:rPr>
          <w:rFonts w:ascii="Consolas" w:hAnsi="Consolas" w:cs="Consolas"/>
          <w:color w:val="24292E"/>
          <w:sz w:val="18"/>
          <w:szCs w:val="18"/>
          <w:shd w:val="clear" w:color="auto" w:fill="FFFFFF"/>
        </w:rPr>
        <w:t xml:space="preserve"> </w:t>
      </w:r>
      <w:r w:rsidR="00EA383D" w:rsidRPr="00EA383D">
        <w:rPr>
          <w:rFonts w:ascii="Consolas" w:hAnsi="Consolas" w:cs="Consolas"/>
          <w:color w:val="005CC5"/>
          <w:sz w:val="18"/>
          <w:szCs w:val="18"/>
        </w:rPr>
        <w:t>=</w:t>
      </w:r>
      <w:r w:rsidR="00EA383D" w:rsidRPr="00EA383D">
        <w:rPr>
          <w:rFonts w:ascii="Consolas" w:hAnsi="Consolas" w:cs="Consolas"/>
          <w:color w:val="24292E"/>
          <w:sz w:val="18"/>
          <w:szCs w:val="18"/>
          <w:shd w:val="clear" w:color="auto" w:fill="FFFFFF"/>
        </w:rPr>
        <w:t xml:space="preserve"> </w:t>
      </w:r>
      <w:proofErr w:type="spellStart"/>
      <w:r w:rsidR="00EA383D" w:rsidRPr="00EA383D">
        <w:rPr>
          <w:rFonts w:ascii="Consolas" w:hAnsi="Consolas" w:cs="Consolas"/>
          <w:color w:val="24292E"/>
          <w:sz w:val="18"/>
          <w:szCs w:val="18"/>
        </w:rPr>
        <w:t>inputVideo</w:t>
      </w:r>
      <w:r w:rsidR="00EA383D" w:rsidRPr="00EA383D">
        <w:rPr>
          <w:rFonts w:ascii="Consolas" w:hAnsi="Consolas" w:cs="Consolas"/>
          <w:color w:val="24292E"/>
          <w:sz w:val="18"/>
          <w:szCs w:val="18"/>
          <w:shd w:val="clear" w:color="auto" w:fill="FFFFFF"/>
        </w:rPr>
        <w:t>.</w:t>
      </w:r>
      <w:r w:rsidR="00EA383D" w:rsidRPr="00EA383D">
        <w:rPr>
          <w:rFonts w:ascii="Consolas" w:hAnsi="Consolas" w:cs="Consolas"/>
          <w:color w:val="6F42C1"/>
          <w:sz w:val="18"/>
          <w:szCs w:val="18"/>
        </w:rPr>
        <w:t>read</w:t>
      </w:r>
      <w:proofErr w:type="spellEnd"/>
      <w:r w:rsidR="00EA383D" w:rsidRPr="00EA383D">
        <w:rPr>
          <w:rFonts w:ascii="Consolas" w:hAnsi="Consolas" w:cs="Consolas"/>
          <w:color w:val="24292E"/>
          <w:sz w:val="18"/>
          <w:szCs w:val="18"/>
          <w:shd w:val="clear" w:color="auto" w:fill="FFFFFF"/>
        </w:rPr>
        <w:t>()</w:t>
      </w:r>
      <w:r w:rsidR="00EA383D">
        <w:rPr>
          <w:rFonts w:ascii="Consolas" w:hAnsi="Consolas" w:cs="Consolas"/>
          <w:color w:val="24292E"/>
          <w:sz w:val="18"/>
          <w:szCs w:val="18"/>
          <w:shd w:val="clear" w:color="auto" w:fill="FFFFFF"/>
        </w:rPr>
        <w:t xml:space="preserve"> </w:t>
      </w:r>
      <w:r w:rsidR="00EA383D">
        <w:t>que transforma el video en distintos fotogramas.</w:t>
      </w:r>
      <w:r w:rsidR="006831A8">
        <w:t xml:space="preserve"> </w:t>
      </w:r>
    </w:p>
    <w:p w14:paraId="570EEEBA" w14:textId="72E93972" w:rsidR="00EA383D" w:rsidRDefault="00EA383D" w:rsidP="00EA383D"/>
    <w:p w14:paraId="784DCF7C" w14:textId="195B73AD" w:rsidR="00EA383D" w:rsidRDefault="00EA383D" w:rsidP="00EA383D">
      <w:r>
        <w:t xml:space="preserve">Por </w:t>
      </w:r>
      <w:r w:rsidR="000B6D19">
        <w:t>último,</w:t>
      </w:r>
      <w:r>
        <w:t xml:space="preserve"> una de las modificaciones más importantes respecto al código original de la API ha sido el añadir el guardado de las imágenes que son para nuestro programa válidas, esto se realiza en el siguiente fragmento</w:t>
      </w:r>
      <w:r w:rsidR="00117969">
        <w:t>:</w:t>
      </w:r>
    </w:p>
    <w:p w14:paraId="48B8AF18" w14:textId="7021FF09" w:rsidR="00246412" w:rsidRDefault="00246412" w:rsidP="000A0CCE">
      <w:pPr>
        <w:pStyle w:val="code"/>
      </w:pPr>
    </w:p>
    <w:p w14:paraId="756880BC" w14:textId="77777777" w:rsidR="00246412" w:rsidRDefault="00246412" w:rsidP="00246412">
      <w:pPr>
        <w:rPr>
          <w:rFonts w:ascii="Consolas" w:hAnsi="Consolas" w:cs="Consolas"/>
          <w:color w:val="6A737D"/>
          <w:sz w:val="18"/>
          <w:szCs w:val="18"/>
        </w:rPr>
      </w:pPr>
      <w:r w:rsidRPr="008B6B39">
        <w:rPr>
          <w:rFonts w:ascii="Consolas" w:hAnsi="Consolas" w:cs="Consolas"/>
          <w:color w:val="6A737D"/>
          <w:sz w:val="18"/>
          <w:szCs w:val="18"/>
        </w:rPr>
        <w:t xml:space="preserve"># Descomentar </w:t>
      </w:r>
      <w:proofErr w:type="spellStart"/>
      <w:r w:rsidRPr="008B6B39">
        <w:rPr>
          <w:rFonts w:ascii="Consolas" w:hAnsi="Consolas" w:cs="Consolas"/>
          <w:color w:val="6A737D"/>
          <w:sz w:val="18"/>
          <w:szCs w:val="18"/>
        </w:rPr>
        <w:t>linea</w:t>
      </w:r>
      <w:proofErr w:type="spellEnd"/>
      <w:r w:rsidRPr="008B6B39">
        <w:rPr>
          <w:rFonts w:ascii="Consolas" w:hAnsi="Consolas" w:cs="Consolas"/>
          <w:color w:val="6A737D"/>
          <w:sz w:val="18"/>
          <w:szCs w:val="18"/>
        </w:rPr>
        <w:t xml:space="preserve"> para</w:t>
      </w:r>
      <w:r>
        <w:rPr>
          <w:rFonts w:ascii="Consolas" w:hAnsi="Consolas" w:cs="Consolas"/>
          <w:color w:val="6A737D"/>
          <w:sz w:val="18"/>
          <w:szCs w:val="18"/>
        </w:rPr>
        <w:t xml:space="preserve"> </w:t>
      </w:r>
      <w:r w:rsidRPr="008B6B39">
        <w:rPr>
          <w:rFonts w:ascii="Consolas" w:hAnsi="Consolas" w:cs="Consolas"/>
          <w:color w:val="6A737D"/>
          <w:sz w:val="18"/>
          <w:szCs w:val="18"/>
        </w:rPr>
        <w:t>mostrar por pantalla el video</w:t>
      </w:r>
    </w:p>
    <w:p w14:paraId="451FADA0" w14:textId="2D5F978D" w:rsidR="00246412" w:rsidRDefault="00246412" w:rsidP="00246412">
      <w:pPr>
        <w:rPr>
          <w:rFonts w:ascii="Consolas" w:hAnsi="Consolas" w:cs="Consolas"/>
          <w:color w:val="24292E"/>
          <w:sz w:val="18"/>
          <w:szCs w:val="18"/>
        </w:rPr>
      </w:pPr>
      <w:r w:rsidRPr="008B6B39">
        <w:rPr>
          <w:rFonts w:ascii="Consolas" w:hAnsi="Consolas" w:cs="Consolas"/>
          <w:color w:val="24292E"/>
          <w:sz w:val="18"/>
          <w:szCs w:val="18"/>
        </w:rPr>
        <w:t>cv2.</w:t>
      </w:r>
      <w:r w:rsidRPr="008B6B39">
        <w:rPr>
          <w:rFonts w:ascii="Consolas" w:hAnsi="Consolas" w:cs="Consolas"/>
          <w:color w:val="6F42C1"/>
          <w:sz w:val="18"/>
          <w:szCs w:val="18"/>
        </w:rPr>
        <w:t>imshow</w:t>
      </w:r>
      <w:r w:rsidRPr="008B6B39">
        <w:rPr>
          <w:rFonts w:ascii="Consolas" w:hAnsi="Consolas" w:cs="Consolas"/>
          <w:color w:val="24292E"/>
          <w:sz w:val="18"/>
          <w:szCs w:val="18"/>
        </w:rPr>
        <w:t>(</w:t>
      </w:r>
      <w:r w:rsidRPr="008B6B39">
        <w:rPr>
          <w:rFonts w:ascii="Consolas" w:hAnsi="Consolas" w:cs="Consolas"/>
          <w:color w:val="032F62"/>
          <w:sz w:val="18"/>
          <w:szCs w:val="18"/>
        </w:rPr>
        <w:t>'</w:t>
      </w:r>
      <w:proofErr w:type="spellStart"/>
      <w:r w:rsidRPr="008B6B39">
        <w:rPr>
          <w:rFonts w:ascii="Consolas" w:hAnsi="Consolas" w:cs="Consolas"/>
          <w:color w:val="032F62"/>
          <w:sz w:val="18"/>
          <w:szCs w:val="18"/>
        </w:rPr>
        <w:t>object</w:t>
      </w:r>
      <w:proofErr w:type="spellEnd"/>
      <w:r w:rsidRPr="008B6B39">
        <w:rPr>
          <w:rFonts w:ascii="Consolas" w:hAnsi="Consolas" w:cs="Consolas"/>
          <w:color w:val="032F62"/>
          <w:sz w:val="18"/>
          <w:szCs w:val="18"/>
        </w:rPr>
        <w:t xml:space="preserve"> </w:t>
      </w:r>
      <w:proofErr w:type="spellStart"/>
      <w:r w:rsidRPr="008B6B39">
        <w:rPr>
          <w:rFonts w:ascii="Consolas" w:hAnsi="Consolas" w:cs="Consolas"/>
          <w:color w:val="032F62"/>
          <w:sz w:val="18"/>
          <w:szCs w:val="18"/>
        </w:rPr>
        <w:t>detection</w:t>
      </w:r>
      <w:proofErr w:type="spellEnd"/>
      <w:r w:rsidRPr="008B6B39">
        <w:rPr>
          <w:rFonts w:ascii="Consolas" w:hAnsi="Consolas" w:cs="Consolas"/>
          <w:color w:val="032F62"/>
          <w:sz w:val="18"/>
          <w:szCs w:val="18"/>
        </w:rPr>
        <w:t>'</w:t>
      </w:r>
      <w:r w:rsidRPr="008B6B39">
        <w:rPr>
          <w:rFonts w:ascii="Consolas" w:hAnsi="Consolas" w:cs="Consolas"/>
          <w:color w:val="24292E"/>
          <w:sz w:val="18"/>
          <w:szCs w:val="18"/>
        </w:rPr>
        <w:t>, cv2.</w:t>
      </w:r>
      <w:r w:rsidRPr="008B6B39">
        <w:rPr>
          <w:rFonts w:ascii="Consolas" w:hAnsi="Consolas" w:cs="Consolas"/>
          <w:color w:val="6F42C1"/>
          <w:sz w:val="18"/>
          <w:szCs w:val="18"/>
        </w:rPr>
        <w:t>resize</w:t>
      </w:r>
      <w:r w:rsidRPr="008B6B39">
        <w:rPr>
          <w:rFonts w:ascii="Consolas" w:hAnsi="Consolas" w:cs="Consolas"/>
          <w:color w:val="24292E"/>
          <w:sz w:val="18"/>
          <w:szCs w:val="18"/>
        </w:rPr>
        <w:t>(</w:t>
      </w:r>
      <w:proofErr w:type="spellStart"/>
      <w:r w:rsidRPr="008B6B39">
        <w:rPr>
          <w:rFonts w:ascii="Consolas" w:hAnsi="Consolas" w:cs="Consolas"/>
          <w:color w:val="24292E"/>
          <w:sz w:val="18"/>
          <w:szCs w:val="18"/>
        </w:rPr>
        <w:t>image_np</w:t>
      </w:r>
      <w:proofErr w:type="spellEnd"/>
      <w:r w:rsidRPr="008B6B39">
        <w:rPr>
          <w:rFonts w:ascii="Consolas" w:hAnsi="Consolas" w:cs="Consolas"/>
          <w:color w:val="24292E"/>
          <w:sz w:val="18"/>
          <w:szCs w:val="18"/>
        </w:rPr>
        <w:t>, (</w:t>
      </w:r>
      <w:r w:rsidRPr="008B6B39">
        <w:rPr>
          <w:rFonts w:ascii="Consolas" w:hAnsi="Consolas" w:cs="Consolas"/>
          <w:color w:val="005CC5"/>
          <w:sz w:val="18"/>
          <w:szCs w:val="18"/>
        </w:rPr>
        <w:t>800</w:t>
      </w:r>
      <w:r w:rsidRPr="008B6B39">
        <w:rPr>
          <w:rFonts w:ascii="Consolas" w:hAnsi="Consolas" w:cs="Consolas"/>
          <w:color w:val="24292E"/>
          <w:sz w:val="18"/>
          <w:szCs w:val="18"/>
        </w:rPr>
        <w:t xml:space="preserve">, </w:t>
      </w:r>
      <w:r w:rsidRPr="008B6B39">
        <w:rPr>
          <w:rFonts w:ascii="Consolas" w:hAnsi="Consolas" w:cs="Consolas"/>
          <w:color w:val="005CC5"/>
          <w:sz w:val="18"/>
          <w:szCs w:val="18"/>
        </w:rPr>
        <w:t>600</w:t>
      </w:r>
      <w:r w:rsidRPr="008B6B39">
        <w:rPr>
          <w:rFonts w:ascii="Consolas" w:hAnsi="Consolas" w:cs="Consolas"/>
          <w:color w:val="24292E"/>
          <w:sz w:val="18"/>
          <w:szCs w:val="18"/>
        </w:rPr>
        <w:t>)))</w:t>
      </w:r>
    </w:p>
    <w:p w14:paraId="4745D65C" w14:textId="77777777" w:rsidR="00246412" w:rsidRDefault="00246412" w:rsidP="00246412">
      <w:pPr>
        <w:rPr>
          <w:rFonts w:ascii="Consolas" w:hAnsi="Consolas" w:cs="Consolas"/>
          <w:color w:val="24292E"/>
          <w:sz w:val="18"/>
          <w:szCs w:val="18"/>
        </w:rPr>
      </w:pPr>
    </w:p>
    <w:p w14:paraId="6B549A61" w14:textId="77777777" w:rsidR="00246412" w:rsidRDefault="00246412" w:rsidP="00246412">
      <w:pPr>
        <w:rPr>
          <w:rFonts w:ascii="Consolas" w:hAnsi="Consolas" w:cs="Consolas"/>
          <w:color w:val="24292E"/>
          <w:sz w:val="18"/>
          <w:szCs w:val="18"/>
        </w:rPr>
      </w:pPr>
      <w:proofErr w:type="spellStart"/>
      <w:r w:rsidRPr="008B6B39">
        <w:rPr>
          <w:rFonts w:ascii="Consolas" w:hAnsi="Consolas" w:cs="Consolas"/>
          <w:color w:val="D73A49"/>
          <w:sz w:val="18"/>
          <w:szCs w:val="18"/>
        </w:rPr>
        <w:t>if</w:t>
      </w:r>
      <w:proofErr w:type="spellEnd"/>
      <w:r w:rsidRPr="008B6B39">
        <w:rPr>
          <w:rFonts w:ascii="Consolas" w:hAnsi="Consolas" w:cs="Consolas"/>
          <w:color w:val="24292E"/>
          <w:sz w:val="18"/>
          <w:szCs w:val="18"/>
        </w:rPr>
        <w:t>(</w:t>
      </w:r>
      <w:proofErr w:type="gramStart"/>
      <w:r w:rsidRPr="008B6B39">
        <w:rPr>
          <w:rFonts w:ascii="Consolas" w:hAnsi="Consolas" w:cs="Consolas"/>
          <w:color w:val="24292E"/>
          <w:sz w:val="18"/>
          <w:szCs w:val="18"/>
        </w:rPr>
        <w:t>scores[</w:t>
      </w:r>
      <w:proofErr w:type="gramEnd"/>
      <w:r w:rsidRPr="008B6B39">
        <w:rPr>
          <w:rFonts w:ascii="Consolas" w:hAnsi="Consolas" w:cs="Consolas"/>
          <w:color w:val="005CC5"/>
          <w:sz w:val="18"/>
          <w:szCs w:val="18"/>
        </w:rPr>
        <w:t>0</w:t>
      </w:r>
      <w:r w:rsidRPr="008B6B39">
        <w:rPr>
          <w:rFonts w:ascii="Consolas" w:hAnsi="Consolas" w:cs="Consolas"/>
          <w:color w:val="24292E"/>
          <w:sz w:val="18"/>
          <w:szCs w:val="18"/>
        </w:rPr>
        <w:t>][</w:t>
      </w:r>
      <w:r w:rsidRPr="008B6B39">
        <w:rPr>
          <w:rFonts w:ascii="Consolas" w:hAnsi="Consolas" w:cs="Consolas"/>
          <w:color w:val="005CC5"/>
          <w:sz w:val="18"/>
          <w:szCs w:val="18"/>
        </w:rPr>
        <w:t>0</w:t>
      </w:r>
      <w:r w:rsidRPr="008B6B39">
        <w:rPr>
          <w:rFonts w:ascii="Consolas" w:hAnsi="Consolas" w:cs="Consolas"/>
          <w:color w:val="24292E"/>
          <w:sz w:val="18"/>
          <w:szCs w:val="18"/>
        </w:rPr>
        <w:t xml:space="preserve">] </w:t>
      </w:r>
      <w:r w:rsidRPr="008B6B39">
        <w:rPr>
          <w:rFonts w:ascii="Consolas" w:hAnsi="Consolas" w:cs="Consolas"/>
          <w:color w:val="005CC5"/>
          <w:sz w:val="18"/>
          <w:szCs w:val="18"/>
        </w:rPr>
        <w:t>&gt;=</w:t>
      </w:r>
      <w:r w:rsidRPr="008B6B39">
        <w:rPr>
          <w:rFonts w:ascii="Consolas" w:hAnsi="Consolas" w:cs="Consolas"/>
          <w:color w:val="24292E"/>
          <w:sz w:val="18"/>
          <w:szCs w:val="18"/>
        </w:rPr>
        <w:t xml:space="preserve"> </w:t>
      </w:r>
      <w:proofErr w:type="spellStart"/>
      <w:r w:rsidRPr="008B6B39">
        <w:rPr>
          <w:rFonts w:ascii="Consolas" w:hAnsi="Consolas" w:cs="Consolas"/>
          <w:color w:val="24292E"/>
          <w:sz w:val="18"/>
          <w:szCs w:val="18"/>
        </w:rPr>
        <w:t>umbralCaptura</w:t>
      </w:r>
      <w:proofErr w:type="spellEnd"/>
      <w:r w:rsidRPr="008B6B39">
        <w:rPr>
          <w:rFonts w:ascii="Consolas" w:hAnsi="Consolas" w:cs="Consolas"/>
          <w:color w:val="24292E"/>
          <w:sz w:val="18"/>
          <w:szCs w:val="18"/>
        </w:rPr>
        <w:t>):</w:t>
      </w:r>
    </w:p>
    <w:p w14:paraId="27B3717A" w14:textId="4DFBDF3C" w:rsidR="00246412" w:rsidRDefault="00246412" w:rsidP="00246412">
      <w:pPr>
        <w:rPr>
          <w:rFonts w:ascii="Consolas" w:hAnsi="Consolas" w:cs="Consolas"/>
          <w:color w:val="24292E"/>
          <w:sz w:val="18"/>
          <w:szCs w:val="18"/>
        </w:rPr>
      </w:pPr>
      <w:r>
        <w:rPr>
          <w:rFonts w:ascii="Consolas" w:hAnsi="Consolas" w:cs="Consolas"/>
          <w:color w:val="D73A49"/>
          <w:sz w:val="18"/>
          <w:szCs w:val="18"/>
        </w:rPr>
        <w:tab/>
      </w:r>
      <w:proofErr w:type="spellStart"/>
      <w:r w:rsidRPr="008B6B39">
        <w:rPr>
          <w:rFonts w:ascii="Consolas" w:hAnsi="Consolas" w:cs="Consolas"/>
          <w:color w:val="D73A49"/>
          <w:sz w:val="18"/>
          <w:szCs w:val="18"/>
        </w:rPr>
        <w:t>if</w:t>
      </w:r>
      <w:proofErr w:type="spellEnd"/>
      <w:r w:rsidRPr="008B6B39">
        <w:rPr>
          <w:rFonts w:ascii="Consolas" w:hAnsi="Consolas" w:cs="Consolas"/>
          <w:color w:val="24292E"/>
          <w:sz w:val="18"/>
          <w:szCs w:val="18"/>
        </w:rPr>
        <w:t xml:space="preserve"> (</w:t>
      </w:r>
      <w:proofErr w:type="spellStart"/>
      <w:proofErr w:type="gramStart"/>
      <w:r w:rsidRPr="008B6B39">
        <w:rPr>
          <w:rFonts w:ascii="Consolas" w:hAnsi="Consolas" w:cs="Consolas"/>
          <w:color w:val="24292E"/>
          <w:sz w:val="18"/>
          <w:szCs w:val="18"/>
        </w:rPr>
        <w:t>datetime.datetime.</w:t>
      </w:r>
      <w:r w:rsidRPr="008B6B39">
        <w:rPr>
          <w:rFonts w:ascii="Consolas" w:hAnsi="Consolas" w:cs="Consolas"/>
          <w:color w:val="6F42C1"/>
          <w:sz w:val="18"/>
          <w:szCs w:val="18"/>
        </w:rPr>
        <w:t>now</w:t>
      </w:r>
      <w:proofErr w:type="spellEnd"/>
      <w:r w:rsidRPr="008B6B39">
        <w:rPr>
          <w:rFonts w:ascii="Consolas" w:hAnsi="Consolas" w:cs="Consolas"/>
          <w:color w:val="24292E"/>
          <w:sz w:val="18"/>
          <w:szCs w:val="18"/>
        </w:rPr>
        <w:t>(</w:t>
      </w:r>
      <w:proofErr w:type="gramEnd"/>
      <w:r w:rsidRPr="008B6B39">
        <w:rPr>
          <w:rFonts w:ascii="Consolas" w:hAnsi="Consolas" w:cs="Consolas"/>
          <w:color w:val="24292E"/>
          <w:sz w:val="18"/>
          <w:szCs w:val="18"/>
        </w:rPr>
        <w:t>).</w:t>
      </w:r>
      <w:proofErr w:type="spellStart"/>
      <w:r w:rsidRPr="008B6B39">
        <w:rPr>
          <w:rFonts w:ascii="Consolas" w:hAnsi="Consolas" w:cs="Consolas"/>
          <w:color w:val="24292E"/>
          <w:sz w:val="18"/>
          <w:szCs w:val="18"/>
        </w:rPr>
        <w:t>second</w:t>
      </w:r>
      <w:proofErr w:type="spellEnd"/>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sidRPr="008B6B39">
        <w:rPr>
          <w:rFonts w:ascii="Consolas" w:hAnsi="Consolas" w:cs="Consolas"/>
          <w:color w:val="24292E"/>
          <w:sz w:val="18"/>
          <w:szCs w:val="18"/>
        </w:rPr>
        <w:t xml:space="preserve"> </w:t>
      </w:r>
      <w:proofErr w:type="spellStart"/>
      <w:r w:rsidRPr="008B6B39">
        <w:rPr>
          <w:rFonts w:ascii="Consolas" w:hAnsi="Consolas" w:cs="Consolas"/>
          <w:color w:val="24292E"/>
          <w:sz w:val="18"/>
          <w:szCs w:val="18"/>
        </w:rPr>
        <w:t>datetime.datetime.</w:t>
      </w:r>
      <w:r w:rsidRPr="008B6B39">
        <w:rPr>
          <w:rFonts w:ascii="Consolas" w:hAnsi="Consolas" w:cs="Consolas"/>
          <w:color w:val="6F42C1"/>
          <w:sz w:val="18"/>
          <w:szCs w:val="18"/>
        </w:rPr>
        <w:t>now</w:t>
      </w:r>
      <w:proofErr w:type="spellEnd"/>
      <w:r w:rsidRPr="008B6B39">
        <w:rPr>
          <w:rFonts w:ascii="Consolas" w:hAnsi="Consolas" w:cs="Consolas"/>
          <w:color w:val="24292E"/>
          <w:sz w:val="18"/>
          <w:szCs w:val="18"/>
        </w:rPr>
        <w:t>().minute</w:t>
      </w:r>
      <w:r w:rsidRPr="008B6B39">
        <w:rPr>
          <w:rFonts w:ascii="Consolas" w:hAnsi="Consolas" w:cs="Consolas"/>
          <w:color w:val="005CC5"/>
          <w:sz w:val="18"/>
          <w:szCs w:val="18"/>
        </w:rPr>
        <w:t>*60</w:t>
      </w:r>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sidRPr="008B6B39">
        <w:rPr>
          <w:rFonts w:ascii="Consolas" w:hAnsi="Consolas" w:cs="Consolas"/>
          <w:color w:val="24292E"/>
          <w:sz w:val="18"/>
          <w:szCs w:val="18"/>
        </w:rPr>
        <w:t xml:space="preserve"> </w:t>
      </w:r>
      <w:r>
        <w:rPr>
          <w:rFonts w:ascii="Consolas" w:hAnsi="Consolas" w:cs="Consolas"/>
          <w:color w:val="24292E"/>
          <w:sz w:val="18"/>
          <w:szCs w:val="18"/>
        </w:rPr>
        <w:tab/>
      </w:r>
      <w:proofErr w:type="spellStart"/>
      <w:r w:rsidRPr="008B6B39">
        <w:rPr>
          <w:rFonts w:ascii="Consolas" w:hAnsi="Consolas" w:cs="Consolas"/>
          <w:color w:val="24292E"/>
          <w:sz w:val="18"/>
          <w:szCs w:val="18"/>
        </w:rPr>
        <w:t>tiempoCaptura</w:t>
      </w:r>
      <w:proofErr w:type="spellEnd"/>
      <w:r w:rsidRPr="008B6B39">
        <w:rPr>
          <w:rFonts w:ascii="Consolas" w:hAnsi="Consolas" w:cs="Consolas"/>
          <w:color w:val="24292E"/>
          <w:sz w:val="18"/>
          <w:szCs w:val="18"/>
        </w:rPr>
        <w:t xml:space="preserve"> </w:t>
      </w:r>
      <w:r w:rsidRPr="008B6B39">
        <w:rPr>
          <w:rFonts w:ascii="Consolas" w:hAnsi="Consolas" w:cs="Consolas"/>
          <w:color w:val="005CC5"/>
          <w:sz w:val="18"/>
          <w:szCs w:val="18"/>
        </w:rPr>
        <w:t>&gt;=</w:t>
      </w:r>
      <w:r w:rsidRPr="008B6B39">
        <w:rPr>
          <w:rFonts w:ascii="Consolas" w:hAnsi="Consolas" w:cs="Consolas"/>
          <w:color w:val="24292E"/>
          <w:sz w:val="18"/>
          <w:szCs w:val="18"/>
        </w:rPr>
        <w:t xml:space="preserve"> </w:t>
      </w:r>
      <w:proofErr w:type="spellStart"/>
      <w:r w:rsidRPr="008B6B39">
        <w:rPr>
          <w:rFonts w:ascii="Consolas" w:hAnsi="Consolas" w:cs="Consolas"/>
          <w:color w:val="24292E"/>
          <w:sz w:val="18"/>
          <w:szCs w:val="18"/>
        </w:rPr>
        <w:t>intervaloCapturaMin</w:t>
      </w:r>
      <w:proofErr w:type="spellEnd"/>
      <w:r w:rsidRPr="008B6B39">
        <w:rPr>
          <w:rFonts w:ascii="Consolas" w:hAnsi="Consolas" w:cs="Consolas"/>
          <w:color w:val="24292E"/>
          <w:sz w:val="18"/>
          <w:szCs w:val="18"/>
        </w:rPr>
        <w:t>):</w:t>
      </w:r>
    </w:p>
    <w:p w14:paraId="52AFED71" w14:textId="4DE6F9E0" w:rsidR="00246412" w:rsidRPr="00246412" w:rsidRDefault="00246412" w:rsidP="00246412">
      <w:r>
        <w:rPr>
          <w:rStyle w:val="pl-s1"/>
          <w:rFonts w:ascii="Consolas" w:eastAsiaTheme="majorEastAsia" w:hAnsi="Consolas" w:cs="Consolas"/>
          <w:color w:val="24292E"/>
          <w:sz w:val="18"/>
          <w:szCs w:val="18"/>
          <w:shd w:val="clear" w:color="auto" w:fill="FFFFFF"/>
        </w:rPr>
        <w:tab/>
      </w:r>
      <w:r>
        <w:rPr>
          <w:rStyle w:val="pl-s1"/>
          <w:rFonts w:ascii="Consolas" w:eastAsiaTheme="majorEastAsia" w:hAnsi="Consolas" w:cs="Consolas"/>
          <w:color w:val="24292E"/>
          <w:sz w:val="18"/>
          <w:szCs w:val="18"/>
          <w:shd w:val="clear" w:color="auto" w:fill="FFFFFF"/>
        </w:rPr>
        <w:tab/>
      </w:r>
      <w:proofErr w:type="spellStart"/>
      <w:r>
        <w:rPr>
          <w:rStyle w:val="pl-s1"/>
          <w:rFonts w:ascii="Consolas" w:eastAsiaTheme="majorEastAsia" w:hAnsi="Consolas" w:cs="Consolas"/>
          <w:color w:val="24292E"/>
          <w:sz w:val="18"/>
          <w:szCs w:val="18"/>
          <w:shd w:val="clear" w:color="auto" w:fill="FFFFFF"/>
        </w:rPr>
        <w:t>tiempoCaptura</w:t>
      </w:r>
      <w:proofErr w:type="spellEnd"/>
      <w:r>
        <w:rPr>
          <w:rFonts w:ascii="Consolas" w:hAnsi="Consolas" w:cs="Consolas"/>
          <w:color w:val="24292E"/>
          <w:sz w:val="18"/>
          <w:szCs w:val="18"/>
          <w:shd w:val="clear" w:color="auto" w:fill="FFFFFF"/>
        </w:rPr>
        <w:t xml:space="preserve"> </w:t>
      </w:r>
      <w:r>
        <w:rPr>
          <w:rStyle w:val="pl-c1"/>
          <w:rFonts w:ascii="Consolas" w:hAnsi="Consolas" w:cs="Consolas"/>
          <w:color w:val="005CC5"/>
          <w:sz w:val="18"/>
          <w:szCs w:val="18"/>
          <w:shd w:val="clear" w:color="auto" w:fill="FFFFFF"/>
        </w:rPr>
        <w:t>=</w:t>
      </w:r>
      <w:r>
        <w:rPr>
          <w:rFonts w:ascii="Consolas" w:hAnsi="Consolas" w:cs="Consolas"/>
          <w:color w:val="24292E"/>
          <w:sz w:val="18"/>
          <w:szCs w:val="18"/>
          <w:shd w:val="clear" w:color="auto" w:fill="FFFFFF"/>
        </w:rPr>
        <w:t xml:space="preserve"> </w:t>
      </w:r>
      <w:proofErr w:type="spellStart"/>
      <w:proofErr w:type="gramStart"/>
      <w:r>
        <w:rPr>
          <w:rStyle w:val="pl-s1"/>
          <w:rFonts w:ascii="Consolas" w:eastAsiaTheme="majorEastAsia" w:hAnsi="Consolas" w:cs="Consolas"/>
          <w:color w:val="24292E"/>
          <w:sz w:val="18"/>
          <w:szCs w:val="18"/>
          <w:shd w:val="clear" w:color="auto" w:fill="FFFFFF"/>
        </w:rPr>
        <w:t>datetime</w:t>
      </w:r>
      <w:r>
        <w:rPr>
          <w:rFonts w:ascii="Consolas" w:hAnsi="Consolas" w:cs="Consolas"/>
          <w:color w:val="24292E"/>
          <w:sz w:val="18"/>
          <w:szCs w:val="18"/>
          <w:shd w:val="clear" w:color="auto" w:fill="FFFFFF"/>
        </w:rPr>
        <w:t>.</w:t>
      </w:r>
      <w:r>
        <w:rPr>
          <w:rStyle w:val="pl-s1"/>
          <w:rFonts w:ascii="Consolas" w:eastAsiaTheme="majorEastAsia" w:hAnsi="Consolas" w:cs="Consolas"/>
          <w:color w:val="24292E"/>
          <w:sz w:val="18"/>
          <w:szCs w:val="18"/>
          <w:shd w:val="clear" w:color="auto" w:fill="FFFFFF"/>
        </w:rPr>
        <w:t>datetime</w:t>
      </w:r>
      <w:r>
        <w:rPr>
          <w:rFonts w:ascii="Consolas" w:hAnsi="Consolas" w:cs="Consolas"/>
          <w:color w:val="24292E"/>
          <w:sz w:val="18"/>
          <w:szCs w:val="18"/>
          <w:shd w:val="clear" w:color="auto" w:fill="FFFFFF"/>
        </w:rPr>
        <w:t>.</w:t>
      </w:r>
      <w:r>
        <w:rPr>
          <w:rStyle w:val="pl-en"/>
          <w:rFonts w:ascii="Consolas" w:hAnsi="Consolas" w:cs="Consolas"/>
          <w:color w:val="6F42C1"/>
          <w:sz w:val="18"/>
          <w:szCs w:val="18"/>
          <w:shd w:val="clear" w:color="auto" w:fill="FFFFFF"/>
        </w:rPr>
        <w:t>now</w:t>
      </w:r>
      <w:proofErr w:type="spellEnd"/>
      <w:r>
        <w:rPr>
          <w:rFonts w:ascii="Consolas" w:hAnsi="Consolas" w:cs="Consolas"/>
          <w:color w:val="24292E"/>
          <w:sz w:val="18"/>
          <w:szCs w:val="18"/>
          <w:shd w:val="clear" w:color="auto" w:fill="FFFFFF"/>
        </w:rPr>
        <w:t>(</w:t>
      </w:r>
      <w:proofErr w:type="gramEnd"/>
      <w:r>
        <w:rPr>
          <w:rFonts w:ascii="Consolas" w:hAnsi="Consolas" w:cs="Consolas"/>
          <w:color w:val="24292E"/>
          <w:sz w:val="18"/>
          <w:szCs w:val="18"/>
          <w:shd w:val="clear" w:color="auto" w:fill="FFFFFF"/>
        </w:rPr>
        <w:t>).</w:t>
      </w:r>
      <w:proofErr w:type="spellStart"/>
      <w:r>
        <w:rPr>
          <w:rStyle w:val="pl-s1"/>
          <w:rFonts w:ascii="Consolas" w:eastAsiaTheme="majorEastAsia" w:hAnsi="Consolas" w:cs="Consolas"/>
          <w:color w:val="24292E"/>
          <w:sz w:val="18"/>
          <w:szCs w:val="18"/>
          <w:shd w:val="clear" w:color="auto" w:fill="FFFFFF"/>
        </w:rPr>
        <w:t>second</w:t>
      </w:r>
      <w:proofErr w:type="spellEnd"/>
      <w:r>
        <w:rPr>
          <w:rFonts w:ascii="Consolas" w:hAnsi="Consolas" w:cs="Consolas"/>
          <w:color w:val="24292E"/>
          <w:sz w:val="18"/>
          <w:szCs w:val="18"/>
          <w:shd w:val="clear" w:color="auto" w:fill="FFFFFF"/>
        </w:rPr>
        <w:t xml:space="preserve"> </w:t>
      </w:r>
      <w:r>
        <w:rPr>
          <w:rStyle w:val="pl-c1"/>
          <w:rFonts w:ascii="Consolas" w:hAnsi="Consolas" w:cs="Consolas"/>
          <w:color w:val="005CC5"/>
          <w:sz w:val="18"/>
          <w:szCs w:val="18"/>
          <w:shd w:val="clear" w:color="auto" w:fill="FFFFFF"/>
        </w:rPr>
        <w:t>+</w:t>
      </w:r>
      <w:r>
        <w:rPr>
          <w:rFonts w:ascii="Consolas" w:hAnsi="Consolas" w:cs="Consolas"/>
          <w:color w:val="24292E"/>
          <w:sz w:val="18"/>
          <w:szCs w:val="18"/>
          <w:shd w:val="clear" w:color="auto" w:fill="FFFFFF"/>
        </w:rPr>
        <w:t xml:space="preserve"> </w:t>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proofErr w:type="spellStart"/>
      <w:r>
        <w:rPr>
          <w:rStyle w:val="pl-s1"/>
          <w:rFonts w:ascii="Consolas" w:eastAsiaTheme="majorEastAsia" w:hAnsi="Consolas" w:cs="Consolas"/>
          <w:color w:val="24292E"/>
          <w:sz w:val="18"/>
          <w:szCs w:val="18"/>
          <w:shd w:val="clear" w:color="auto" w:fill="FFFFFF"/>
        </w:rPr>
        <w:t>datetime</w:t>
      </w:r>
      <w:r>
        <w:rPr>
          <w:rFonts w:ascii="Consolas" w:hAnsi="Consolas" w:cs="Consolas"/>
          <w:color w:val="24292E"/>
          <w:sz w:val="18"/>
          <w:szCs w:val="18"/>
          <w:shd w:val="clear" w:color="auto" w:fill="FFFFFF"/>
        </w:rPr>
        <w:t>.</w:t>
      </w:r>
      <w:r>
        <w:rPr>
          <w:rStyle w:val="pl-s1"/>
          <w:rFonts w:ascii="Consolas" w:eastAsiaTheme="majorEastAsia" w:hAnsi="Consolas" w:cs="Consolas"/>
          <w:color w:val="24292E"/>
          <w:sz w:val="18"/>
          <w:szCs w:val="18"/>
          <w:shd w:val="clear" w:color="auto" w:fill="FFFFFF"/>
        </w:rPr>
        <w:t>datetime</w:t>
      </w:r>
      <w:r>
        <w:rPr>
          <w:rFonts w:ascii="Consolas" w:hAnsi="Consolas" w:cs="Consolas"/>
          <w:color w:val="24292E"/>
          <w:sz w:val="18"/>
          <w:szCs w:val="18"/>
          <w:shd w:val="clear" w:color="auto" w:fill="FFFFFF"/>
        </w:rPr>
        <w:t>.</w:t>
      </w:r>
      <w:r>
        <w:rPr>
          <w:rStyle w:val="pl-en"/>
          <w:rFonts w:ascii="Consolas" w:hAnsi="Consolas" w:cs="Consolas"/>
          <w:color w:val="6F42C1"/>
          <w:sz w:val="18"/>
          <w:szCs w:val="18"/>
          <w:shd w:val="clear" w:color="auto" w:fill="FFFFFF"/>
        </w:rPr>
        <w:t>now</w:t>
      </w:r>
      <w:proofErr w:type="spellEnd"/>
      <w:r>
        <w:rPr>
          <w:rFonts w:ascii="Consolas" w:hAnsi="Consolas" w:cs="Consolas"/>
          <w:color w:val="24292E"/>
          <w:sz w:val="18"/>
          <w:szCs w:val="18"/>
          <w:shd w:val="clear" w:color="auto" w:fill="FFFFFF"/>
        </w:rPr>
        <w:t>().</w:t>
      </w:r>
      <w:r>
        <w:rPr>
          <w:rStyle w:val="pl-s1"/>
          <w:rFonts w:ascii="Consolas" w:eastAsiaTheme="majorEastAsia" w:hAnsi="Consolas" w:cs="Consolas"/>
          <w:color w:val="24292E"/>
          <w:sz w:val="18"/>
          <w:szCs w:val="18"/>
          <w:shd w:val="clear" w:color="auto" w:fill="FFFFFF"/>
        </w:rPr>
        <w:t>minute</w:t>
      </w:r>
      <w:r>
        <w:rPr>
          <w:rStyle w:val="pl-c1"/>
          <w:rFonts w:ascii="Consolas" w:hAnsi="Consolas" w:cs="Consolas"/>
          <w:color w:val="005CC5"/>
          <w:sz w:val="18"/>
          <w:szCs w:val="18"/>
          <w:shd w:val="clear" w:color="auto" w:fill="FFFFFF"/>
        </w:rPr>
        <w:t>*60</w:t>
      </w:r>
    </w:p>
    <w:p w14:paraId="07A2A1E2" w14:textId="19E69D4F" w:rsidR="00246412" w:rsidRPr="00246412" w:rsidRDefault="00246412" w:rsidP="00246412">
      <w:pPr>
        <w:rPr>
          <w:rFonts w:ascii="Consolas" w:hAnsi="Consolas" w:cs="Consolas"/>
          <w:color w:val="6A737D"/>
          <w:sz w:val="18"/>
          <w:szCs w:val="18"/>
        </w:rPr>
      </w:pPr>
      <w:r>
        <w:rPr>
          <w:rFonts w:ascii="Consolas" w:hAnsi="Consolas" w:cs="Consolas"/>
          <w:color w:val="24292E"/>
          <w:sz w:val="18"/>
          <w:szCs w:val="18"/>
        </w:rPr>
        <w:tab/>
      </w:r>
      <w:r>
        <w:rPr>
          <w:rFonts w:ascii="Consolas" w:hAnsi="Consolas" w:cs="Consolas"/>
          <w:color w:val="24292E"/>
          <w:sz w:val="18"/>
          <w:szCs w:val="18"/>
        </w:rPr>
        <w:tab/>
      </w:r>
      <w:proofErr w:type="spellStart"/>
      <w:r w:rsidRPr="008B6B39">
        <w:rPr>
          <w:rFonts w:ascii="Consolas" w:hAnsi="Consolas" w:cs="Consolas"/>
          <w:color w:val="24292E"/>
          <w:sz w:val="18"/>
          <w:szCs w:val="18"/>
        </w:rPr>
        <w:t>coords</w:t>
      </w:r>
      <w:proofErr w:type="spellEnd"/>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sidRPr="008B6B39">
        <w:rPr>
          <w:rFonts w:ascii="Consolas" w:hAnsi="Consolas" w:cs="Consolas"/>
          <w:color w:val="24292E"/>
          <w:sz w:val="18"/>
          <w:szCs w:val="18"/>
        </w:rPr>
        <w:t xml:space="preserve"> </w:t>
      </w:r>
      <w:proofErr w:type="spellStart"/>
      <w:proofErr w:type="gramStart"/>
      <w:r>
        <w:rPr>
          <w:rFonts w:ascii="Consolas" w:hAnsi="Consolas" w:cs="Consolas"/>
          <w:color w:val="24292E"/>
          <w:sz w:val="18"/>
          <w:szCs w:val="18"/>
        </w:rPr>
        <w:t>gps.</w:t>
      </w:r>
      <w:r>
        <w:rPr>
          <w:rFonts w:ascii="Consolas" w:hAnsi="Consolas" w:cs="Consolas"/>
          <w:color w:val="6F42C1"/>
          <w:sz w:val="18"/>
          <w:szCs w:val="18"/>
        </w:rPr>
        <w:t>getCords</w:t>
      </w:r>
      <w:proofErr w:type="spellEnd"/>
      <w:proofErr w:type="gramEnd"/>
      <w:r>
        <w:rPr>
          <w:rFonts w:ascii="Consolas" w:hAnsi="Consolas" w:cs="Consolas"/>
          <w:color w:val="6F42C1"/>
          <w:sz w:val="18"/>
          <w:szCs w:val="18"/>
        </w:rPr>
        <w:t>()</w:t>
      </w:r>
      <w:r w:rsidRPr="008B6B39">
        <w:rPr>
          <w:rFonts w:ascii="Consolas" w:hAnsi="Consolas" w:cs="Consolas"/>
          <w:color w:val="24292E"/>
          <w:sz w:val="18"/>
          <w:szCs w:val="18"/>
        </w:rPr>
        <w:t xml:space="preserve"> </w:t>
      </w:r>
      <w:r w:rsidRPr="008B6B39">
        <w:rPr>
          <w:rFonts w:ascii="Consolas" w:hAnsi="Consolas" w:cs="Consolas"/>
          <w:color w:val="6A737D"/>
          <w:sz w:val="18"/>
          <w:szCs w:val="18"/>
        </w:rPr>
        <w:t xml:space="preserve">#sacamos la </w:t>
      </w:r>
      <w:proofErr w:type="spellStart"/>
      <w:r w:rsidRPr="008B6B39">
        <w:rPr>
          <w:rFonts w:ascii="Consolas" w:hAnsi="Consolas" w:cs="Consolas"/>
          <w:color w:val="6A737D"/>
          <w:sz w:val="18"/>
          <w:szCs w:val="18"/>
        </w:rPr>
        <w:t>informacion</w:t>
      </w:r>
      <w:proofErr w:type="spellEnd"/>
      <w:r w:rsidRPr="008B6B39">
        <w:rPr>
          <w:rFonts w:ascii="Consolas" w:hAnsi="Consolas" w:cs="Consolas"/>
          <w:color w:val="6A737D"/>
          <w:sz w:val="18"/>
          <w:szCs w:val="18"/>
        </w:rPr>
        <w:t xml:space="preserve"> del modulo </w:t>
      </w:r>
      <w:proofErr w:type="spellStart"/>
      <w:r w:rsidRPr="008B6B39">
        <w:rPr>
          <w:rFonts w:ascii="Consolas" w:hAnsi="Consolas" w:cs="Consolas"/>
          <w:color w:val="6A737D"/>
          <w:sz w:val="18"/>
          <w:szCs w:val="18"/>
        </w:rPr>
        <w:t>gps</w:t>
      </w:r>
      <w:proofErr w:type="spellEnd"/>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v2.</w:t>
      </w:r>
      <w:r w:rsidRPr="008B6B39">
        <w:rPr>
          <w:rFonts w:ascii="Consolas" w:hAnsi="Consolas" w:cs="Consolas"/>
          <w:color w:val="6F42C1"/>
          <w:sz w:val="18"/>
          <w:szCs w:val="18"/>
        </w:rPr>
        <w:t>putText</w:t>
      </w:r>
      <w:r w:rsidRPr="008B6B39">
        <w:rPr>
          <w:rFonts w:ascii="Consolas" w:hAnsi="Consolas" w:cs="Consolas"/>
          <w:color w:val="24292E"/>
          <w:sz w:val="18"/>
          <w:szCs w:val="18"/>
        </w:rPr>
        <w:t>(</w:t>
      </w:r>
      <w:proofErr w:type="spellStart"/>
      <w:r w:rsidRPr="008B6B39">
        <w:rPr>
          <w:rFonts w:ascii="Consolas" w:hAnsi="Consolas" w:cs="Consolas"/>
          <w:color w:val="24292E"/>
          <w:sz w:val="18"/>
          <w:szCs w:val="18"/>
        </w:rPr>
        <w:t>image_np</w:t>
      </w:r>
      <w:proofErr w:type="spellEnd"/>
      <w:r w:rsidRPr="008B6B39">
        <w:rPr>
          <w:rFonts w:ascii="Consolas" w:hAnsi="Consolas" w:cs="Consolas"/>
          <w:color w:val="24292E"/>
          <w:sz w:val="18"/>
          <w:szCs w:val="18"/>
        </w:rPr>
        <w:t xml:space="preserve">, </w:t>
      </w:r>
      <w:proofErr w:type="spellStart"/>
      <w:r w:rsidRPr="008B6B39">
        <w:rPr>
          <w:rFonts w:ascii="Consolas" w:hAnsi="Consolas" w:cs="Consolas"/>
          <w:color w:val="6F42C1"/>
          <w:sz w:val="18"/>
          <w:szCs w:val="18"/>
        </w:rPr>
        <w:t>str</w:t>
      </w:r>
      <w:proofErr w:type="spellEnd"/>
      <w:r w:rsidRPr="008B6B39">
        <w:rPr>
          <w:rFonts w:ascii="Consolas" w:hAnsi="Consolas" w:cs="Consolas"/>
          <w:color w:val="24292E"/>
          <w:sz w:val="18"/>
          <w:szCs w:val="18"/>
        </w:rPr>
        <w:t>(</w:t>
      </w:r>
      <w:proofErr w:type="spellStart"/>
      <w:r w:rsidRPr="008B6B39">
        <w:rPr>
          <w:rFonts w:ascii="Consolas" w:hAnsi="Consolas" w:cs="Consolas"/>
          <w:color w:val="24292E"/>
          <w:sz w:val="18"/>
          <w:szCs w:val="18"/>
        </w:rPr>
        <w:t>coords</w:t>
      </w:r>
      <w:proofErr w:type="spellEnd"/>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sidRPr="008B6B39">
        <w:rPr>
          <w:rFonts w:ascii="Consolas" w:hAnsi="Consolas" w:cs="Consolas"/>
          <w:color w:val="24292E"/>
          <w:sz w:val="18"/>
          <w:szCs w:val="18"/>
        </w:rPr>
        <w:t xml:space="preserve"> </w:t>
      </w:r>
      <w:r w:rsidRPr="008B6B39">
        <w:rPr>
          <w:rFonts w:ascii="Consolas" w:hAnsi="Consolas" w:cs="Consolas"/>
          <w:color w:val="032F62"/>
          <w:sz w:val="18"/>
          <w:szCs w:val="18"/>
        </w:rPr>
        <w:t>" "</w:t>
      </w:r>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Pr>
          <w:rFonts w:ascii="Consolas" w:hAnsi="Consolas" w:cs="Consolas"/>
          <w:color w:val="005CC5"/>
          <w:sz w:val="18"/>
          <w:szCs w:val="18"/>
        </w:rPr>
        <w:t xml:space="preserve"> </w:t>
      </w:r>
      <w:proofErr w:type="spellStart"/>
      <w:r w:rsidRPr="008B6B39">
        <w:rPr>
          <w:rFonts w:ascii="Consolas" w:hAnsi="Consolas" w:cs="Consolas"/>
          <w:color w:val="6F42C1"/>
          <w:sz w:val="18"/>
          <w:szCs w:val="18"/>
        </w:rPr>
        <w:t>str</w:t>
      </w:r>
      <w:proofErr w:type="spellEnd"/>
      <w:r w:rsidRPr="008B6B39">
        <w:rPr>
          <w:rFonts w:ascii="Consolas" w:hAnsi="Consolas" w:cs="Consolas"/>
          <w:color w:val="24292E"/>
          <w:sz w:val="18"/>
          <w:szCs w:val="18"/>
        </w:rPr>
        <w:t>(</w:t>
      </w:r>
      <w:proofErr w:type="spellStart"/>
      <w:r w:rsidRPr="008B6B39">
        <w:rPr>
          <w:rFonts w:ascii="Consolas" w:hAnsi="Consolas" w:cs="Consolas"/>
          <w:color w:val="24292E"/>
          <w:sz w:val="18"/>
          <w:szCs w:val="18"/>
        </w:rPr>
        <w:t>datetime.datetime.</w:t>
      </w:r>
      <w:r w:rsidRPr="008B6B39">
        <w:rPr>
          <w:rFonts w:ascii="Consolas" w:hAnsi="Consolas" w:cs="Consolas"/>
          <w:color w:val="6F42C1"/>
          <w:sz w:val="18"/>
          <w:szCs w:val="18"/>
        </w:rPr>
        <w:t>now</w:t>
      </w:r>
      <w:proofErr w:type="spellEnd"/>
      <w:r w:rsidRPr="008B6B39">
        <w:rPr>
          <w:rFonts w:ascii="Consolas" w:hAnsi="Consolas" w:cs="Consolas"/>
          <w:color w:val="24292E"/>
          <w:sz w:val="18"/>
          <w:szCs w:val="18"/>
        </w:rPr>
        <w:t xml:space="preserve">()) , </w:t>
      </w:r>
      <w:r>
        <w:rPr>
          <w:rFonts w:ascii="Consolas" w:hAnsi="Consolas" w:cs="Consolas"/>
          <w:color w:val="24292E"/>
          <w:sz w:val="18"/>
          <w:szCs w:val="18"/>
        </w:rPr>
        <w:tab/>
        <w:t xml:space="preserve">    </w:t>
      </w:r>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w:t>
      </w:r>
      <w:r w:rsidRPr="008B6B39">
        <w:rPr>
          <w:rFonts w:ascii="Consolas" w:hAnsi="Consolas" w:cs="Consolas"/>
          <w:color w:val="005CC5"/>
          <w:sz w:val="18"/>
          <w:szCs w:val="18"/>
        </w:rPr>
        <w:t>10</w:t>
      </w:r>
      <w:r w:rsidRPr="008B6B39">
        <w:rPr>
          <w:rFonts w:ascii="Consolas" w:hAnsi="Consolas" w:cs="Consolas"/>
          <w:color w:val="24292E"/>
          <w:sz w:val="18"/>
          <w:szCs w:val="18"/>
        </w:rPr>
        <w:t>,</w:t>
      </w:r>
      <w:r w:rsidRPr="008B6B39">
        <w:rPr>
          <w:rFonts w:ascii="Consolas" w:hAnsi="Consolas" w:cs="Consolas"/>
          <w:color w:val="005CC5"/>
          <w:sz w:val="18"/>
          <w:szCs w:val="18"/>
        </w:rPr>
        <w:t>700</w:t>
      </w:r>
      <w:r w:rsidRPr="008B6B39">
        <w:rPr>
          <w:rFonts w:ascii="Consolas" w:hAnsi="Consolas" w:cs="Consolas"/>
          <w:color w:val="24292E"/>
          <w:sz w:val="18"/>
          <w:szCs w:val="18"/>
        </w:rPr>
        <w:t>), cv2.</w:t>
      </w:r>
      <w:r w:rsidRPr="008B6B39">
        <w:rPr>
          <w:rFonts w:ascii="Consolas" w:hAnsi="Consolas" w:cs="Consolas"/>
          <w:color w:val="E36209"/>
          <w:sz w:val="18"/>
          <w:szCs w:val="18"/>
        </w:rPr>
        <w:t>FONT_HERSHEY_SIMPLEX</w:t>
      </w:r>
      <w:r w:rsidRPr="008B6B39">
        <w:rPr>
          <w:rFonts w:ascii="Consolas" w:hAnsi="Consolas" w:cs="Consolas"/>
          <w:color w:val="24292E"/>
          <w:sz w:val="18"/>
          <w:szCs w:val="18"/>
        </w:rPr>
        <w:t xml:space="preserve">, </w:t>
      </w:r>
      <w:r w:rsidRPr="008B6B39">
        <w:rPr>
          <w:rFonts w:ascii="Consolas" w:hAnsi="Consolas" w:cs="Consolas"/>
          <w:color w:val="005CC5"/>
          <w:sz w:val="18"/>
          <w:szCs w:val="18"/>
        </w:rPr>
        <w:t>0.8</w:t>
      </w:r>
      <w:r w:rsidRPr="008B6B39">
        <w:rPr>
          <w:rFonts w:ascii="Consolas" w:hAnsi="Consolas" w:cs="Consolas"/>
          <w:color w:val="24292E"/>
          <w:sz w:val="18"/>
          <w:szCs w:val="18"/>
        </w:rPr>
        <w:t>, (</w:t>
      </w:r>
      <w:r w:rsidRPr="008B6B39">
        <w:rPr>
          <w:rFonts w:ascii="Consolas" w:hAnsi="Consolas" w:cs="Consolas"/>
          <w:color w:val="005CC5"/>
          <w:sz w:val="18"/>
          <w:szCs w:val="18"/>
        </w:rPr>
        <w:t>0</w:t>
      </w:r>
      <w:r w:rsidRPr="008B6B39">
        <w:rPr>
          <w:rFonts w:ascii="Consolas" w:hAnsi="Consolas" w:cs="Consolas"/>
          <w:color w:val="24292E"/>
          <w:sz w:val="18"/>
          <w:szCs w:val="18"/>
        </w:rPr>
        <w:t xml:space="preserve">, </w:t>
      </w:r>
      <w:r w:rsidRPr="008B6B39">
        <w:rPr>
          <w:rFonts w:ascii="Consolas" w:hAnsi="Consolas" w:cs="Consolas"/>
          <w:color w:val="005CC5"/>
          <w:sz w:val="18"/>
          <w:szCs w:val="18"/>
        </w:rPr>
        <w:t>55</w:t>
      </w:r>
      <w:r w:rsidRPr="008B6B39">
        <w:rPr>
          <w:rFonts w:ascii="Consolas" w:hAnsi="Consolas" w:cs="Consolas"/>
          <w:color w:val="24292E"/>
          <w:sz w:val="18"/>
          <w:szCs w:val="18"/>
        </w:rPr>
        <w:t xml:space="preserve">, </w:t>
      </w:r>
      <w:r w:rsidRPr="008B6B39">
        <w:rPr>
          <w:rFonts w:ascii="Consolas" w:hAnsi="Consolas" w:cs="Consolas"/>
          <w:color w:val="005CC5"/>
          <w:sz w:val="18"/>
          <w:szCs w:val="18"/>
        </w:rPr>
        <w:t>255</w:t>
      </w:r>
      <w:r w:rsidRPr="008B6B39">
        <w:rPr>
          <w:rFonts w:ascii="Consolas" w:hAnsi="Consolas" w:cs="Consolas"/>
          <w:color w:val="24292E"/>
          <w:sz w:val="18"/>
          <w:szCs w:val="18"/>
        </w:rPr>
        <w:t xml:space="preserve">), </w:t>
      </w:r>
      <w:r w:rsidRPr="008B6B39">
        <w:rPr>
          <w:rFonts w:ascii="Consolas" w:hAnsi="Consolas" w:cs="Consolas"/>
          <w:color w:val="005CC5"/>
          <w:sz w:val="18"/>
          <w:szCs w:val="18"/>
        </w:rPr>
        <w:t>2</w:t>
      </w:r>
      <w:r w:rsidRPr="008B6B39">
        <w:rPr>
          <w:rFonts w:ascii="Consolas" w:hAnsi="Consolas" w:cs="Consolas"/>
          <w:color w:val="24292E"/>
          <w:sz w:val="18"/>
          <w:szCs w:val="18"/>
        </w:rPr>
        <w:t xml:space="preserve">, </w:t>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cv2.</w:t>
      </w:r>
      <w:r w:rsidRPr="008B6B39">
        <w:rPr>
          <w:rFonts w:ascii="Consolas" w:hAnsi="Consolas" w:cs="Consolas"/>
          <w:color w:val="E36209"/>
          <w:sz w:val="18"/>
          <w:szCs w:val="18"/>
        </w:rPr>
        <w:t>LINE_AA</w:t>
      </w:r>
      <w:r w:rsidRPr="008B6B39">
        <w:rPr>
          <w:rFonts w:ascii="Consolas" w:hAnsi="Consolas" w:cs="Consolas"/>
          <w:color w:val="24292E"/>
          <w:sz w:val="18"/>
          <w:szCs w:val="18"/>
        </w:rPr>
        <w:t>)</w:t>
      </w:r>
    </w:p>
    <w:p w14:paraId="052915A0" w14:textId="432CE9A3" w:rsidR="00246412" w:rsidRDefault="00246412" w:rsidP="00246412">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cv2.</w:t>
      </w:r>
      <w:r w:rsidRPr="008B6B39">
        <w:rPr>
          <w:rFonts w:ascii="Consolas" w:hAnsi="Consolas" w:cs="Consolas"/>
          <w:color w:val="6F42C1"/>
          <w:sz w:val="18"/>
          <w:szCs w:val="18"/>
        </w:rPr>
        <w:t>imwrite</w:t>
      </w:r>
      <w:r w:rsidRPr="008B6B39">
        <w:rPr>
          <w:rFonts w:ascii="Consolas" w:hAnsi="Consolas" w:cs="Consolas"/>
          <w:color w:val="24292E"/>
          <w:sz w:val="18"/>
          <w:szCs w:val="18"/>
        </w:rPr>
        <w:t>(</w:t>
      </w:r>
      <w:r w:rsidRPr="008B6B39">
        <w:rPr>
          <w:rFonts w:ascii="Consolas" w:hAnsi="Consolas" w:cs="Consolas"/>
          <w:color w:val="032F62"/>
          <w:sz w:val="18"/>
          <w:szCs w:val="18"/>
        </w:rPr>
        <w:t>"capturas/"</w:t>
      </w:r>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sidRPr="008B6B39">
        <w:rPr>
          <w:rFonts w:ascii="Consolas" w:hAnsi="Consolas" w:cs="Consolas"/>
          <w:color w:val="24292E"/>
          <w:sz w:val="18"/>
          <w:szCs w:val="18"/>
        </w:rPr>
        <w:t xml:space="preserve"> </w:t>
      </w:r>
      <w:proofErr w:type="spellStart"/>
      <w:r w:rsidRPr="008B6B39">
        <w:rPr>
          <w:rFonts w:ascii="Consolas" w:hAnsi="Consolas" w:cs="Consolas"/>
          <w:color w:val="6F42C1"/>
          <w:sz w:val="18"/>
          <w:szCs w:val="18"/>
        </w:rPr>
        <w:t>str</w:t>
      </w:r>
      <w:proofErr w:type="spellEnd"/>
      <w:r w:rsidRPr="008B6B39">
        <w:rPr>
          <w:rFonts w:ascii="Consolas" w:hAnsi="Consolas" w:cs="Consolas"/>
          <w:color w:val="24292E"/>
          <w:sz w:val="18"/>
          <w:szCs w:val="18"/>
        </w:rPr>
        <w:t>(</w:t>
      </w:r>
      <w:proofErr w:type="spellStart"/>
      <w:proofErr w:type="gramStart"/>
      <w:r w:rsidRPr="008B6B39">
        <w:rPr>
          <w:rFonts w:ascii="Consolas" w:hAnsi="Consolas" w:cs="Consolas"/>
          <w:color w:val="24292E"/>
          <w:sz w:val="18"/>
          <w:szCs w:val="18"/>
        </w:rPr>
        <w:t>datetime.datetime.</w:t>
      </w:r>
      <w:r w:rsidRPr="008B6B39">
        <w:rPr>
          <w:rFonts w:ascii="Consolas" w:hAnsi="Consolas" w:cs="Consolas"/>
          <w:color w:val="6F42C1"/>
          <w:sz w:val="18"/>
          <w:szCs w:val="18"/>
        </w:rPr>
        <w:t>now</w:t>
      </w:r>
      <w:proofErr w:type="spellEnd"/>
      <w:r w:rsidRPr="008B6B39">
        <w:rPr>
          <w:rFonts w:ascii="Consolas" w:hAnsi="Consolas" w:cs="Consolas"/>
          <w:color w:val="24292E"/>
          <w:sz w:val="18"/>
          <w:szCs w:val="18"/>
        </w:rPr>
        <w:t>(</w:t>
      </w:r>
      <w:proofErr w:type="gramEnd"/>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sidRPr="008B6B39">
        <w:rPr>
          <w:rFonts w:ascii="Consolas" w:hAnsi="Consolas" w:cs="Consolas"/>
          <w:color w:val="032F62"/>
          <w:sz w:val="18"/>
          <w:szCs w:val="18"/>
        </w:rPr>
        <w:t>'.</w:t>
      </w:r>
      <w:proofErr w:type="spellStart"/>
      <w:r w:rsidRPr="008B6B39">
        <w:rPr>
          <w:rFonts w:ascii="Consolas" w:hAnsi="Consolas" w:cs="Consolas"/>
          <w:color w:val="032F62"/>
          <w:sz w:val="18"/>
          <w:szCs w:val="18"/>
        </w:rPr>
        <w:t>png</w:t>
      </w:r>
      <w:proofErr w:type="spellEnd"/>
      <w:r w:rsidRPr="008B6B39">
        <w:rPr>
          <w:rFonts w:ascii="Consolas" w:hAnsi="Consolas" w:cs="Consolas"/>
          <w:color w:val="032F62"/>
          <w:sz w:val="18"/>
          <w:szCs w:val="18"/>
        </w:rPr>
        <w:t>'</w:t>
      </w:r>
      <w:r w:rsidRPr="008B6B39">
        <w:rPr>
          <w:rFonts w:ascii="Consolas" w:hAnsi="Consolas" w:cs="Consolas"/>
          <w:color w:val="24292E"/>
          <w:sz w:val="18"/>
          <w:szCs w:val="18"/>
        </w:rPr>
        <w:t xml:space="preserve">, </w:t>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proofErr w:type="spellStart"/>
      <w:r w:rsidRPr="008B6B39">
        <w:rPr>
          <w:rFonts w:ascii="Consolas" w:hAnsi="Consolas" w:cs="Consolas"/>
          <w:color w:val="24292E"/>
          <w:sz w:val="18"/>
          <w:szCs w:val="18"/>
        </w:rPr>
        <w:t>image_np</w:t>
      </w:r>
      <w:proofErr w:type="spellEnd"/>
      <w:r w:rsidRPr="008B6B39">
        <w:rPr>
          <w:rFonts w:ascii="Consolas" w:hAnsi="Consolas" w:cs="Consolas"/>
          <w:color w:val="24292E"/>
          <w:sz w:val="18"/>
          <w:szCs w:val="18"/>
        </w:rPr>
        <w:t>)</w:t>
      </w:r>
      <w:r w:rsidRPr="008B6B39">
        <w:rPr>
          <w:rFonts w:ascii="Consolas" w:hAnsi="Consolas" w:cs="Consolas"/>
          <w:color w:val="6A737D"/>
          <w:sz w:val="18"/>
          <w:szCs w:val="18"/>
        </w:rPr>
        <w:t>#</w:t>
      </w:r>
      <w:proofErr w:type="spellStart"/>
      <w:r w:rsidRPr="008B6B39">
        <w:rPr>
          <w:rFonts w:ascii="Consolas" w:hAnsi="Consolas" w:cs="Consolas"/>
          <w:color w:val="6A737D"/>
          <w:sz w:val="18"/>
          <w:szCs w:val="18"/>
        </w:rPr>
        <w:t>guradamos</w:t>
      </w:r>
      <w:proofErr w:type="spellEnd"/>
      <w:r w:rsidRPr="008B6B39">
        <w:rPr>
          <w:rFonts w:ascii="Consolas" w:hAnsi="Consolas" w:cs="Consolas"/>
          <w:color w:val="6A737D"/>
          <w:sz w:val="18"/>
          <w:szCs w:val="18"/>
        </w:rPr>
        <w:t xml:space="preserve"> </w:t>
      </w:r>
      <w:r>
        <w:rPr>
          <w:rFonts w:ascii="Consolas" w:hAnsi="Consolas" w:cs="Consolas"/>
          <w:color w:val="6A737D"/>
          <w:sz w:val="18"/>
          <w:szCs w:val="18"/>
        </w:rPr>
        <w:t>la imagen modificada</w:t>
      </w:r>
    </w:p>
    <w:p w14:paraId="5E5297A1" w14:textId="77777777" w:rsidR="00963392" w:rsidRDefault="00963392" w:rsidP="000A0CCE">
      <w:pPr>
        <w:pStyle w:val="code"/>
      </w:pPr>
    </w:p>
    <w:p w14:paraId="6170BD91" w14:textId="7847E43D" w:rsidR="003C7A22" w:rsidRDefault="003C7A22" w:rsidP="00EA383D">
      <w:r>
        <w:t xml:space="preserve">La primera línea se ha incluido para en el caso de depuración poder ver el video en directo a través de un monitor, durante el vuelo deberá estar </w:t>
      </w:r>
      <w:r w:rsidR="000A0CCE">
        <w:t>comentada</w:t>
      </w:r>
      <w:r>
        <w:t>.</w:t>
      </w:r>
    </w:p>
    <w:p w14:paraId="62CBB9D6" w14:textId="10C4DE73" w:rsidR="003C7A22" w:rsidRDefault="003C7A22" w:rsidP="00EA383D">
      <w:r>
        <w:t xml:space="preserve">Después se realiza una comprobación del </w:t>
      </w:r>
      <w:r w:rsidR="000A0CCE">
        <w:t>vector</w:t>
      </w:r>
      <w:r>
        <w:t xml:space="preserve"> de puntuaciones</w:t>
      </w:r>
      <w:r w:rsidR="000A0CCE">
        <w:t xml:space="preserve"> </w:t>
      </w:r>
      <w:r>
        <w:t xml:space="preserve">(scores) y se comprueba que la puntuación obtenida es mayor o igual al de nuestro umbral. A </w:t>
      </w:r>
      <w:r w:rsidR="000A0CCE">
        <w:t>continuación,</w:t>
      </w:r>
      <w:r>
        <w:t xml:space="preserve"> hay otra condición (esta vez temporal).</w:t>
      </w:r>
    </w:p>
    <w:p w14:paraId="3737DFBB" w14:textId="35769BEB" w:rsidR="003C7A22" w:rsidRDefault="003C7A22" w:rsidP="00EA383D">
      <w:r>
        <w:t xml:space="preserve">En el caso de que ambas condiciones se satisfagan guardamos las coordenadas actuales del dron y mediante el método </w:t>
      </w:r>
      <w:proofErr w:type="spellStart"/>
      <w:r w:rsidR="002C0973" w:rsidRPr="00125AB7">
        <w:rPr>
          <w:i/>
          <w:iCs/>
        </w:rPr>
        <w:t>putText</w:t>
      </w:r>
      <w:proofErr w:type="spellEnd"/>
      <w:r>
        <w:t xml:space="preserve"> l</w:t>
      </w:r>
      <w:r w:rsidR="00125AB7">
        <w:t>as</w:t>
      </w:r>
      <w:r>
        <w:t xml:space="preserve"> adjuntamos en la parte </w:t>
      </w:r>
      <w:r w:rsidR="000A0CCE">
        <w:t>inferior</w:t>
      </w:r>
      <w:r>
        <w:t xml:space="preserve"> izquierda.</w:t>
      </w:r>
    </w:p>
    <w:p w14:paraId="7863B481" w14:textId="700DA2E6" w:rsidR="003C7A22" w:rsidRPr="00EA383D" w:rsidRDefault="003C7A22" w:rsidP="00EA383D">
      <w:r>
        <w:t xml:space="preserve">Por </w:t>
      </w:r>
      <w:r w:rsidR="000A0CCE">
        <w:t>último,</w:t>
      </w:r>
      <w:r>
        <w:t xml:space="preserve"> guardamos la captura dándole de nombre la fecha y hora actuales</w:t>
      </w:r>
      <w:r w:rsidR="00125AB7">
        <w:t xml:space="preserve"> usando el método </w:t>
      </w:r>
      <w:proofErr w:type="spellStart"/>
      <w:r w:rsidR="00125AB7" w:rsidRPr="00125AB7">
        <w:rPr>
          <w:i/>
          <w:iCs/>
        </w:rPr>
        <w:t>imwrite</w:t>
      </w:r>
      <w:proofErr w:type="spellEnd"/>
      <w:r>
        <w:t xml:space="preserve">. </w:t>
      </w:r>
    </w:p>
    <w:p w14:paraId="39D2E1E4" w14:textId="2FF5F0F9" w:rsidR="00EA383D" w:rsidRPr="00FD40BA" w:rsidRDefault="00EA383D" w:rsidP="00FD40BA"/>
    <w:p w14:paraId="22349BAB" w14:textId="77777777" w:rsidR="00DB35A0" w:rsidRPr="00DB35A0" w:rsidRDefault="00DB35A0" w:rsidP="00DB35A0"/>
    <w:p w14:paraId="009A0830" w14:textId="77777777" w:rsidR="00544F48" w:rsidRPr="00544F48" w:rsidRDefault="00544F48" w:rsidP="00544F48">
      <w:pPr>
        <w:pStyle w:val="TtuloTDC"/>
      </w:pPr>
      <w:bookmarkStart w:id="353" w:name="_Toc37410443"/>
      <w:r>
        <w:t>Conclusiones.</w:t>
      </w:r>
      <w:bookmarkEnd w:id="353"/>
    </w:p>
    <w:p w14:paraId="3038C592" w14:textId="77777777" w:rsidR="00890A7E" w:rsidRDefault="00544F48" w:rsidP="00544F48">
      <w:pPr>
        <w:pStyle w:val="TtuloTDC"/>
      </w:pPr>
      <w:bookmarkStart w:id="354" w:name="_Toc37410444"/>
      <w:r>
        <w:t>Bibliografía.</w:t>
      </w:r>
      <w:bookmarkEnd w:id="354"/>
    </w:p>
    <w:sdt>
      <w:sdtPr>
        <w:rPr>
          <w:rFonts w:ascii="Times New Roman" w:eastAsia="Times New Roman" w:hAnsi="Times New Roman" w:cs="Times New Roman"/>
        </w:rPr>
        <w:id w:val="2103677614"/>
        <w:docPartObj>
          <w:docPartGallery w:val="Bibliographies"/>
          <w:docPartUnique/>
        </w:docPartObj>
      </w:sdtPr>
      <w:sdtEndPr>
        <w:rPr>
          <w:rFonts w:asciiTheme="minorHAnsi" w:hAnsiTheme="minorHAnsi"/>
        </w:rPr>
      </w:sdtEndPr>
      <w:sdtContent>
        <w:bookmarkStart w:id="355" w:name="_Ref33428779" w:displacedByCustomXml="prev"/>
        <w:p w14:paraId="1DC410F6" w14:textId="370481DA" w:rsidR="00723631" w:rsidRDefault="00723631" w:rsidP="00723631">
          <w:pPr>
            <w:pStyle w:val="Prrafodelista"/>
            <w:numPr>
              <w:ilvl w:val="0"/>
              <w:numId w:val="6"/>
            </w:numPr>
          </w:pPr>
          <w:r>
            <w:fldChar w:fldCharType="begin"/>
          </w:r>
          <w:r>
            <w:instrText xml:space="preserve"> HYPERLINK "</w:instrText>
          </w:r>
          <w:r w:rsidRPr="00723631">
            <w:instrText>https://github.com/juancalf/TFG</w:instrText>
          </w:r>
          <w:r>
            <w:instrText xml:space="preserve">" </w:instrText>
          </w:r>
          <w:r>
            <w:fldChar w:fldCharType="separate"/>
          </w:r>
          <w:r w:rsidRPr="002874EA">
            <w:rPr>
              <w:rStyle w:val="Hipervnculo"/>
            </w:rPr>
            <w:t>https://github.com/juancalf/TFG</w:t>
          </w:r>
          <w:bookmarkEnd w:id="355"/>
          <w:r>
            <w:fldChar w:fldCharType="end"/>
          </w:r>
        </w:p>
        <w:p w14:paraId="104497CC" w14:textId="77777777" w:rsidR="00723631" w:rsidRPr="00723631" w:rsidRDefault="00723631" w:rsidP="00723631">
          <w:pPr>
            <w:rPr>
              <w:rFonts w:eastAsiaTheme="minorEastAsia"/>
            </w:rPr>
          </w:pPr>
        </w:p>
        <w:p w14:paraId="78778BC6" w14:textId="16A2FA97" w:rsidR="00723631" w:rsidRPr="00723631" w:rsidRDefault="002B49F8" w:rsidP="00482E23">
          <w:pPr>
            <w:pStyle w:val="Prrafodelista"/>
            <w:numPr>
              <w:ilvl w:val="0"/>
              <w:numId w:val="6"/>
            </w:numPr>
            <w:rPr>
              <w:rStyle w:val="Hipervnculo"/>
              <w:color w:val="auto"/>
              <w:u w:val="none"/>
            </w:rPr>
          </w:pPr>
          <w:hyperlink r:id="rId36" w:history="1">
            <w:bookmarkStart w:id="356" w:name="_Ref32388321"/>
            <w:r w:rsidR="00723631" w:rsidRPr="008B2CAC">
              <w:rPr>
                <w:rStyle w:val="Hipervnculo"/>
              </w:rPr>
              <w:t>https://github.com/emlid/emlid-docs/blob/master/docs/autopilots/navio2/img/Navio2WithPaspberryPi.png?raw=true</w:t>
            </w:r>
            <w:bookmarkEnd w:id="356"/>
          </w:hyperlink>
        </w:p>
        <w:p w14:paraId="05743399" w14:textId="77777777" w:rsidR="00723631" w:rsidRPr="00723631" w:rsidRDefault="00723631" w:rsidP="00723631">
          <w:pPr>
            <w:rPr>
              <w:rFonts w:eastAsiaTheme="minorEastAsia"/>
            </w:rPr>
          </w:pPr>
        </w:p>
        <w:p w14:paraId="5EAC64C6" w14:textId="2634B88D" w:rsidR="00723631" w:rsidRPr="00723631" w:rsidRDefault="002B49F8" w:rsidP="00723631">
          <w:pPr>
            <w:pStyle w:val="Prrafodelista"/>
            <w:numPr>
              <w:ilvl w:val="0"/>
              <w:numId w:val="6"/>
            </w:numPr>
            <w:rPr>
              <w:rStyle w:val="Hipervnculo"/>
              <w:color w:val="auto"/>
              <w:u w:val="none"/>
            </w:rPr>
          </w:pPr>
          <w:hyperlink r:id="rId37" w:anchor="navio-specs" w:history="1">
            <w:bookmarkStart w:id="357" w:name="_Ref33512684"/>
            <w:r w:rsidR="00723631" w:rsidRPr="00946E3D">
              <w:rPr>
                <w:rStyle w:val="Hipervnculo"/>
              </w:rPr>
              <w:t>https://emlid.com/navio/#navio-specs</w:t>
            </w:r>
            <w:bookmarkEnd w:id="357"/>
          </w:hyperlink>
        </w:p>
        <w:p w14:paraId="33D7AAA4" w14:textId="77777777" w:rsidR="00723631" w:rsidRPr="00723631" w:rsidRDefault="00723631" w:rsidP="00723631">
          <w:pPr>
            <w:pStyle w:val="Prrafodelista"/>
            <w:rPr>
              <w:rStyle w:val="Hipervnculo"/>
              <w:color w:val="auto"/>
              <w:u w:val="none"/>
            </w:rPr>
          </w:pPr>
        </w:p>
        <w:p w14:paraId="4F98CC05" w14:textId="49DA70E0" w:rsidR="00723631" w:rsidRPr="00875DEB" w:rsidRDefault="002B49F8" w:rsidP="00723631">
          <w:pPr>
            <w:pStyle w:val="Prrafodelista"/>
            <w:numPr>
              <w:ilvl w:val="0"/>
              <w:numId w:val="6"/>
            </w:numPr>
            <w:rPr>
              <w:rStyle w:val="Hipervnculo"/>
              <w:color w:val="auto"/>
              <w:u w:val="none"/>
            </w:rPr>
          </w:pPr>
          <w:hyperlink r:id="rId38" w:history="1">
            <w:bookmarkStart w:id="358" w:name="_Ref33425177"/>
            <w:r w:rsidR="00E34B0F" w:rsidRPr="00336408">
              <w:rPr>
                <w:rStyle w:val="Hipervnculo"/>
              </w:rPr>
              <w:t>https://www.prusa3d.es/original-prusa-i3-mk3-spa/</w:t>
            </w:r>
            <w:bookmarkEnd w:id="358"/>
          </w:hyperlink>
        </w:p>
        <w:p w14:paraId="4B0F1097" w14:textId="77777777" w:rsidR="00723631" w:rsidRPr="00723631" w:rsidRDefault="00723631" w:rsidP="00723631">
          <w:pPr>
            <w:rPr>
              <w:rFonts w:eastAsiaTheme="minorEastAsia"/>
            </w:rPr>
          </w:pPr>
        </w:p>
        <w:p w14:paraId="037D6268" w14:textId="7C34D11F" w:rsidR="00971CB5" w:rsidRPr="00971CB5" w:rsidRDefault="002B49F8" w:rsidP="00971CB5">
          <w:pPr>
            <w:pStyle w:val="Prrafodelista"/>
            <w:numPr>
              <w:ilvl w:val="0"/>
              <w:numId w:val="6"/>
            </w:numPr>
            <w:rPr>
              <w:rStyle w:val="Hipervnculo"/>
              <w:color w:val="auto"/>
              <w:u w:val="none"/>
            </w:rPr>
          </w:pPr>
          <w:hyperlink r:id="rId39" w:history="1">
            <w:bookmarkStart w:id="359" w:name="_Ref33425284"/>
            <w:r w:rsidR="00971CB5" w:rsidRPr="00336408">
              <w:rPr>
                <w:rStyle w:val="Hipervnculo"/>
              </w:rPr>
              <w:t>https://www.thingiverse.com/thing:3723178</w:t>
            </w:r>
            <w:bookmarkEnd w:id="359"/>
          </w:hyperlink>
        </w:p>
        <w:p w14:paraId="00D09C28" w14:textId="77777777" w:rsidR="00971CB5" w:rsidRDefault="00971CB5" w:rsidP="00971CB5">
          <w:pPr>
            <w:pStyle w:val="Prrafodelista"/>
          </w:pPr>
        </w:p>
        <w:p w14:paraId="2CE96BDB" w14:textId="11DB8575" w:rsidR="00971CB5" w:rsidRPr="00971CB5" w:rsidRDefault="002B49F8" w:rsidP="00971CB5">
          <w:pPr>
            <w:pStyle w:val="Prrafodelista"/>
            <w:numPr>
              <w:ilvl w:val="0"/>
              <w:numId w:val="6"/>
            </w:numPr>
            <w:rPr>
              <w:rStyle w:val="Hipervnculo"/>
              <w:color w:val="auto"/>
              <w:u w:val="none"/>
            </w:rPr>
          </w:pPr>
          <w:hyperlink r:id="rId40" w:history="1">
            <w:bookmarkStart w:id="360" w:name="_Ref33425379"/>
            <w:r w:rsidR="00971CB5" w:rsidRPr="00336408">
              <w:rPr>
                <w:rStyle w:val="Hipervnculo"/>
              </w:rPr>
              <w:t>https://www.thingiverse.com/thing:92208</w:t>
            </w:r>
            <w:bookmarkEnd w:id="360"/>
          </w:hyperlink>
        </w:p>
        <w:p w14:paraId="4254382D" w14:textId="77777777" w:rsidR="00971CB5" w:rsidRPr="00971CB5" w:rsidRDefault="00971CB5" w:rsidP="00971CB5">
          <w:pPr>
            <w:pStyle w:val="Prrafodelista"/>
            <w:rPr>
              <w:rStyle w:val="Hipervnculo"/>
              <w:color w:val="auto"/>
              <w:u w:val="none"/>
            </w:rPr>
          </w:pPr>
        </w:p>
        <w:p w14:paraId="2D9B8543" w14:textId="65BDBB96" w:rsidR="00971CB5" w:rsidRDefault="002B49F8" w:rsidP="00971CB5">
          <w:pPr>
            <w:pStyle w:val="Prrafodelista"/>
            <w:numPr>
              <w:ilvl w:val="0"/>
              <w:numId w:val="6"/>
            </w:numPr>
          </w:pPr>
          <w:hyperlink r:id="rId41" w:history="1">
            <w:bookmarkStart w:id="361" w:name="_Ref37324149"/>
            <w:r w:rsidR="00ED00E9" w:rsidRPr="002874EA">
              <w:rPr>
                <w:rStyle w:val="Hipervnculo"/>
              </w:rPr>
              <w:t>https://corchitosrc.foroactivo.com/t2-motores-brushless</w:t>
            </w:r>
            <w:bookmarkEnd w:id="361"/>
          </w:hyperlink>
        </w:p>
        <w:p w14:paraId="31C3CAA7" w14:textId="77777777" w:rsidR="00ED00E9" w:rsidRPr="00ED00E9" w:rsidRDefault="00ED00E9" w:rsidP="00ED00E9">
          <w:pPr>
            <w:pStyle w:val="Prrafodelista"/>
            <w:rPr>
              <w:rStyle w:val="Hipervnculo"/>
              <w:color w:val="auto"/>
              <w:u w:val="none"/>
            </w:rPr>
          </w:pPr>
        </w:p>
        <w:p w14:paraId="0D051E6B" w14:textId="186CB1A3" w:rsidR="00FA5FF9" w:rsidRPr="00FA5FF9" w:rsidRDefault="002B49F8" w:rsidP="00FA5FF9">
          <w:pPr>
            <w:pStyle w:val="Prrafodelista"/>
            <w:numPr>
              <w:ilvl w:val="0"/>
              <w:numId w:val="6"/>
            </w:numPr>
            <w:rPr>
              <w:rStyle w:val="Hipervnculo"/>
              <w:color w:val="auto"/>
              <w:u w:val="none"/>
            </w:rPr>
          </w:pPr>
          <w:hyperlink r:id="rId42" w:history="1">
            <w:bookmarkStart w:id="362" w:name="_Ref33688866"/>
            <w:r w:rsidR="00FA5FF9" w:rsidRPr="00D8477B">
              <w:rPr>
                <w:rStyle w:val="Hipervnculo"/>
              </w:rPr>
              <w:t>http://dl.djicdn.com/downloads/flamewheel/en/F450_User_Manual_v2.2_en.pdf</w:t>
            </w:r>
            <w:bookmarkEnd w:id="362"/>
          </w:hyperlink>
        </w:p>
        <w:p w14:paraId="747F1B72" w14:textId="77777777" w:rsidR="00FA5FF9" w:rsidRPr="00FA5FF9" w:rsidRDefault="00FA5FF9" w:rsidP="00FA5FF9">
          <w:pPr>
            <w:pStyle w:val="Prrafodelista"/>
            <w:rPr>
              <w:rStyle w:val="Hipervnculo"/>
              <w:color w:val="auto"/>
              <w:u w:val="none"/>
            </w:rPr>
          </w:pPr>
        </w:p>
        <w:p w14:paraId="703517FA" w14:textId="0532AF10" w:rsidR="00DD1384" w:rsidRPr="008E5944" w:rsidRDefault="002B49F8" w:rsidP="00DD1384">
          <w:pPr>
            <w:pStyle w:val="Prrafodelista"/>
            <w:numPr>
              <w:ilvl w:val="0"/>
              <w:numId w:val="6"/>
            </w:numPr>
            <w:rPr>
              <w:rStyle w:val="Hipervnculo"/>
              <w:color w:val="auto"/>
              <w:u w:val="none"/>
            </w:rPr>
          </w:pPr>
          <w:hyperlink r:id="rId43" w:history="1">
            <w:bookmarkStart w:id="363" w:name="_Ref33652366"/>
            <w:r w:rsidR="00DD1384" w:rsidRPr="00055B4B">
              <w:rPr>
                <w:rStyle w:val="Hipervnculo"/>
              </w:rPr>
              <w:t>https://www.comprardrones.online/como-funcionan-las-helices-de-un-drone/</w:t>
            </w:r>
            <w:bookmarkEnd w:id="363"/>
          </w:hyperlink>
        </w:p>
        <w:p w14:paraId="70DD089E" w14:textId="77777777" w:rsidR="008E5944" w:rsidRPr="008E5944" w:rsidRDefault="008E5944" w:rsidP="008E5944">
          <w:pPr>
            <w:pStyle w:val="Prrafodelista"/>
            <w:rPr>
              <w:rStyle w:val="Hipervnculo"/>
              <w:color w:val="auto"/>
              <w:u w:val="none"/>
            </w:rPr>
          </w:pPr>
        </w:p>
        <w:p w14:paraId="0472A639" w14:textId="53FC30E2" w:rsidR="008E5944" w:rsidRPr="008E5944" w:rsidRDefault="002B49F8" w:rsidP="008E5944">
          <w:pPr>
            <w:pStyle w:val="Prrafodelista"/>
            <w:numPr>
              <w:ilvl w:val="0"/>
              <w:numId w:val="6"/>
            </w:numPr>
            <w:rPr>
              <w:rStyle w:val="Hipervnculo"/>
              <w:color w:val="auto"/>
              <w:u w:val="none"/>
            </w:rPr>
          </w:pPr>
          <w:hyperlink r:id="rId44" w:history="1">
            <w:bookmarkStart w:id="364" w:name="_Ref37326950"/>
            <w:r w:rsidR="008E5944" w:rsidRPr="008E5944">
              <w:rPr>
                <w:rStyle w:val="Hipervnculo"/>
                <w:rFonts w:eastAsiaTheme="majorEastAsia"/>
              </w:rPr>
              <w:t>https://i.stack.imgur.com/fbjwb.jpg</w:t>
            </w:r>
            <w:bookmarkEnd w:id="364"/>
          </w:hyperlink>
        </w:p>
        <w:p w14:paraId="2F71D5BE" w14:textId="77777777" w:rsidR="00DD1384" w:rsidRPr="00DD1384" w:rsidRDefault="00DD1384" w:rsidP="00DD1384">
          <w:pPr>
            <w:pStyle w:val="Prrafodelista"/>
            <w:rPr>
              <w:rStyle w:val="Hipervnculo"/>
              <w:color w:val="auto"/>
              <w:u w:val="none"/>
            </w:rPr>
          </w:pPr>
        </w:p>
        <w:bookmarkStart w:id="365" w:name="_Ref33429135"/>
        <w:p w14:paraId="1A18B104" w14:textId="71B81DEC" w:rsidR="00EA6014" w:rsidRDefault="0048016A" w:rsidP="00EA6014">
          <w:pPr>
            <w:pStyle w:val="Prrafodelista"/>
            <w:numPr>
              <w:ilvl w:val="0"/>
              <w:numId w:val="6"/>
            </w:numPr>
          </w:pPr>
          <w:r>
            <w:fldChar w:fldCharType="begin"/>
          </w:r>
          <w:r>
            <w:instrText xml:space="preserve"> HYPERLINK "</w:instrText>
          </w:r>
          <w:r w:rsidRPr="0048016A">
            <w:instrText>https://docs.emlid.com/navio2/common/ardupilot/configuring-raspberry-pi/</w:instrText>
          </w:r>
          <w:r>
            <w:instrText xml:space="preserve">" </w:instrText>
          </w:r>
          <w:r>
            <w:fldChar w:fldCharType="separate"/>
          </w:r>
          <w:r w:rsidRPr="002874EA">
            <w:rPr>
              <w:rStyle w:val="Hipervnculo"/>
            </w:rPr>
            <w:t>https://docs.emlid.com/navio2/common/ardupilot/configuring-raspberry-pi/</w:t>
          </w:r>
          <w:bookmarkEnd w:id="365"/>
          <w:r>
            <w:fldChar w:fldCharType="end"/>
          </w:r>
        </w:p>
        <w:p w14:paraId="3F60C7FE" w14:textId="77777777" w:rsidR="00EA6014" w:rsidRDefault="00EA6014" w:rsidP="00EA6014">
          <w:pPr>
            <w:pStyle w:val="Prrafodelista"/>
          </w:pPr>
        </w:p>
        <w:p w14:paraId="03370B46" w14:textId="31EF6450" w:rsidR="00EA6014" w:rsidRPr="00493BD1" w:rsidRDefault="00EA6014" w:rsidP="00EA6014">
          <w:pPr>
            <w:pStyle w:val="Prrafodelista"/>
            <w:numPr>
              <w:ilvl w:val="0"/>
              <w:numId w:val="6"/>
            </w:numPr>
            <w:rPr>
              <w:rStyle w:val="Hipervnculo"/>
              <w:color w:val="auto"/>
              <w:u w:val="none"/>
            </w:rPr>
          </w:pPr>
          <w:r>
            <w:fldChar w:fldCharType="begin"/>
          </w:r>
          <w:r>
            <w:instrText xml:space="preserve"> HYPERLINK "http://blascarr.com/lessons/introduccion-al-imu-sistemas-de-navegacion-inercial/" </w:instrText>
          </w:r>
          <w:r>
            <w:fldChar w:fldCharType="separate"/>
          </w:r>
          <w:bookmarkStart w:id="366" w:name="_Ref33552975"/>
          <w:r w:rsidRPr="00946E3D">
            <w:rPr>
              <w:rStyle w:val="Hipervnculo"/>
            </w:rPr>
            <w:t>http://blascarr.com/lessons/introduccion-al-imu-sistemas-de-navegacion-inercial/</w:t>
          </w:r>
          <w:bookmarkEnd w:id="366"/>
          <w:r>
            <w:rPr>
              <w:rStyle w:val="Hipervnculo"/>
            </w:rPr>
            <w:fldChar w:fldCharType="end"/>
          </w:r>
        </w:p>
        <w:p w14:paraId="47E82967" w14:textId="77777777" w:rsidR="00493BD1" w:rsidRPr="00EA6014" w:rsidRDefault="00493BD1" w:rsidP="00493BD1">
          <w:pPr>
            <w:pStyle w:val="Prrafodelista"/>
            <w:rPr>
              <w:rStyle w:val="Hipervnculo"/>
              <w:color w:val="auto"/>
              <w:u w:val="none"/>
            </w:rPr>
          </w:pPr>
        </w:p>
        <w:p w14:paraId="73F1181D" w14:textId="7CC71FD3" w:rsidR="00EA6014" w:rsidRDefault="00493BD1" w:rsidP="00EA6014">
          <w:pPr>
            <w:pStyle w:val="Prrafodelista"/>
            <w:numPr>
              <w:ilvl w:val="0"/>
              <w:numId w:val="6"/>
            </w:numPr>
          </w:pPr>
          <w:hyperlink r:id="rId45" w:history="1">
            <w:bookmarkStart w:id="367" w:name="_Ref37495285"/>
            <w:r w:rsidRPr="004656F5">
              <w:rPr>
                <w:rStyle w:val="Hipervnculo"/>
              </w:rPr>
              <w:t>https://diyodem</w:t>
            </w:r>
            <w:r w:rsidRPr="004656F5">
              <w:rPr>
                <w:rStyle w:val="Hipervnculo"/>
              </w:rPr>
              <w:t>a</w:t>
            </w:r>
            <w:r w:rsidRPr="004656F5">
              <w:rPr>
                <w:rStyle w:val="Hipervnculo"/>
              </w:rPr>
              <w:t>g.com/_</w:t>
            </w:r>
            <w:r w:rsidRPr="004656F5">
              <w:rPr>
                <w:rStyle w:val="Hipervnculo"/>
              </w:rPr>
              <w:t>i</w:t>
            </w:r>
            <w:r w:rsidRPr="004656F5">
              <w:rPr>
                <w:rStyle w:val="Hipervnculo"/>
              </w:rPr>
              <w:t>mages/5abc7a3ec672e0e30e9bb110</w:t>
            </w:r>
            <w:bookmarkEnd w:id="367"/>
          </w:hyperlink>
        </w:p>
        <w:p w14:paraId="7E1CCCF2" w14:textId="77777777" w:rsidR="00493BD1" w:rsidRDefault="00493BD1" w:rsidP="00493BD1">
          <w:pPr>
            <w:pStyle w:val="Prrafodelista"/>
          </w:pPr>
        </w:p>
        <w:p w14:paraId="73FC2555" w14:textId="777400A9" w:rsidR="00B21C26" w:rsidRDefault="00B21C26" w:rsidP="00B21C26">
          <w:pPr>
            <w:pStyle w:val="Prrafodelista"/>
            <w:numPr>
              <w:ilvl w:val="0"/>
              <w:numId w:val="6"/>
            </w:numPr>
          </w:pPr>
          <w:bookmarkStart w:id="368" w:name="_Ref37498367"/>
          <w:r>
            <w:t xml:space="preserve">AN5017. </w:t>
          </w:r>
          <w:proofErr w:type="spellStart"/>
          <w:r w:rsidRPr="00B21C26">
            <w:t>Aerospace</w:t>
          </w:r>
          <w:proofErr w:type="spellEnd"/>
          <w:r w:rsidRPr="00B21C26">
            <w:t xml:space="preserve"> Android and Windows </w:t>
          </w:r>
          <w:proofErr w:type="spellStart"/>
          <w:r w:rsidRPr="00B21C26">
            <w:t>Coordinate</w:t>
          </w:r>
          <w:proofErr w:type="spellEnd"/>
          <w:r w:rsidRPr="00B21C26">
            <w:t xml:space="preserve"> </w:t>
          </w:r>
          <w:proofErr w:type="spellStart"/>
          <w:r w:rsidRPr="00B21C26">
            <w:t>Systems</w:t>
          </w:r>
          <w:proofErr w:type="spellEnd"/>
          <w:r>
            <w:t>.</w:t>
          </w:r>
          <w:r w:rsidRPr="00B21C26">
            <w:br/>
            <w:t xml:space="preserve">Rev. 2.0 — 21 June 2016 </w:t>
          </w:r>
          <w:proofErr w:type="spellStart"/>
          <w:r w:rsidRPr="00B21C26">
            <w:t>Application</w:t>
          </w:r>
          <w:proofErr w:type="spellEnd"/>
          <w:r w:rsidRPr="00B21C26">
            <w:t xml:space="preserve"> note</w:t>
          </w:r>
          <w:r>
            <w:t>.</w:t>
          </w:r>
          <w:r w:rsidRPr="00B21C26">
            <w:t xml:space="preserve"> </w:t>
          </w:r>
        </w:p>
        <w:p w14:paraId="384A4FED" w14:textId="77777777" w:rsidR="000E1361" w:rsidRDefault="000E1361" w:rsidP="000E1361">
          <w:pPr>
            <w:pStyle w:val="Prrafodelista"/>
          </w:pPr>
        </w:p>
        <w:p w14:paraId="4D20CDD1" w14:textId="439BEB2F" w:rsidR="000E1361" w:rsidRDefault="000E1361" w:rsidP="00B21C26">
          <w:pPr>
            <w:pStyle w:val="Prrafodelista"/>
            <w:numPr>
              <w:ilvl w:val="0"/>
              <w:numId w:val="6"/>
            </w:numPr>
          </w:pPr>
          <w:hyperlink r:id="rId46" w:history="1">
            <w:bookmarkStart w:id="369" w:name="_Ref37498547"/>
            <w:r w:rsidRPr="004656F5">
              <w:rPr>
                <w:rStyle w:val="Hipervnculo"/>
              </w:rPr>
              <w:t>https://www.nxp.com/docs/en/application-note/AN3461.pdf</w:t>
            </w:r>
            <w:bookmarkEnd w:id="369"/>
          </w:hyperlink>
        </w:p>
        <w:p w14:paraId="4F9A3D3E" w14:textId="77777777" w:rsidR="000E1361" w:rsidRDefault="000E1361" w:rsidP="000E1361">
          <w:pPr>
            <w:pStyle w:val="Prrafodelista"/>
          </w:pPr>
        </w:p>
        <w:bookmarkStart w:id="370" w:name="_Ref37498590"/>
        <w:p w14:paraId="588363E3" w14:textId="6578F982" w:rsidR="000E1361" w:rsidRDefault="00810173" w:rsidP="00B21C26">
          <w:pPr>
            <w:pStyle w:val="Prrafodelista"/>
            <w:numPr>
              <w:ilvl w:val="0"/>
              <w:numId w:val="6"/>
            </w:numPr>
          </w:pPr>
          <w:r>
            <w:fldChar w:fldCharType="begin"/>
          </w:r>
          <w:r>
            <w:instrText xml:space="preserve"> HYPERLINK "</w:instrText>
          </w:r>
          <w:r w:rsidRPr="00810173">
            <w:instrText>https://theccontinuum.com/2012/09/24/arduino-imu-pitch-roll-from-accelerometer/</w:instrText>
          </w:r>
          <w:r>
            <w:instrText xml:space="preserve">" </w:instrText>
          </w:r>
          <w:r>
            <w:fldChar w:fldCharType="separate"/>
          </w:r>
          <w:r w:rsidRPr="004656F5">
            <w:rPr>
              <w:rStyle w:val="Hipervnculo"/>
            </w:rPr>
            <w:t>https://theccontinuum.com/2012/09/24/arduino-imu-pitch-roll-from-accelerometer/</w:t>
          </w:r>
          <w:r>
            <w:fldChar w:fldCharType="end"/>
          </w:r>
        </w:p>
        <w:p w14:paraId="6D08E291" w14:textId="77777777" w:rsidR="00562A8A" w:rsidRDefault="00562A8A" w:rsidP="00562A8A">
          <w:pPr>
            <w:pStyle w:val="Prrafodelista"/>
          </w:pPr>
        </w:p>
        <w:p w14:paraId="3E018CDD" w14:textId="5C85D9AB" w:rsidR="00804D06" w:rsidRPr="00804D06" w:rsidRDefault="00804D06" w:rsidP="00804D06">
          <w:pPr>
            <w:pStyle w:val="Prrafodelista"/>
            <w:numPr>
              <w:ilvl w:val="0"/>
              <w:numId w:val="6"/>
            </w:numPr>
            <w:rPr>
              <w:rStyle w:val="Hipervnculo"/>
              <w:color w:val="auto"/>
              <w:u w:val="none"/>
            </w:rPr>
          </w:pPr>
          <w:hyperlink r:id="rId47" w:history="1">
            <w:bookmarkStart w:id="371" w:name="_Ref34068711"/>
            <w:r w:rsidRPr="004E73D3">
              <w:rPr>
                <w:rStyle w:val="Hipervnculo"/>
              </w:rPr>
              <w:t>https://www.fierceelectronics.com/components/compensating-for-tilt-hard-iron-and-soft-iron-effects</w:t>
            </w:r>
            <w:bookmarkEnd w:id="371"/>
          </w:hyperlink>
        </w:p>
        <w:p w14:paraId="15FC57BB" w14:textId="77777777" w:rsidR="00804D06" w:rsidRDefault="00804D06" w:rsidP="00804D06">
          <w:pPr>
            <w:pStyle w:val="Prrafodelista"/>
          </w:pPr>
        </w:p>
        <w:p w14:paraId="4846B77E" w14:textId="5BFA3A35" w:rsidR="00AC543C" w:rsidRPr="00AC543C" w:rsidRDefault="00AC543C" w:rsidP="00AC543C">
          <w:pPr>
            <w:pStyle w:val="Prrafodelista"/>
            <w:numPr>
              <w:ilvl w:val="0"/>
              <w:numId w:val="6"/>
            </w:numPr>
            <w:rPr>
              <w:rStyle w:val="Hipervnculo"/>
              <w:color w:val="auto"/>
              <w:u w:val="none"/>
            </w:rPr>
          </w:pPr>
          <w:hyperlink r:id="rId48" w:history="1">
            <w:bookmarkStart w:id="372" w:name="_Ref33561973"/>
            <w:r w:rsidRPr="00946E3D">
              <w:rPr>
                <w:rStyle w:val="Hipervnculo"/>
              </w:rPr>
              <w:t>http://www.gnuplot.info</w:t>
            </w:r>
            <w:bookmarkEnd w:id="372"/>
          </w:hyperlink>
        </w:p>
        <w:p w14:paraId="2997F080" w14:textId="77777777" w:rsidR="00AC543C" w:rsidRDefault="00AC543C" w:rsidP="00AC543C">
          <w:pPr>
            <w:pStyle w:val="Prrafodelista"/>
          </w:pPr>
        </w:p>
        <w:p w14:paraId="2B00DA3C" w14:textId="77777777" w:rsidR="00562A8A" w:rsidRDefault="00562A8A" w:rsidP="00B21C26">
          <w:pPr>
            <w:pStyle w:val="Prrafodelista"/>
            <w:numPr>
              <w:ilvl w:val="0"/>
              <w:numId w:val="6"/>
            </w:numPr>
          </w:pPr>
        </w:p>
        <w:p w14:paraId="03BC4BD4" w14:textId="77777777" w:rsidR="00810173" w:rsidRDefault="00810173" w:rsidP="00810173">
          <w:pPr>
            <w:pStyle w:val="Prrafodelista"/>
          </w:pPr>
        </w:p>
        <w:bookmarkEnd w:id="370"/>
        <w:p w14:paraId="561484EF" w14:textId="77777777" w:rsidR="000E1361" w:rsidRDefault="000E1361" w:rsidP="000E1361">
          <w:pPr>
            <w:pStyle w:val="Prrafodelista"/>
          </w:pPr>
        </w:p>
        <w:p w14:paraId="603C22CE" w14:textId="77777777" w:rsidR="00B21C26" w:rsidRPr="00B21C26" w:rsidRDefault="00B21C26" w:rsidP="00B21C26">
          <w:pPr>
            <w:pStyle w:val="Prrafodelista"/>
          </w:pPr>
        </w:p>
        <w:p w14:paraId="7499730A" w14:textId="2B31120F" w:rsidR="00493BD1" w:rsidRDefault="00493BD1" w:rsidP="000E1361"/>
        <w:bookmarkEnd w:id="368"/>
        <w:p w14:paraId="1A429B01" w14:textId="77777777" w:rsidR="003A6501" w:rsidRPr="003A6501" w:rsidRDefault="003A6501" w:rsidP="003A6501">
          <w:pPr>
            <w:pStyle w:val="Prrafodelista"/>
            <w:rPr>
              <w:rStyle w:val="Hipervnculo"/>
              <w:color w:val="auto"/>
              <w:u w:val="none"/>
            </w:rPr>
          </w:pPr>
        </w:p>
        <w:p w14:paraId="4170AA50" w14:textId="16B5C877" w:rsidR="003A6501" w:rsidRDefault="003A6501" w:rsidP="00EA6014">
          <w:pPr>
            <w:pStyle w:val="Prrafodelista"/>
            <w:rPr>
              <w:rStyle w:val="Hipervnculo"/>
              <w:color w:val="auto"/>
              <w:u w:val="none"/>
            </w:rPr>
          </w:pPr>
        </w:p>
        <w:p w14:paraId="56D844C9" w14:textId="41D3BEC4" w:rsidR="005677D9" w:rsidRDefault="005677D9" w:rsidP="00EA6014">
          <w:pPr>
            <w:pStyle w:val="Prrafodelista"/>
            <w:rPr>
              <w:rStyle w:val="Hipervnculo"/>
              <w:color w:val="auto"/>
              <w:u w:val="none"/>
            </w:rPr>
          </w:pPr>
        </w:p>
        <w:p w14:paraId="734A46AF" w14:textId="03868D7B" w:rsidR="005677D9" w:rsidRDefault="005677D9" w:rsidP="00EA6014">
          <w:pPr>
            <w:pStyle w:val="Prrafodelista"/>
            <w:rPr>
              <w:rStyle w:val="Hipervnculo"/>
              <w:color w:val="auto"/>
              <w:u w:val="none"/>
            </w:rPr>
          </w:pPr>
        </w:p>
        <w:p w14:paraId="5BEE5C5B" w14:textId="625A037F" w:rsidR="005677D9" w:rsidRDefault="005677D9" w:rsidP="00EA6014">
          <w:pPr>
            <w:pStyle w:val="Prrafodelista"/>
            <w:rPr>
              <w:rStyle w:val="Hipervnculo"/>
              <w:color w:val="auto"/>
              <w:u w:val="none"/>
            </w:rPr>
          </w:pPr>
        </w:p>
        <w:p w14:paraId="32450351" w14:textId="1C9D0EA6" w:rsidR="005677D9" w:rsidRDefault="005677D9" w:rsidP="00EA6014">
          <w:pPr>
            <w:pStyle w:val="Prrafodelista"/>
            <w:rPr>
              <w:rStyle w:val="Hipervnculo"/>
              <w:color w:val="auto"/>
              <w:u w:val="none"/>
            </w:rPr>
          </w:pPr>
        </w:p>
        <w:p w14:paraId="5047B013" w14:textId="693AA476" w:rsidR="005677D9" w:rsidRDefault="005677D9" w:rsidP="00EA6014">
          <w:pPr>
            <w:pStyle w:val="Prrafodelista"/>
            <w:rPr>
              <w:rStyle w:val="Hipervnculo"/>
              <w:color w:val="auto"/>
              <w:u w:val="none"/>
            </w:rPr>
          </w:pPr>
        </w:p>
        <w:p w14:paraId="09C441B9" w14:textId="491A1D8A" w:rsidR="005677D9" w:rsidRDefault="005677D9" w:rsidP="00EA6014">
          <w:pPr>
            <w:pStyle w:val="Prrafodelista"/>
            <w:rPr>
              <w:rStyle w:val="Hipervnculo"/>
              <w:color w:val="auto"/>
              <w:u w:val="none"/>
            </w:rPr>
          </w:pPr>
        </w:p>
        <w:p w14:paraId="09EC0DFA" w14:textId="3FE0F74D" w:rsidR="005677D9" w:rsidRDefault="005677D9" w:rsidP="00EA6014">
          <w:pPr>
            <w:pStyle w:val="Prrafodelista"/>
            <w:rPr>
              <w:rStyle w:val="Hipervnculo"/>
              <w:color w:val="auto"/>
              <w:u w:val="none"/>
            </w:rPr>
          </w:pPr>
        </w:p>
        <w:p w14:paraId="347C29C1" w14:textId="1A5A905B" w:rsidR="005677D9" w:rsidRDefault="005677D9" w:rsidP="00EA6014">
          <w:pPr>
            <w:pStyle w:val="Prrafodelista"/>
            <w:rPr>
              <w:rStyle w:val="Hipervnculo"/>
              <w:color w:val="auto"/>
              <w:u w:val="none"/>
            </w:rPr>
          </w:pPr>
        </w:p>
        <w:p w14:paraId="1F60B23A" w14:textId="5BA21344" w:rsidR="005677D9" w:rsidRDefault="005677D9" w:rsidP="00EA6014">
          <w:pPr>
            <w:pStyle w:val="Prrafodelista"/>
            <w:rPr>
              <w:rStyle w:val="Hipervnculo"/>
              <w:color w:val="auto"/>
              <w:u w:val="none"/>
            </w:rPr>
          </w:pPr>
        </w:p>
        <w:p w14:paraId="73C9FA61" w14:textId="269763E9" w:rsidR="005677D9" w:rsidRDefault="005677D9" w:rsidP="00EA6014">
          <w:pPr>
            <w:pStyle w:val="Prrafodelista"/>
            <w:rPr>
              <w:rStyle w:val="Hipervnculo"/>
              <w:color w:val="auto"/>
              <w:u w:val="none"/>
            </w:rPr>
          </w:pPr>
        </w:p>
        <w:p w14:paraId="18E0A11D" w14:textId="7C91833D" w:rsidR="005677D9" w:rsidRDefault="005677D9" w:rsidP="00EA6014">
          <w:pPr>
            <w:pStyle w:val="Prrafodelista"/>
            <w:rPr>
              <w:rStyle w:val="Hipervnculo"/>
              <w:color w:val="auto"/>
              <w:u w:val="none"/>
            </w:rPr>
          </w:pPr>
        </w:p>
        <w:p w14:paraId="7564B3B8" w14:textId="77777777" w:rsidR="005677D9" w:rsidRPr="003A6501" w:rsidRDefault="005677D9" w:rsidP="00EA6014">
          <w:pPr>
            <w:pStyle w:val="Prrafodelista"/>
            <w:rPr>
              <w:rStyle w:val="Hipervnculo"/>
              <w:color w:val="auto"/>
              <w:u w:val="none"/>
            </w:rPr>
          </w:pPr>
        </w:p>
        <w:p w14:paraId="19CB8A3C" w14:textId="77777777" w:rsidR="00E91B3A" w:rsidRPr="00E91B3A" w:rsidRDefault="00E91B3A" w:rsidP="00E91B3A">
          <w:pPr>
            <w:pStyle w:val="Prrafodelista"/>
            <w:rPr>
              <w:rStyle w:val="Hipervnculo"/>
              <w:color w:val="auto"/>
              <w:u w:val="none"/>
            </w:rPr>
          </w:pPr>
        </w:p>
        <w:p w14:paraId="3082D61F" w14:textId="77777777" w:rsidR="00E91B3A" w:rsidRDefault="002B49F8" w:rsidP="00EA6014">
          <w:pPr>
            <w:pStyle w:val="Prrafodelista"/>
            <w:numPr>
              <w:ilvl w:val="0"/>
              <w:numId w:val="11"/>
            </w:numPr>
            <w:rPr>
              <w:rStyle w:val="Hipervnculo"/>
              <w:color w:val="auto"/>
              <w:u w:val="none"/>
            </w:rPr>
          </w:pPr>
          <w:hyperlink r:id="rId49" w:history="1">
            <w:bookmarkStart w:id="373" w:name="_Ref33427654"/>
            <w:r w:rsidR="00E91B3A" w:rsidRPr="00336408">
              <w:rPr>
                <w:rStyle w:val="Hipervnculo"/>
              </w:rPr>
              <w:t>https://github.com/juancalf/TFG/tree/master/archivos%203d</w:t>
            </w:r>
            <w:bookmarkEnd w:id="373"/>
          </w:hyperlink>
        </w:p>
        <w:p w14:paraId="265D3130" w14:textId="77777777" w:rsidR="004C6576" w:rsidRPr="00E91B3A" w:rsidRDefault="004C6576" w:rsidP="00E91B3A">
          <w:pPr>
            <w:rPr>
              <w:rStyle w:val="Hipervnculo"/>
              <w:color w:val="auto"/>
              <w:u w:val="none"/>
            </w:rPr>
          </w:pPr>
        </w:p>
        <w:p w14:paraId="65CFF3AC" w14:textId="77777777" w:rsidR="004C6576" w:rsidRDefault="004C6576" w:rsidP="004C6576">
          <w:pPr>
            <w:pStyle w:val="Prrafodelista"/>
          </w:pPr>
        </w:p>
        <w:p w14:paraId="10125704" w14:textId="05DC5660" w:rsidR="00C456DB" w:rsidRPr="00C456DB" w:rsidRDefault="00723631" w:rsidP="00723631">
          <w:pPr>
            <w:pStyle w:val="Prrafodelista"/>
            <w:tabs>
              <w:tab w:val="left" w:pos="6069"/>
            </w:tabs>
            <w:rPr>
              <w:rStyle w:val="Hipervnculo"/>
              <w:color w:val="auto"/>
              <w:u w:val="none"/>
            </w:rPr>
          </w:pPr>
          <w:r>
            <w:rPr>
              <w:rStyle w:val="Hipervnculo"/>
              <w:color w:val="auto"/>
              <w:u w:val="none"/>
            </w:rPr>
            <w:tab/>
          </w:r>
        </w:p>
        <w:p w14:paraId="0CFD86E4" w14:textId="77777777" w:rsidR="0002230F" w:rsidRDefault="0002230F" w:rsidP="0002230F">
          <w:pPr>
            <w:pStyle w:val="Prrafodelista"/>
          </w:pPr>
        </w:p>
        <w:p w14:paraId="325AB230" w14:textId="234672DD" w:rsidR="0002230F" w:rsidRPr="00FC20D3" w:rsidRDefault="002B49F8" w:rsidP="00EA6014">
          <w:pPr>
            <w:pStyle w:val="Prrafodelista"/>
            <w:numPr>
              <w:ilvl w:val="0"/>
              <w:numId w:val="11"/>
            </w:numPr>
            <w:rPr>
              <w:rStyle w:val="Hipervnculo"/>
              <w:color w:val="auto"/>
              <w:u w:val="none"/>
            </w:rPr>
          </w:pPr>
          <w:hyperlink r:id="rId50" w:history="1">
            <w:bookmarkStart w:id="374" w:name="_Ref34068816"/>
            <w:r w:rsidR="0002230F" w:rsidRPr="004E73D3">
              <w:rPr>
                <w:rStyle w:val="Hipervnculo"/>
              </w:rPr>
              <w:t>https://www.meteorologiaenred.com/barometro.html</w:t>
            </w:r>
            <w:bookmarkEnd w:id="374"/>
          </w:hyperlink>
        </w:p>
        <w:p w14:paraId="0CCC9CCE" w14:textId="77777777" w:rsidR="00FC20D3" w:rsidRDefault="00FC20D3" w:rsidP="00FC20D3">
          <w:pPr>
            <w:pStyle w:val="Prrafodelista"/>
          </w:pPr>
        </w:p>
        <w:p w14:paraId="1C49A039" w14:textId="77777777" w:rsidR="00FC20D3" w:rsidRDefault="002B49F8" w:rsidP="00EA6014">
          <w:pPr>
            <w:pStyle w:val="Prrafodelista"/>
            <w:numPr>
              <w:ilvl w:val="0"/>
              <w:numId w:val="11"/>
            </w:numPr>
          </w:pPr>
          <w:hyperlink r:id="rId51" w:history="1">
            <w:bookmarkStart w:id="375" w:name="_Ref34068864"/>
            <w:r w:rsidR="00FC20D3" w:rsidRPr="004E73D3">
              <w:rPr>
                <w:rStyle w:val="Hipervnculo"/>
              </w:rPr>
              <w:t>https://www.ugr.es/~andyk/Docencia/Metclim/Constantes.pdf</w:t>
            </w:r>
            <w:bookmarkEnd w:id="375"/>
          </w:hyperlink>
        </w:p>
        <w:p w14:paraId="594EA3F2" w14:textId="77777777" w:rsidR="002C3BDD" w:rsidRPr="00C456DB" w:rsidRDefault="002C3BDD" w:rsidP="00C456DB">
          <w:pPr>
            <w:rPr>
              <w:rStyle w:val="Hipervnculo"/>
              <w:color w:val="auto"/>
              <w:u w:val="none"/>
            </w:rPr>
          </w:pPr>
        </w:p>
        <w:p w14:paraId="515346F7" w14:textId="77777777" w:rsidR="00853391" w:rsidRPr="002C3BDD" w:rsidRDefault="00853391" w:rsidP="002C3BDD">
          <w:pPr>
            <w:rPr>
              <w:rStyle w:val="Hipervnculo"/>
              <w:color w:val="auto"/>
              <w:u w:val="none"/>
            </w:rPr>
          </w:pPr>
        </w:p>
        <w:p w14:paraId="1948B01C" w14:textId="77777777" w:rsidR="00793CCF" w:rsidRDefault="00793CCF" w:rsidP="00793CCF">
          <w:pPr>
            <w:pStyle w:val="Prrafodelista"/>
          </w:pPr>
        </w:p>
        <w:p w14:paraId="43C0D60E" w14:textId="77777777" w:rsidR="00BA3321" w:rsidRPr="00BA3321" w:rsidRDefault="00BA3321" w:rsidP="00BA3321">
          <w:pPr>
            <w:pStyle w:val="Prrafodelista"/>
            <w:rPr>
              <w:rStyle w:val="Hipervnculo"/>
              <w:color w:val="auto"/>
              <w:u w:val="none"/>
            </w:rPr>
          </w:pPr>
        </w:p>
        <w:p w14:paraId="3328EAB4" w14:textId="37B9F46E" w:rsidR="00BA3321" w:rsidRDefault="002B49F8" w:rsidP="00EA6014">
          <w:pPr>
            <w:pStyle w:val="Prrafodelista"/>
            <w:numPr>
              <w:ilvl w:val="0"/>
              <w:numId w:val="11"/>
            </w:numPr>
            <w:rPr>
              <w:rStyle w:val="Hipervnculo"/>
              <w:color w:val="auto"/>
              <w:u w:val="none"/>
            </w:rPr>
          </w:pPr>
          <w:hyperlink r:id="rId52" w:history="1">
            <w:bookmarkStart w:id="376" w:name="_Ref33597480"/>
            <w:r w:rsidR="00BA3321" w:rsidRPr="00055B4B">
              <w:rPr>
                <w:rStyle w:val="Hipervnculo"/>
              </w:rPr>
              <w:t>http://xybernetics.com/2016/04/08/tech-talk-quadcopter-basics/</w:t>
            </w:r>
            <w:bookmarkEnd w:id="376"/>
          </w:hyperlink>
        </w:p>
        <w:p w14:paraId="13C3D6B2" w14:textId="77777777" w:rsidR="0025226C" w:rsidRDefault="0025226C" w:rsidP="00BA3321"/>
        <w:p w14:paraId="57C4170F" w14:textId="77777777" w:rsidR="00793CCF" w:rsidRDefault="00793CCF" w:rsidP="0025226C"/>
        <w:p w14:paraId="7862E340" w14:textId="1D6495FA" w:rsidR="00AC09A3" w:rsidRPr="004C6576" w:rsidRDefault="00AC09A3" w:rsidP="004C6576">
          <w:pPr>
            <w:rPr>
              <w:rStyle w:val="Hipervnculo"/>
              <w:color w:val="auto"/>
              <w:u w:val="none"/>
            </w:rPr>
          </w:pPr>
        </w:p>
        <w:p w14:paraId="04B50FF4" w14:textId="020E0DCA" w:rsidR="006D748A" w:rsidRPr="00C849D5" w:rsidRDefault="002B49F8" w:rsidP="00EA6014">
          <w:pPr>
            <w:pStyle w:val="Prrafodelista"/>
            <w:numPr>
              <w:ilvl w:val="0"/>
              <w:numId w:val="11"/>
            </w:numPr>
            <w:rPr>
              <w:rStyle w:val="Hipervnculo"/>
              <w:color w:val="auto"/>
              <w:u w:val="none"/>
            </w:rPr>
          </w:pPr>
          <w:hyperlink r:id="rId53" w:history="1">
            <w:bookmarkStart w:id="377" w:name="_Ref33083638"/>
            <w:r w:rsidR="006D748A" w:rsidRPr="00691C9F">
              <w:rPr>
                <w:rStyle w:val="Hipervnculo"/>
              </w:rPr>
              <w:t>https://es.freelogodesign.org/terms-of-use</w:t>
            </w:r>
            <w:bookmarkEnd w:id="377"/>
          </w:hyperlink>
        </w:p>
        <w:p w14:paraId="08862A42" w14:textId="77777777" w:rsidR="00C849D5" w:rsidRDefault="00C849D5" w:rsidP="00C849D5">
          <w:pPr>
            <w:pStyle w:val="Prrafodelista"/>
          </w:pPr>
        </w:p>
        <w:p w14:paraId="35CA7B67" w14:textId="77777777" w:rsidR="00C849D5" w:rsidRDefault="002B49F8" w:rsidP="00EA6014">
          <w:pPr>
            <w:pStyle w:val="Prrafodelista"/>
            <w:numPr>
              <w:ilvl w:val="0"/>
              <w:numId w:val="11"/>
            </w:numPr>
          </w:pPr>
          <w:hyperlink r:id="rId54" w:history="1">
            <w:bookmarkStart w:id="378" w:name="_Ref33513975"/>
            <w:r w:rsidR="00C849D5" w:rsidRPr="00434624">
              <w:rPr>
                <w:rStyle w:val="Hipervnculo"/>
              </w:rPr>
              <w:t>https://developer.android.com/guide/topics/manifest/manifest-intro?hl=es</w:t>
            </w:r>
            <w:bookmarkEnd w:id="378"/>
          </w:hyperlink>
        </w:p>
        <w:p w14:paraId="7033A678" w14:textId="6E44BAD3" w:rsidR="00C849D5" w:rsidRDefault="00C849D5" w:rsidP="00C849D5"/>
        <w:p w14:paraId="5DC01C66" w14:textId="77777777" w:rsidR="00C849D5" w:rsidRDefault="00C849D5" w:rsidP="00C849D5"/>
        <w:p w14:paraId="3131C74D" w14:textId="77777777" w:rsidR="00482E23" w:rsidRDefault="00482E23" w:rsidP="0003617F"/>
        <w:p w14:paraId="5DB7AFA2" w14:textId="77777777" w:rsidR="00482E23" w:rsidRDefault="00482E23" w:rsidP="0003617F"/>
        <w:sdt>
          <w:sdtPr>
            <w:id w:val="111145805"/>
            <w:showingPlcHdr/>
            <w:bibliography/>
          </w:sdtPr>
          <w:sdtContent>
            <w:p w14:paraId="6AD9D1CF" w14:textId="77777777" w:rsidR="0003617F" w:rsidRDefault="0003617F">
              <w:r>
                <w:t xml:space="preserve">     </w:t>
              </w:r>
            </w:p>
          </w:sdtContent>
        </w:sdt>
      </w:sdtContent>
    </w:sdt>
    <w:p w14:paraId="4152EAFC" w14:textId="77777777" w:rsidR="008D6625" w:rsidRDefault="008D6625" w:rsidP="008D6625"/>
    <w:p w14:paraId="250D97E5" w14:textId="77777777" w:rsidR="00890A7E" w:rsidRDefault="00890A7E"/>
    <w:p w14:paraId="1588F792" w14:textId="77777777" w:rsidR="00890A7E" w:rsidRDefault="00890A7E"/>
    <w:p w14:paraId="428E6B8A" w14:textId="77777777" w:rsidR="00890A7E" w:rsidRDefault="00890A7E"/>
    <w:p w14:paraId="6CC05C41" w14:textId="73BBB398" w:rsidR="00890A7E" w:rsidRDefault="006641C7">
      <w:r>
        <w:t>*para añadir a la bibliografía usar referencias cruzadas.</w:t>
      </w:r>
    </w:p>
    <w:p w14:paraId="02E5B27A" w14:textId="72FAFD60" w:rsidR="00641CBD" w:rsidRDefault="00641CBD">
      <w:r>
        <w:t>*</w:t>
      </w:r>
      <w:proofErr w:type="gramStart"/>
      <w:r>
        <w:t>zoom</w:t>
      </w:r>
      <w:proofErr w:type="gramEnd"/>
      <w:r>
        <w:t xml:space="preserve"> 150</w:t>
      </w:r>
    </w:p>
    <w:p w14:paraId="2AA022A0" w14:textId="5B82B80A" w:rsidR="00890A7E" w:rsidRDefault="00890A7E"/>
    <w:p w14:paraId="40DB416F" w14:textId="366A1378" w:rsidR="007B0033" w:rsidRDefault="007B0033"/>
    <w:p w14:paraId="1E79BBC3" w14:textId="77777777" w:rsidR="007B0033" w:rsidRDefault="007B0033"/>
    <w:p w14:paraId="5C5D1516" w14:textId="77777777" w:rsidR="00890A7E" w:rsidRDefault="00890A7E"/>
    <w:p w14:paraId="79FED956" w14:textId="77777777" w:rsidR="00890A7E" w:rsidRDefault="00890A7E"/>
    <w:p w14:paraId="40E4AB1C" w14:textId="77777777" w:rsidR="00890A7E" w:rsidRDefault="00890A7E"/>
    <w:p w14:paraId="373852DE" w14:textId="77777777" w:rsidR="001D20CF" w:rsidRDefault="001D20CF" w:rsidP="001D20CF"/>
    <w:sectPr w:rsidR="001D20CF" w:rsidSect="00D35A69">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0" w:author="Juan Carlos de Alfonso Juliá" w:date="2020-04-11T12:05:00Z" w:initials="JCdAJ">
    <w:p w14:paraId="1834B842" w14:textId="6699D7A2" w:rsidR="006F5C5B" w:rsidRDefault="006F5C5B">
      <w:pPr>
        <w:pStyle w:val="Textocomentario"/>
      </w:pPr>
      <w:r>
        <w:rPr>
          <w:rStyle w:val="Refdecomentario"/>
        </w:rPr>
        <w:annotationRef/>
      </w:r>
      <w:r>
        <w:t>Hasta aquí todo bien</w:t>
      </w:r>
      <w:bookmarkStart w:id="51" w:name="_GoBack"/>
      <w:bookmarkEnd w:id="51"/>
    </w:p>
  </w:comment>
  <w:comment w:id="90" w:author="Juan Carlos de Alfonso Juliá" w:date="2020-04-11T10:44:00Z" w:initials="JCdAJ">
    <w:p w14:paraId="10FC1263" w14:textId="48DDA9A8" w:rsidR="008C4940" w:rsidRDefault="008C4940">
      <w:pPr>
        <w:pStyle w:val="Textocomentario"/>
      </w:pPr>
      <w:r>
        <w:rPr>
          <w:rStyle w:val="Refdecomentario"/>
        </w:rPr>
        <w:annotationRef/>
      </w:r>
      <w:r w:rsidRPr="008C4940">
        <w:t>https://docs.emlid.com/navio2/common/dev/gps-ublox/</w:t>
      </w:r>
    </w:p>
  </w:comment>
  <w:comment w:id="91" w:author="Juan Carlos de Alfonso Juliá" w:date="2020-04-11T10:42:00Z" w:initials="JCdAJ">
    <w:p w14:paraId="5CFDA8E1" w14:textId="533F88FC" w:rsidR="008C4940" w:rsidRDefault="008C4940">
      <w:pPr>
        <w:pStyle w:val="Textocomentario"/>
      </w:pPr>
      <w:r>
        <w:rPr>
          <w:rStyle w:val="Refdecomentario"/>
        </w:rPr>
        <w:annotationRef/>
      </w:r>
      <w:r w:rsidRPr="008C4940">
        <w:t>https://www.u-blox.com/sites/default/files/products/documents/u-blox6_ReceiverDescrProtSpec_%28GPS.G6-SW-10018%29_Public.pdf?utm_source=en%2Fimages%2Fdownloads%2FProduct_Docs%2Fu-blox6_ReceiverDescriptionProtocolSpec_%28GPS.G6-SW-10018%29.pdf</w:t>
      </w:r>
    </w:p>
  </w:comment>
  <w:comment w:id="105" w:author="Juan Carlos de Alfonso Juliá" w:date="2020-04-08T13:06:00Z" w:initials="JCdAJ">
    <w:p w14:paraId="33A8CE61" w14:textId="1AF2C3EB" w:rsidR="002B49F8" w:rsidRDefault="002B49F8">
      <w:pPr>
        <w:pStyle w:val="Textocomentario"/>
      </w:pPr>
      <w:r>
        <w:rPr>
          <w:rStyle w:val="Refdecomentario"/>
        </w:rPr>
        <w:annotationRef/>
      </w:r>
      <w:r>
        <w:t>Bibliografía:</w:t>
      </w:r>
    </w:p>
    <w:p w14:paraId="4892A0D1" w14:textId="26CE4DBC" w:rsidR="002B49F8" w:rsidRDefault="002B49F8">
      <w:pPr>
        <w:pStyle w:val="Textocomentario"/>
      </w:pPr>
      <w:r w:rsidRPr="00A60C19">
        <w:t>https://es.wikipedia.org/wiki/Cliente-servidor</w:t>
      </w:r>
    </w:p>
    <w:p w14:paraId="7CAE32EC" w14:textId="64809389" w:rsidR="002B49F8" w:rsidRDefault="002B49F8">
      <w:pPr>
        <w:pStyle w:val="Textocomentario"/>
      </w:pPr>
    </w:p>
  </w:comment>
  <w:comment w:id="109" w:author="Juan Carlos de Alfonso Juliá" w:date="2020-04-10T10:24:00Z" w:initials="JCdAJ">
    <w:p w14:paraId="12BE89F0" w14:textId="77777777" w:rsidR="002B49F8" w:rsidRDefault="002B49F8">
      <w:pPr>
        <w:pStyle w:val="Textocomentario"/>
      </w:pPr>
      <w:r>
        <w:rPr>
          <w:rStyle w:val="Refdecomentario"/>
        </w:rPr>
        <w:annotationRef/>
      </w:r>
      <w:r>
        <w:t>Bibliografía:</w:t>
      </w:r>
    </w:p>
    <w:p w14:paraId="5388F0E6" w14:textId="5890430E" w:rsidR="002B49F8" w:rsidRDefault="002B49F8">
      <w:pPr>
        <w:pStyle w:val="Textocomentario"/>
      </w:pPr>
      <w:r>
        <w:t>Diapositivas de la asignatura Redes. Tema 5: La capa de transporte. Protocolos TCP y UDP. Universidad complutense de Madrid.</w:t>
      </w:r>
    </w:p>
  </w:comment>
  <w:comment w:id="319" w:author="Juan Carlos de Alfonso Juliá" w:date="2020-04-10T11:13:00Z" w:initials="JCdAJ">
    <w:p w14:paraId="3DD607C3" w14:textId="15E0CD26" w:rsidR="002B49F8" w:rsidRDefault="002B49F8" w:rsidP="002976F7">
      <w:r>
        <w:rPr>
          <w:rStyle w:val="Refdecomentario"/>
        </w:rPr>
        <w:annotationRef/>
      </w:r>
      <w:r>
        <w:t>Bibliografía</w:t>
      </w:r>
    </w:p>
    <w:p w14:paraId="4EEBA9D2" w14:textId="169A7061" w:rsidR="002B49F8" w:rsidRDefault="002B49F8" w:rsidP="002976F7">
      <w:r w:rsidRPr="008E2B05">
        <w:t>https://developer.android.com/reference/android/os/AsyncTask</w:t>
      </w:r>
    </w:p>
    <w:p w14:paraId="502FB8B2" w14:textId="41DEACDD" w:rsidR="002B49F8" w:rsidRDefault="002B49F8">
      <w:pPr>
        <w:pStyle w:val="Textocomentario"/>
      </w:pPr>
    </w:p>
  </w:comment>
  <w:comment w:id="333" w:author="Juan Carlos de Alfonso Juliá" w:date="2020-04-10T10:33:00Z" w:initials="JCdAJ">
    <w:p w14:paraId="30E3BC06" w14:textId="77777777" w:rsidR="002B49F8" w:rsidRDefault="002B49F8">
      <w:pPr>
        <w:pStyle w:val="Textocomentario"/>
      </w:pPr>
      <w:r>
        <w:rPr>
          <w:rStyle w:val="Refdecomentario"/>
        </w:rPr>
        <w:annotationRef/>
      </w:r>
      <w:r>
        <w:t>Bibliografía:</w:t>
      </w:r>
    </w:p>
    <w:p w14:paraId="575C7A95" w14:textId="77777777" w:rsidR="002B49F8" w:rsidRPr="00E813DA" w:rsidRDefault="002B49F8" w:rsidP="00F625B3">
      <w:pPr>
        <w:pStyle w:val="Prrafodelista"/>
        <w:numPr>
          <w:ilvl w:val="0"/>
          <w:numId w:val="10"/>
        </w:numPr>
      </w:pPr>
      <w:r w:rsidRPr="00E813DA">
        <w:t>https://developers.arcgis.com/python/guide/how-ssd-works/</w:t>
      </w:r>
    </w:p>
    <w:p w14:paraId="7D6BB9D9" w14:textId="77777777" w:rsidR="002B49F8" w:rsidRDefault="002B49F8" w:rsidP="00F625B3">
      <w:pPr>
        <w:pStyle w:val="Prrafodelista"/>
        <w:numPr>
          <w:ilvl w:val="0"/>
          <w:numId w:val="10"/>
        </w:numPr>
      </w:pPr>
      <w:hyperlink r:id="rId1" w:history="1">
        <w:r w:rsidRPr="008B2CAC">
          <w:rPr>
            <w:rStyle w:val="Hipervnculo"/>
          </w:rPr>
          <w:t>https://www.google.com/url?sa=i&amp;url=https%3A%2F%2Fwww.learnopencv.com%2Ffaster-r-cnn-object-detection-with-pytorch%2F&amp;psig=AOvVaw0aQfrs2nwoYoSFawxtoTUI&amp;ust=1581582258583000&amp;source=images&amp;cd=vfe&amp;ved=0CAIQjRxqFwoTCLDB36HLy-cCFQAAAAAdAAAAABAD</w:t>
        </w:r>
      </w:hyperlink>
    </w:p>
    <w:p w14:paraId="231FFC60" w14:textId="4564BD37" w:rsidR="002B49F8" w:rsidRDefault="002B49F8" w:rsidP="00F625B3">
      <w:pPr>
        <w:pStyle w:val="Textocomentario"/>
      </w:pPr>
    </w:p>
  </w:comment>
  <w:comment w:id="335" w:author="Juan Carlos de Alfonso Juliá" w:date="2020-04-10T10:33:00Z" w:initials="JCdAJ">
    <w:p w14:paraId="606376CF" w14:textId="77777777" w:rsidR="002B49F8" w:rsidRDefault="002B49F8">
      <w:pPr>
        <w:pStyle w:val="Textocomentario"/>
      </w:pPr>
      <w:r>
        <w:rPr>
          <w:rStyle w:val="Refdecomentario"/>
        </w:rPr>
        <w:annotationRef/>
      </w:r>
      <w:r>
        <w:t>Bibliografía:</w:t>
      </w:r>
    </w:p>
    <w:p w14:paraId="62D1BBD6" w14:textId="77777777" w:rsidR="002B49F8" w:rsidRDefault="002B49F8" w:rsidP="00F625B3">
      <w:r w:rsidRPr="00917AF8">
        <w:t>https://www.deeplearningitalia.com/uso-del-aprendizaje-profundo-para-el-reconocimiento-de-objetos/</w:t>
      </w:r>
    </w:p>
    <w:p w14:paraId="29EB3912" w14:textId="459AD829" w:rsidR="002B49F8" w:rsidRDefault="002B49F8">
      <w:pPr>
        <w:pStyle w:val="Textocomentario"/>
      </w:pPr>
    </w:p>
  </w:comment>
  <w:comment w:id="339" w:author="Juan Carlos de Alfonso Juliá" w:date="2020-04-10T10:29:00Z" w:initials="JCdAJ">
    <w:p w14:paraId="51E2CF2F" w14:textId="77777777" w:rsidR="002B49F8" w:rsidRDefault="002B49F8">
      <w:pPr>
        <w:pStyle w:val="Textocomentario"/>
      </w:pPr>
      <w:r>
        <w:rPr>
          <w:rStyle w:val="Refdecomentario"/>
        </w:rPr>
        <w:annotationRef/>
      </w:r>
      <w:r>
        <w:t>Bibliografía</w:t>
      </w:r>
    </w:p>
    <w:p w14:paraId="61001609" w14:textId="14BBD716" w:rsidR="002B49F8" w:rsidRDefault="002B49F8" w:rsidP="00BC6318">
      <w:hyperlink r:id="rId2" w:history="1">
        <w:r w:rsidRPr="008B2CAC">
          <w:rPr>
            <w:rStyle w:val="Hipervnculo"/>
          </w:rPr>
          <w:t>https://tech.amikelive.com/node-718/what-object-categories-labels-are-in-coco-dataset/</w:t>
        </w:r>
      </w:hyperlink>
    </w:p>
  </w:comment>
  <w:comment w:id="340" w:author="Juan Carlos de Alfonso Juliá" w:date="2020-04-09T16:38:00Z" w:initials="JCdAJ">
    <w:p w14:paraId="79C40A78" w14:textId="06AE6592" w:rsidR="002B49F8" w:rsidRDefault="002B49F8">
      <w:pPr>
        <w:pStyle w:val="Textocomentario"/>
      </w:pPr>
      <w:r>
        <w:rPr>
          <w:rStyle w:val="Refdecomentario"/>
        </w:rPr>
        <w:annotationRef/>
      </w:r>
      <w:proofErr w:type="spellStart"/>
      <w:r>
        <w:t>Biblio</w:t>
      </w:r>
      <w:proofErr w:type="spellEnd"/>
      <w:r>
        <w:t xml:space="preserve"> de la imagen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834B842" w15:done="0"/>
  <w15:commentEx w15:paraId="10FC1263" w15:done="0"/>
  <w15:commentEx w15:paraId="5CFDA8E1" w15:done="0"/>
  <w15:commentEx w15:paraId="7CAE32EC" w15:done="0"/>
  <w15:commentEx w15:paraId="5388F0E6" w15:done="0"/>
  <w15:commentEx w15:paraId="502FB8B2" w15:done="0"/>
  <w15:commentEx w15:paraId="231FFC60" w15:done="0"/>
  <w15:commentEx w15:paraId="29EB3912" w15:done="0"/>
  <w15:commentEx w15:paraId="61001609" w15:done="0"/>
  <w15:commentEx w15:paraId="79C40A7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834B842" w16cid:durableId="223C311A"/>
  <w16cid:commentId w16cid:paraId="10FC1263" w16cid:durableId="223C1DFF"/>
  <w16cid:commentId w16cid:paraId="5CFDA8E1" w16cid:durableId="223C1D96"/>
  <w16cid:commentId w16cid:paraId="7CAE32EC" w16cid:durableId="22384ABF"/>
  <w16cid:commentId w16cid:paraId="5388F0E6" w16cid:durableId="223AC7EC"/>
  <w16cid:commentId w16cid:paraId="502FB8B2" w16cid:durableId="223AD34B"/>
  <w16cid:commentId w16cid:paraId="231FFC60" w16cid:durableId="223ACA04"/>
  <w16cid:commentId w16cid:paraId="29EB3912" w16cid:durableId="223AC9E4"/>
  <w16cid:commentId w16cid:paraId="61001609" w16cid:durableId="223AC8F6"/>
  <w16cid:commentId w16cid:paraId="79C40A78" w16cid:durableId="2239CD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0E403D" w14:textId="77777777" w:rsidR="00D419D6" w:rsidRDefault="00D419D6" w:rsidP="0027462E">
      <w:r>
        <w:separator/>
      </w:r>
    </w:p>
  </w:endnote>
  <w:endnote w:type="continuationSeparator" w:id="0">
    <w:p w14:paraId="35015ECD" w14:textId="77777777" w:rsidR="00D419D6" w:rsidRDefault="00D419D6" w:rsidP="00274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690808" w14:textId="77777777" w:rsidR="00D419D6" w:rsidRDefault="00D419D6" w:rsidP="0027462E">
      <w:r>
        <w:separator/>
      </w:r>
    </w:p>
  </w:footnote>
  <w:footnote w:type="continuationSeparator" w:id="0">
    <w:p w14:paraId="2C763D86" w14:textId="77777777" w:rsidR="00D419D6" w:rsidRDefault="00D419D6" w:rsidP="0027462E">
      <w:r>
        <w:continuationSeparator/>
      </w:r>
    </w:p>
  </w:footnote>
  <w:footnote w:id="1">
    <w:p w14:paraId="525322FF" w14:textId="254693A1" w:rsidR="002B49F8" w:rsidRDefault="002B49F8">
      <w:pPr>
        <w:pStyle w:val="Textonotapie"/>
      </w:pPr>
      <w:r>
        <w:rPr>
          <w:rStyle w:val="Refdenotaalpie"/>
        </w:rPr>
        <w:footnoteRef/>
      </w:r>
      <w:r>
        <w:t xml:space="preserve"> Standard </w:t>
      </w:r>
      <w:proofErr w:type="spellStart"/>
      <w:r>
        <w:t>triangle</w:t>
      </w:r>
      <w:proofErr w:type="spellEnd"/>
      <w:r>
        <w:t xml:space="preserve"> </w:t>
      </w:r>
      <w:proofErr w:type="spellStart"/>
      <w:r>
        <w:t>language</w:t>
      </w:r>
      <w:proofErr w:type="spellEnd"/>
    </w:p>
  </w:footnote>
  <w:footnote w:id="2">
    <w:p w14:paraId="33BD3B78" w14:textId="3E45F2A8" w:rsidR="002B49F8" w:rsidRDefault="002B49F8">
      <w:pPr>
        <w:pStyle w:val="Textonotapie"/>
      </w:pPr>
      <w:r>
        <w:rPr>
          <w:rStyle w:val="Refdenotaalpie"/>
        </w:rPr>
        <w:footnoteRef/>
      </w:r>
      <w:r>
        <w:t xml:space="preserve"> </w:t>
      </w:r>
      <w:proofErr w:type="spellStart"/>
      <w:r>
        <w:t>Electronic</w:t>
      </w:r>
      <w:proofErr w:type="spellEnd"/>
      <w:r>
        <w:t xml:space="preserve"> </w:t>
      </w:r>
      <w:proofErr w:type="spellStart"/>
      <w:r>
        <w:t>Speed</w:t>
      </w:r>
      <w:proofErr w:type="spellEnd"/>
      <w:r>
        <w:t xml:space="preserve"> Control</w:t>
      </w:r>
    </w:p>
  </w:footnote>
  <w:footnote w:id="3">
    <w:p w14:paraId="362E8831" w14:textId="77777777" w:rsidR="002B49F8" w:rsidRDefault="002B49F8">
      <w:pPr>
        <w:pStyle w:val="Textonotapie"/>
      </w:pPr>
      <w:r>
        <w:rPr>
          <w:rStyle w:val="Refdenotaalpie"/>
        </w:rPr>
        <w:footnoteRef/>
      </w:r>
      <w:r>
        <w:t xml:space="preserve"> </w:t>
      </w:r>
      <w:proofErr w:type="spellStart"/>
      <w:r>
        <w:t>Power</w:t>
      </w:r>
      <w:proofErr w:type="spellEnd"/>
      <w:r>
        <w:t xml:space="preserve"> </w:t>
      </w:r>
      <w:proofErr w:type="spellStart"/>
      <w:r>
        <w:t>distribution</w:t>
      </w:r>
      <w:proofErr w:type="spellEnd"/>
      <w:r>
        <w:t xml:space="preserve"> </w:t>
      </w:r>
      <w:proofErr w:type="spellStart"/>
      <w:r>
        <w:t>board</w:t>
      </w:r>
      <w:proofErr w:type="spellEnd"/>
    </w:p>
  </w:footnote>
  <w:footnote w:id="4">
    <w:p w14:paraId="322B8723" w14:textId="77777777" w:rsidR="002B49F8" w:rsidRDefault="002B49F8">
      <w:pPr>
        <w:pStyle w:val="Textonotapie"/>
      </w:pPr>
      <w:r>
        <w:rPr>
          <w:rStyle w:val="Refdenotaalpie"/>
        </w:rPr>
        <w:footnoteRef/>
      </w:r>
      <w:r>
        <w:t xml:space="preserve"> </w:t>
      </w:r>
      <w:proofErr w:type="spellStart"/>
      <w:r>
        <w:t>Secure</w:t>
      </w:r>
      <w:proofErr w:type="spellEnd"/>
      <w:r>
        <w:t xml:space="preserve"> Shell.</w:t>
      </w:r>
    </w:p>
  </w:footnote>
  <w:footnote w:id="5">
    <w:p w14:paraId="571C1675" w14:textId="50F55833" w:rsidR="002B49F8" w:rsidRDefault="002B49F8">
      <w:pPr>
        <w:pStyle w:val="Textonotapie"/>
      </w:pPr>
      <w:r>
        <w:rPr>
          <w:rStyle w:val="Refdenotaalpie"/>
        </w:rPr>
        <w:footnoteRef/>
      </w:r>
      <w:r>
        <w:t xml:space="preserve"> </w:t>
      </w:r>
      <w:proofErr w:type="spellStart"/>
      <w:r>
        <w:t>Inertial</w:t>
      </w:r>
      <w:proofErr w:type="spellEnd"/>
      <w:r>
        <w:t xml:space="preserve"> </w:t>
      </w:r>
      <w:proofErr w:type="spellStart"/>
      <w:r>
        <w:t>measurement</w:t>
      </w:r>
      <w:proofErr w:type="spellEnd"/>
      <w:r>
        <w:t xml:space="preserve"> </w:t>
      </w:r>
      <w:proofErr w:type="spellStart"/>
      <w:r>
        <w:t>unit</w:t>
      </w:r>
      <w:proofErr w:type="spellEnd"/>
      <w:r>
        <w:t>.</w:t>
      </w:r>
    </w:p>
  </w:footnote>
  <w:footnote w:id="6">
    <w:p w14:paraId="0423517A" w14:textId="1E781BC9" w:rsidR="00F80F7D" w:rsidRDefault="00F80F7D">
      <w:pPr>
        <w:pStyle w:val="Textonotapie"/>
      </w:pPr>
      <w:r>
        <w:rPr>
          <w:rStyle w:val="Refdenotaalpie"/>
        </w:rPr>
        <w:footnoteRef/>
      </w:r>
      <w:r>
        <w:t xml:space="preserve"> North-</w:t>
      </w:r>
      <w:proofErr w:type="spellStart"/>
      <w:r>
        <w:t>east</w:t>
      </w:r>
      <w:proofErr w:type="spellEnd"/>
      <w:r>
        <w:t>-</w:t>
      </w:r>
      <w:proofErr w:type="spellStart"/>
      <w:r>
        <w:t>down</w:t>
      </w:r>
      <w:proofErr w:type="spellEnd"/>
      <w:r>
        <w:t xml:space="preserve"> </w:t>
      </w:r>
      <w:proofErr w:type="spellStart"/>
      <w:r>
        <w:t>system</w:t>
      </w:r>
      <w:proofErr w:type="spellEnd"/>
    </w:p>
  </w:footnote>
  <w:footnote w:id="7">
    <w:p w14:paraId="34C8CBD1" w14:textId="20E96FF1" w:rsidR="002B49F8" w:rsidRDefault="002B49F8">
      <w:pPr>
        <w:pStyle w:val="Textonotapie"/>
      </w:pPr>
      <w:r>
        <w:rPr>
          <w:rStyle w:val="Refdenotaalpie"/>
        </w:rPr>
        <w:footnoteRef/>
      </w:r>
      <w:r>
        <w:t xml:space="preserve"> Pulse </w:t>
      </w:r>
      <w:proofErr w:type="spellStart"/>
      <w:r>
        <w:t>width</w:t>
      </w:r>
      <w:proofErr w:type="spellEnd"/>
      <w:r>
        <w:t xml:space="preserve"> </w:t>
      </w:r>
      <w:proofErr w:type="spellStart"/>
      <w:r>
        <w:t>modulation</w:t>
      </w:r>
      <w:proofErr w:type="spellEnd"/>
    </w:p>
  </w:footnote>
  <w:footnote w:id="8">
    <w:p w14:paraId="4AEC05A8" w14:textId="77777777" w:rsidR="002B49F8" w:rsidRDefault="002B49F8">
      <w:pPr>
        <w:pStyle w:val="Textonotapie"/>
      </w:pPr>
      <w:r>
        <w:rPr>
          <w:rStyle w:val="Refdenotaalpie"/>
        </w:rPr>
        <w:footnoteRef/>
      </w:r>
      <w:r>
        <w:t xml:space="preserve"> </w:t>
      </w:r>
      <w:proofErr w:type="spellStart"/>
      <w:r>
        <w:t>mAP</w:t>
      </w:r>
      <w:proofErr w:type="spellEnd"/>
      <w:r>
        <w:t xml:space="preserve">: mean </w:t>
      </w:r>
      <w:proofErr w:type="spellStart"/>
      <w:r>
        <w:t>average</w:t>
      </w:r>
      <w:proofErr w:type="spellEnd"/>
      <w:r>
        <w:t xml:space="preserve"> </w:t>
      </w:r>
      <w:proofErr w:type="spellStart"/>
      <w:r>
        <w:t>Precision</w:t>
      </w:r>
      <w:proofErr w:type="spellEnd"/>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26042"/>
    <w:multiLevelType w:val="hybridMultilevel"/>
    <w:tmpl w:val="003AEE44"/>
    <w:lvl w:ilvl="0" w:tplc="A244B36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8FA0639"/>
    <w:multiLevelType w:val="hybridMultilevel"/>
    <w:tmpl w:val="D056EE3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9813E60"/>
    <w:multiLevelType w:val="multilevel"/>
    <w:tmpl w:val="2A3A3A70"/>
    <w:lvl w:ilvl="0">
      <w:start w:val="5"/>
      <w:numFmt w:val="decimal"/>
      <w:lvlText w:val="%1."/>
      <w:lvlJc w:val="left"/>
      <w:pPr>
        <w:ind w:left="360" w:hanging="360"/>
      </w:pPr>
      <w:rPr>
        <w:rFonts w:hint="default"/>
      </w:rPr>
    </w:lvl>
    <w:lvl w:ilvl="1">
      <w:start w:val="3"/>
      <w:numFmt w:val="decimal"/>
      <w:isLgl/>
      <w:lvlText w:val="%1.%2"/>
      <w:lvlJc w:val="left"/>
      <w:pPr>
        <w:ind w:left="580" w:hanging="5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76F3566"/>
    <w:multiLevelType w:val="hybridMultilevel"/>
    <w:tmpl w:val="5A2CA2DC"/>
    <w:lvl w:ilvl="0" w:tplc="6C8E104A">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23879B2"/>
    <w:multiLevelType w:val="hybridMultilevel"/>
    <w:tmpl w:val="4462FA52"/>
    <w:lvl w:ilvl="0" w:tplc="4E7C42A0">
      <w:start w:val="4"/>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29317873"/>
    <w:multiLevelType w:val="hybridMultilevel"/>
    <w:tmpl w:val="ACF49700"/>
    <w:lvl w:ilvl="0" w:tplc="31029618">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A00761A"/>
    <w:multiLevelType w:val="hybridMultilevel"/>
    <w:tmpl w:val="D056EE3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44BB723C"/>
    <w:multiLevelType w:val="hybridMultilevel"/>
    <w:tmpl w:val="B3A2C2DA"/>
    <w:lvl w:ilvl="0" w:tplc="9F1C7922">
      <w:start w:val="4"/>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59485C36"/>
    <w:multiLevelType w:val="hybridMultilevel"/>
    <w:tmpl w:val="A9E2F612"/>
    <w:lvl w:ilvl="0" w:tplc="3082588E">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68902208"/>
    <w:multiLevelType w:val="hybridMultilevel"/>
    <w:tmpl w:val="E1449EE2"/>
    <w:lvl w:ilvl="0" w:tplc="DB749746">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790E4E5D"/>
    <w:multiLevelType w:val="hybridMultilevel"/>
    <w:tmpl w:val="4C64018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3"/>
  </w:num>
  <w:num w:numId="2">
    <w:abstractNumId w:val="5"/>
  </w:num>
  <w:num w:numId="3">
    <w:abstractNumId w:val="8"/>
  </w:num>
  <w:num w:numId="4">
    <w:abstractNumId w:val="0"/>
  </w:num>
  <w:num w:numId="5">
    <w:abstractNumId w:val="9"/>
  </w:num>
  <w:num w:numId="6">
    <w:abstractNumId w:val="1"/>
  </w:num>
  <w:num w:numId="7">
    <w:abstractNumId w:val="10"/>
  </w:num>
  <w:num w:numId="8">
    <w:abstractNumId w:val="2"/>
  </w:num>
  <w:num w:numId="9">
    <w:abstractNumId w:val="4"/>
  </w:num>
  <w:num w:numId="10">
    <w:abstractNumId w:val="7"/>
  </w:num>
  <w:num w:numId="1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an Carlos de Alfonso Juliá">
    <w15:presenceInfo w15:providerId="AD" w15:userId="S::juancalf@ucm.es::a4ae4714-042b-4087-8113-ada53f2059a8"/>
  </w15:person>
  <w15:person w15:author="JUAN FRANCISCO JIMENEZ CASTELLANOS">
    <w15:presenceInfo w15:providerId="None" w15:userId="JUAN FRANCISCO JIMENEZ CASTELLAN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doNotDisplayPageBoundaries/>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BA6"/>
    <w:rsid w:val="00000873"/>
    <w:rsid w:val="00005698"/>
    <w:rsid w:val="000125D1"/>
    <w:rsid w:val="00013FB1"/>
    <w:rsid w:val="00014D39"/>
    <w:rsid w:val="00021256"/>
    <w:rsid w:val="0002230F"/>
    <w:rsid w:val="00031B4C"/>
    <w:rsid w:val="00031CC7"/>
    <w:rsid w:val="000326F7"/>
    <w:rsid w:val="000352F9"/>
    <w:rsid w:val="0003545C"/>
    <w:rsid w:val="0003617F"/>
    <w:rsid w:val="00036A4C"/>
    <w:rsid w:val="00036B3B"/>
    <w:rsid w:val="00042C8F"/>
    <w:rsid w:val="00045530"/>
    <w:rsid w:val="0004770F"/>
    <w:rsid w:val="00050AFC"/>
    <w:rsid w:val="000516F0"/>
    <w:rsid w:val="00052A97"/>
    <w:rsid w:val="000562F3"/>
    <w:rsid w:val="00067BDA"/>
    <w:rsid w:val="00077299"/>
    <w:rsid w:val="0008108D"/>
    <w:rsid w:val="00082AB2"/>
    <w:rsid w:val="00082BC8"/>
    <w:rsid w:val="00083DB4"/>
    <w:rsid w:val="00092876"/>
    <w:rsid w:val="00094FC3"/>
    <w:rsid w:val="0009519C"/>
    <w:rsid w:val="00097410"/>
    <w:rsid w:val="000976E6"/>
    <w:rsid w:val="000A0CCE"/>
    <w:rsid w:val="000A2CA8"/>
    <w:rsid w:val="000A393B"/>
    <w:rsid w:val="000A4680"/>
    <w:rsid w:val="000B3CA8"/>
    <w:rsid w:val="000B6D19"/>
    <w:rsid w:val="000C73DB"/>
    <w:rsid w:val="000D5AF9"/>
    <w:rsid w:val="000E1361"/>
    <w:rsid w:val="000E772D"/>
    <w:rsid w:val="00101501"/>
    <w:rsid w:val="001022C3"/>
    <w:rsid w:val="0010444D"/>
    <w:rsid w:val="00104836"/>
    <w:rsid w:val="001104E1"/>
    <w:rsid w:val="00117969"/>
    <w:rsid w:val="00117CA8"/>
    <w:rsid w:val="00117E62"/>
    <w:rsid w:val="00124662"/>
    <w:rsid w:val="00125AB7"/>
    <w:rsid w:val="00130978"/>
    <w:rsid w:val="00140B52"/>
    <w:rsid w:val="00141366"/>
    <w:rsid w:val="001426F1"/>
    <w:rsid w:val="00151340"/>
    <w:rsid w:val="001513A2"/>
    <w:rsid w:val="00151F70"/>
    <w:rsid w:val="00154DDF"/>
    <w:rsid w:val="001710F4"/>
    <w:rsid w:val="00173B21"/>
    <w:rsid w:val="00175C90"/>
    <w:rsid w:val="00186F83"/>
    <w:rsid w:val="00194887"/>
    <w:rsid w:val="001949EC"/>
    <w:rsid w:val="0019539D"/>
    <w:rsid w:val="001A0DF6"/>
    <w:rsid w:val="001A7724"/>
    <w:rsid w:val="001B028D"/>
    <w:rsid w:val="001B2377"/>
    <w:rsid w:val="001B3D28"/>
    <w:rsid w:val="001C1D8B"/>
    <w:rsid w:val="001C2F04"/>
    <w:rsid w:val="001C6523"/>
    <w:rsid w:val="001D0017"/>
    <w:rsid w:val="001D009D"/>
    <w:rsid w:val="001D20CF"/>
    <w:rsid w:val="001D569B"/>
    <w:rsid w:val="001E1F58"/>
    <w:rsid w:val="001E61EE"/>
    <w:rsid w:val="001F0EC6"/>
    <w:rsid w:val="001F1DD8"/>
    <w:rsid w:val="001F333C"/>
    <w:rsid w:val="001F581B"/>
    <w:rsid w:val="00200F1F"/>
    <w:rsid w:val="0020313B"/>
    <w:rsid w:val="002068C8"/>
    <w:rsid w:val="00206FAA"/>
    <w:rsid w:val="002075BD"/>
    <w:rsid w:val="00210AA9"/>
    <w:rsid w:val="002157A1"/>
    <w:rsid w:val="00216CEA"/>
    <w:rsid w:val="002229AD"/>
    <w:rsid w:val="00223240"/>
    <w:rsid w:val="00226715"/>
    <w:rsid w:val="00227C67"/>
    <w:rsid w:val="00227E69"/>
    <w:rsid w:val="002317CF"/>
    <w:rsid w:val="002336AD"/>
    <w:rsid w:val="00244F74"/>
    <w:rsid w:val="00245AFB"/>
    <w:rsid w:val="00246412"/>
    <w:rsid w:val="002471A2"/>
    <w:rsid w:val="0025226C"/>
    <w:rsid w:val="002543F4"/>
    <w:rsid w:val="00264503"/>
    <w:rsid w:val="00267435"/>
    <w:rsid w:val="002675C7"/>
    <w:rsid w:val="002700B8"/>
    <w:rsid w:val="0027417A"/>
    <w:rsid w:val="0027462E"/>
    <w:rsid w:val="0027471E"/>
    <w:rsid w:val="00276C76"/>
    <w:rsid w:val="00276F7B"/>
    <w:rsid w:val="00277F64"/>
    <w:rsid w:val="002964EC"/>
    <w:rsid w:val="002976F7"/>
    <w:rsid w:val="002A753F"/>
    <w:rsid w:val="002A766A"/>
    <w:rsid w:val="002B022B"/>
    <w:rsid w:val="002B123D"/>
    <w:rsid w:val="002B49F8"/>
    <w:rsid w:val="002B62F4"/>
    <w:rsid w:val="002C0076"/>
    <w:rsid w:val="002C0615"/>
    <w:rsid w:val="002C0973"/>
    <w:rsid w:val="002C2FC8"/>
    <w:rsid w:val="002C3BDD"/>
    <w:rsid w:val="002C7F96"/>
    <w:rsid w:val="002D56FF"/>
    <w:rsid w:val="002E1530"/>
    <w:rsid w:val="002E5974"/>
    <w:rsid w:val="002E7099"/>
    <w:rsid w:val="002F2E0F"/>
    <w:rsid w:val="003046DF"/>
    <w:rsid w:val="00312D95"/>
    <w:rsid w:val="00316B50"/>
    <w:rsid w:val="00322B60"/>
    <w:rsid w:val="0033126E"/>
    <w:rsid w:val="003364A1"/>
    <w:rsid w:val="0034560E"/>
    <w:rsid w:val="003539E2"/>
    <w:rsid w:val="00355D4D"/>
    <w:rsid w:val="003636BC"/>
    <w:rsid w:val="003740AE"/>
    <w:rsid w:val="00382F89"/>
    <w:rsid w:val="003833D5"/>
    <w:rsid w:val="003874AE"/>
    <w:rsid w:val="003A2A0D"/>
    <w:rsid w:val="003A6501"/>
    <w:rsid w:val="003B1128"/>
    <w:rsid w:val="003C1111"/>
    <w:rsid w:val="003C363F"/>
    <w:rsid w:val="003C6D83"/>
    <w:rsid w:val="003C7A22"/>
    <w:rsid w:val="003D60C2"/>
    <w:rsid w:val="003E5049"/>
    <w:rsid w:val="003E6343"/>
    <w:rsid w:val="003E7704"/>
    <w:rsid w:val="003F4171"/>
    <w:rsid w:val="004017E5"/>
    <w:rsid w:val="00410DE3"/>
    <w:rsid w:val="00410E42"/>
    <w:rsid w:val="0041222E"/>
    <w:rsid w:val="00413859"/>
    <w:rsid w:val="0042012A"/>
    <w:rsid w:val="00420E79"/>
    <w:rsid w:val="00422CEE"/>
    <w:rsid w:val="0043076D"/>
    <w:rsid w:val="00435B4B"/>
    <w:rsid w:val="00441A9A"/>
    <w:rsid w:val="004433B3"/>
    <w:rsid w:val="00445B5D"/>
    <w:rsid w:val="004515EA"/>
    <w:rsid w:val="00456515"/>
    <w:rsid w:val="00457C23"/>
    <w:rsid w:val="004641C7"/>
    <w:rsid w:val="00467636"/>
    <w:rsid w:val="004724B9"/>
    <w:rsid w:val="00476974"/>
    <w:rsid w:val="0048016A"/>
    <w:rsid w:val="004810D1"/>
    <w:rsid w:val="00482E23"/>
    <w:rsid w:val="0048344E"/>
    <w:rsid w:val="004933FA"/>
    <w:rsid w:val="00493BD1"/>
    <w:rsid w:val="00494294"/>
    <w:rsid w:val="00496715"/>
    <w:rsid w:val="00497E78"/>
    <w:rsid w:val="004A0867"/>
    <w:rsid w:val="004A3DAF"/>
    <w:rsid w:val="004A3E77"/>
    <w:rsid w:val="004A5D09"/>
    <w:rsid w:val="004B3735"/>
    <w:rsid w:val="004B6CB4"/>
    <w:rsid w:val="004C6576"/>
    <w:rsid w:val="004E3068"/>
    <w:rsid w:val="004E3455"/>
    <w:rsid w:val="004E40A9"/>
    <w:rsid w:val="004F476D"/>
    <w:rsid w:val="004F52B9"/>
    <w:rsid w:val="004F778B"/>
    <w:rsid w:val="00501663"/>
    <w:rsid w:val="00502175"/>
    <w:rsid w:val="00504447"/>
    <w:rsid w:val="0050680A"/>
    <w:rsid w:val="005072A1"/>
    <w:rsid w:val="00521802"/>
    <w:rsid w:val="00523820"/>
    <w:rsid w:val="005315CA"/>
    <w:rsid w:val="005348A0"/>
    <w:rsid w:val="0053614B"/>
    <w:rsid w:val="00537448"/>
    <w:rsid w:val="00540468"/>
    <w:rsid w:val="00540864"/>
    <w:rsid w:val="00544F48"/>
    <w:rsid w:val="00545AE3"/>
    <w:rsid w:val="00547A5E"/>
    <w:rsid w:val="005515A4"/>
    <w:rsid w:val="005610A9"/>
    <w:rsid w:val="00562A8A"/>
    <w:rsid w:val="005677D9"/>
    <w:rsid w:val="00571E60"/>
    <w:rsid w:val="005770FF"/>
    <w:rsid w:val="00587696"/>
    <w:rsid w:val="00597AAF"/>
    <w:rsid w:val="005A5E1F"/>
    <w:rsid w:val="005B042E"/>
    <w:rsid w:val="005B473F"/>
    <w:rsid w:val="005B5009"/>
    <w:rsid w:val="005C3D78"/>
    <w:rsid w:val="005D4E46"/>
    <w:rsid w:val="005D735C"/>
    <w:rsid w:val="005D7E55"/>
    <w:rsid w:val="005E028F"/>
    <w:rsid w:val="005E30A7"/>
    <w:rsid w:val="005E627A"/>
    <w:rsid w:val="005F1FF9"/>
    <w:rsid w:val="005F546F"/>
    <w:rsid w:val="005F6567"/>
    <w:rsid w:val="005F732C"/>
    <w:rsid w:val="00600B63"/>
    <w:rsid w:val="00601A7F"/>
    <w:rsid w:val="00611E0A"/>
    <w:rsid w:val="0061306F"/>
    <w:rsid w:val="006152A4"/>
    <w:rsid w:val="006358A1"/>
    <w:rsid w:val="00641BF4"/>
    <w:rsid w:val="00641C6B"/>
    <w:rsid w:val="00641CBD"/>
    <w:rsid w:val="00646B24"/>
    <w:rsid w:val="00646D87"/>
    <w:rsid w:val="006471DB"/>
    <w:rsid w:val="00650670"/>
    <w:rsid w:val="006507AB"/>
    <w:rsid w:val="006514F5"/>
    <w:rsid w:val="00653DBE"/>
    <w:rsid w:val="00660D77"/>
    <w:rsid w:val="006641C7"/>
    <w:rsid w:val="006647BA"/>
    <w:rsid w:val="006714CF"/>
    <w:rsid w:val="00671CA2"/>
    <w:rsid w:val="00672A2A"/>
    <w:rsid w:val="00676158"/>
    <w:rsid w:val="006814B7"/>
    <w:rsid w:val="006831A8"/>
    <w:rsid w:val="0068545E"/>
    <w:rsid w:val="00691DC2"/>
    <w:rsid w:val="00697918"/>
    <w:rsid w:val="006A0D35"/>
    <w:rsid w:val="006A3B1F"/>
    <w:rsid w:val="006B6377"/>
    <w:rsid w:val="006C449F"/>
    <w:rsid w:val="006D4135"/>
    <w:rsid w:val="006D748A"/>
    <w:rsid w:val="006E4786"/>
    <w:rsid w:val="006E5793"/>
    <w:rsid w:val="006E7AA2"/>
    <w:rsid w:val="006F5C5B"/>
    <w:rsid w:val="006F658B"/>
    <w:rsid w:val="006F75D9"/>
    <w:rsid w:val="006F76B2"/>
    <w:rsid w:val="0071231E"/>
    <w:rsid w:val="00714712"/>
    <w:rsid w:val="007174CC"/>
    <w:rsid w:val="00720E51"/>
    <w:rsid w:val="00721DB0"/>
    <w:rsid w:val="00723631"/>
    <w:rsid w:val="00724DCB"/>
    <w:rsid w:val="00726BD0"/>
    <w:rsid w:val="00730E18"/>
    <w:rsid w:val="00733C98"/>
    <w:rsid w:val="00741FC5"/>
    <w:rsid w:val="00743206"/>
    <w:rsid w:val="007440AD"/>
    <w:rsid w:val="00756334"/>
    <w:rsid w:val="00762289"/>
    <w:rsid w:val="0077067B"/>
    <w:rsid w:val="00774D70"/>
    <w:rsid w:val="00775EE1"/>
    <w:rsid w:val="0077769D"/>
    <w:rsid w:val="00781137"/>
    <w:rsid w:val="007830C0"/>
    <w:rsid w:val="00785F59"/>
    <w:rsid w:val="007878A6"/>
    <w:rsid w:val="0079031C"/>
    <w:rsid w:val="0079295D"/>
    <w:rsid w:val="00793CCF"/>
    <w:rsid w:val="007949CF"/>
    <w:rsid w:val="00796977"/>
    <w:rsid w:val="007A0D09"/>
    <w:rsid w:val="007A28FA"/>
    <w:rsid w:val="007A4459"/>
    <w:rsid w:val="007A5A2F"/>
    <w:rsid w:val="007A5C3B"/>
    <w:rsid w:val="007B0033"/>
    <w:rsid w:val="007B19AF"/>
    <w:rsid w:val="007B19B2"/>
    <w:rsid w:val="007B44F6"/>
    <w:rsid w:val="007B5FD5"/>
    <w:rsid w:val="007B7B4F"/>
    <w:rsid w:val="007C1FB2"/>
    <w:rsid w:val="007C2076"/>
    <w:rsid w:val="007C25EE"/>
    <w:rsid w:val="007E0342"/>
    <w:rsid w:val="007E33D3"/>
    <w:rsid w:val="007E56E9"/>
    <w:rsid w:val="007F12F4"/>
    <w:rsid w:val="007F14CD"/>
    <w:rsid w:val="007F2AB6"/>
    <w:rsid w:val="007F3018"/>
    <w:rsid w:val="007F5FCE"/>
    <w:rsid w:val="00804D06"/>
    <w:rsid w:val="00810173"/>
    <w:rsid w:val="00811FCB"/>
    <w:rsid w:val="0081214B"/>
    <w:rsid w:val="00815798"/>
    <w:rsid w:val="0081612C"/>
    <w:rsid w:val="008171EA"/>
    <w:rsid w:val="008173DD"/>
    <w:rsid w:val="00820192"/>
    <w:rsid w:val="00824202"/>
    <w:rsid w:val="008256EE"/>
    <w:rsid w:val="008266FB"/>
    <w:rsid w:val="008277ED"/>
    <w:rsid w:val="00832796"/>
    <w:rsid w:val="00843C60"/>
    <w:rsid w:val="00847FB8"/>
    <w:rsid w:val="00851FAA"/>
    <w:rsid w:val="00852CB5"/>
    <w:rsid w:val="00853391"/>
    <w:rsid w:val="00855042"/>
    <w:rsid w:val="00860826"/>
    <w:rsid w:val="0086113D"/>
    <w:rsid w:val="008635C7"/>
    <w:rsid w:val="0086403F"/>
    <w:rsid w:val="00867291"/>
    <w:rsid w:val="00875DEB"/>
    <w:rsid w:val="00876EFE"/>
    <w:rsid w:val="0088059A"/>
    <w:rsid w:val="0088076E"/>
    <w:rsid w:val="00883262"/>
    <w:rsid w:val="00890A7E"/>
    <w:rsid w:val="008914D7"/>
    <w:rsid w:val="00892957"/>
    <w:rsid w:val="008A7D0A"/>
    <w:rsid w:val="008A7D94"/>
    <w:rsid w:val="008A7EB0"/>
    <w:rsid w:val="008B38E6"/>
    <w:rsid w:val="008B7EA6"/>
    <w:rsid w:val="008C3B98"/>
    <w:rsid w:val="008C3BDA"/>
    <w:rsid w:val="008C4940"/>
    <w:rsid w:val="008C6BF1"/>
    <w:rsid w:val="008C7933"/>
    <w:rsid w:val="008D3559"/>
    <w:rsid w:val="008D6625"/>
    <w:rsid w:val="008E1C4C"/>
    <w:rsid w:val="008E2B05"/>
    <w:rsid w:val="008E5944"/>
    <w:rsid w:val="008E76EC"/>
    <w:rsid w:val="008F1F73"/>
    <w:rsid w:val="008F48BA"/>
    <w:rsid w:val="008F5620"/>
    <w:rsid w:val="008F5FBA"/>
    <w:rsid w:val="008F6737"/>
    <w:rsid w:val="008F7F39"/>
    <w:rsid w:val="00901195"/>
    <w:rsid w:val="009013A8"/>
    <w:rsid w:val="00905686"/>
    <w:rsid w:val="009058BA"/>
    <w:rsid w:val="0091160A"/>
    <w:rsid w:val="0091575F"/>
    <w:rsid w:val="0091685A"/>
    <w:rsid w:val="00917AF8"/>
    <w:rsid w:val="0092036C"/>
    <w:rsid w:val="009273A5"/>
    <w:rsid w:val="009307AA"/>
    <w:rsid w:val="00930E80"/>
    <w:rsid w:val="00932C25"/>
    <w:rsid w:val="009345EB"/>
    <w:rsid w:val="00934DC8"/>
    <w:rsid w:val="00940BDE"/>
    <w:rsid w:val="00946E18"/>
    <w:rsid w:val="0094761C"/>
    <w:rsid w:val="00952425"/>
    <w:rsid w:val="009569EA"/>
    <w:rsid w:val="00960367"/>
    <w:rsid w:val="009618A4"/>
    <w:rsid w:val="00963392"/>
    <w:rsid w:val="00964C48"/>
    <w:rsid w:val="00971CB5"/>
    <w:rsid w:val="00980A72"/>
    <w:rsid w:val="0098314E"/>
    <w:rsid w:val="00984AFA"/>
    <w:rsid w:val="0099253E"/>
    <w:rsid w:val="00995381"/>
    <w:rsid w:val="009A2871"/>
    <w:rsid w:val="009A737A"/>
    <w:rsid w:val="009A793D"/>
    <w:rsid w:val="009B0FC1"/>
    <w:rsid w:val="009B2F93"/>
    <w:rsid w:val="009B3335"/>
    <w:rsid w:val="009D032D"/>
    <w:rsid w:val="009D27A3"/>
    <w:rsid w:val="009D2E31"/>
    <w:rsid w:val="009D6253"/>
    <w:rsid w:val="009D7EAC"/>
    <w:rsid w:val="009E1A86"/>
    <w:rsid w:val="009E7E54"/>
    <w:rsid w:val="009F109B"/>
    <w:rsid w:val="009F14B1"/>
    <w:rsid w:val="009F1C42"/>
    <w:rsid w:val="009F6F41"/>
    <w:rsid w:val="00A000A2"/>
    <w:rsid w:val="00A05BAB"/>
    <w:rsid w:val="00A12F0A"/>
    <w:rsid w:val="00A13AC7"/>
    <w:rsid w:val="00A16035"/>
    <w:rsid w:val="00A1667A"/>
    <w:rsid w:val="00A302D0"/>
    <w:rsid w:val="00A34BF1"/>
    <w:rsid w:val="00A3696D"/>
    <w:rsid w:val="00A4091E"/>
    <w:rsid w:val="00A4609A"/>
    <w:rsid w:val="00A50E68"/>
    <w:rsid w:val="00A60C19"/>
    <w:rsid w:val="00A661C2"/>
    <w:rsid w:val="00A676CC"/>
    <w:rsid w:val="00A737FF"/>
    <w:rsid w:val="00A76E31"/>
    <w:rsid w:val="00A81E6B"/>
    <w:rsid w:val="00A842E7"/>
    <w:rsid w:val="00A872AC"/>
    <w:rsid w:val="00A91CF1"/>
    <w:rsid w:val="00A969BE"/>
    <w:rsid w:val="00AA60F5"/>
    <w:rsid w:val="00AB217E"/>
    <w:rsid w:val="00AB2375"/>
    <w:rsid w:val="00AB3CA4"/>
    <w:rsid w:val="00AB5EC5"/>
    <w:rsid w:val="00AB7921"/>
    <w:rsid w:val="00AC077F"/>
    <w:rsid w:val="00AC09A3"/>
    <w:rsid w:val="00AC1435"/>
    <w:rsid w:val="00AC35E5"/>
    <w:rsid w:val="00AC543C"/>
    <w:rsid w:val="00AC57CA"/>
    <w:rsid w:val="00AD03DC"/>
    <w:rsid w:val="00AD0F6C"/>
    <w:rsid w:val="00AD2AA4"/>
    <w:rsid w:val="00AD452B"/>
    <w:rsid w:val="00AE0B79"/>
    <w:rsid w:val="00AE2CD7"/>
    <w:rsid w:val="00AE2F4E"/>
    <w:rsid w:val="00AE79E5"/>
    <w:rsid w:val="00AF3200"/>
    <w:rsid w:val="00AF36D3"/>
    <w:rsid w:val="00B02A4D"/>
    <w:rsid w:val="00B04DF7"/>
    <w:rsid w:val="00B0707E"/>
    <w:rsid w:val="00B108B1"/>
    <w:rsid w:val="00B10F85"/>
    <w:rsid w:val="00B12C0B"/>
    <w:rsid w:val="00B17F47"/>
    <w:rsid w:val="00B21C26"/>
    <w:rsid w:val="00B307F8"/>
    <w:rsid w:val="00B31A13"/>
    <w:rsid w:val="00B32FC3"/>
    <w:rsid w:val="00B34D3B"/>
    <w:rsid w:val="00B357DE"/>
    <w:rsid w:val="00B35F81"/>
    <w:rsid w:val="00B37D4D"/>
    <w:rsid w:val="00B41EF5"/>
    <w:rsid w:val="00B457EA"/>
    <w:rsid w:val="00B577ED"/>
    <w:rsid w:val="00B67008"/>
    <w:rsid w:val="00B6725E"/>
    <w:rsid w:val="00B746CC"/>
    <w:rsid w:val="00B75394"/>
    <w:rsid w:val="00B80323"/>
    <w:rsid w:val="00B817C3"/>
    <w:rsid w:val="00B86CE7"/>
    <w:rsid w:val="00B90F38"/>
    <w:rsid w:val="00B91A8E"/>
    <w:rsid w:val="00B97BA6"/>
    <w:rsid w:val="00BA07B4"/>
    <w:rsid w:val="00BA2A4B"/>
    <w:rsid w:val="00BA3321"/>
    <w:rsid w:val="00BA5A39"/>
    <w:rsid w:val="00BA5E12"/>
    <w:rsid w:val="00BB5AF6"/>
    <w:rsid w:val="00BB62D1"/>
    <w:rsid w:val="00BB658E"/>
    <w:rsid w:val="00BC110D"/>
    <w:rsid w:val="00BC1E65"/>
    <w:rsid w:val="00BC5C4A"/>
    <w:rsid w:val="00BC600E"/>
    <w:rsid w:val="00BC6318"/>
    <w:rsid w:val="00BD117E"/>
    <w:rsid w:val="00BD22E8"/>
    <w:rsid w:val="00BD5EEA"/>
    <w:rsid w:val="00BD65D3"/>
    <w:rsid w:val="00BD6EA3"/>
    <w:rsid w:val="00BD7BD7"/>
    <w:rsid w:val="00BE2665"/>
    <w:rsid w:val="00BE78F1"/>
    <w:rsid w:val="00BF13A1"/>
    <w:rsid w:val="00BF3B12"/>
    <w:rsid w:val="00BF4399"/>
    <w:rsid w:val="00C01432"/>
    <w:rsid w:val="00C05470"/>
    <w:rsid w:val="00C14D8C"/>
    <w:rsid w:val="00C156F4"/>
    <w:rsid w:val="00C22ED9"/>
    <w:rsid w:val="00C24D3B"/>
    <w:rsid w:val="00C40674"/>
    <w:rsid w:val="00C411D7"/>
    <w:rsid w:val="00C41CE0"/>
    <w:rsid w:val="00C42882"/>
    <w:rsid w:val="00C43434"/>
    <w:rsid w:val="00C456DB"/>
    <w:rsid w:val="00C46CE6"/>
    <w:rsid w:val="00C47AF1"/>
    <w:rsid w:val="00C613EA"/>
    <w:rsid w:val="00C614F4"/>
    <w:rsid w:val="00C63CDF"/>
    <w:rsid w:val="00C71B12"/>
    <w:rsid w:val="00C8027B"/>
    <w:rsid w:val="00C81E73"/>
    <w:rsid w:val="00C8355B"/>
    <w:rsid w:val="00C84887"/>
    <w:rsid w:val="00C849D5"/>
    <w:rsid w:val="00C871B4"/>
    <w:rsid w:val="00C93EC0"/>
    <w:rsid w:val="00CA1195"/>
    <w:rsid w:val="00CA4318"/>
    <w:rsid w:val="00CB482C"/>
    <w:rsid w:val="00CC3BFB"/>
    <w:rsid w:val="00CC4D3D"/>
    <w:rsid w:val="00CC79C0"/>
    <w:rsid w:val="00CD0658"/>
    <w:rsid w:val="00CD08B1"/>
    <w:rsid w:val="00CD2FBB"/>
    <w:rsid w:val="00CD5219"/>
    <w:rsid w:val="00CE18EA"/>
    <w:rsid w:val="00CE36A3"/>
    <w:rsid w:val="00CE5475"/>
    <w:rsid w:val="00CE6DD9"/>
    <w:rsid w:val="00CE72AF"/>
    <w:rsid w:val="00CE786D"/>
    <w:rsid w:val="00CF0C2E"/>
    <w:rsid w:val="00CF4620"/>
    <w:rsid w:val="00CF5457"/>
    <w:rsid w:val="00CF6286"/>
    <w:rsid w:val="00CF6E94"/>
    <w:rsid w:val="00D02032"/>
    <w:rsid w:val="00D0516D"/>
    <w:rsid w:val="00D204CD"/>
    <w:rsid w:val="00D211AE"/>
    <w:rsid w:val="00D2267A"/>
    <w:rsid w:val="00D239B8"/>
    <w:rsid w:val="00D256AD"/>
    <w:rsid w:val="00D3256C"/>
    <w:rsid w:val="00D34FC7"/>
    <w:rsid w:val="00D35A69"/>
    <w:rsid w:val="00D37374"/>
    <w:rsid w:val="00D40ECA"/>
    <w:rsid w:val="00D415CA"/>
    <w:rsid w:val="00D419D6"/>
    <w:rsid w:val="00D432F8"/>
    <w:rsid w:val="00D47AB4"/>
    <w:rsid w:val="00D64A34"/>
    <w:rsid w:val="00D65A3B"/>
    <w:rsid w:val="00D6671E"/>
    <w:rsid w:val="00D66DDA"/>
    <w:rsid w:val="00D7368F"/>
    <w:rsid w:val="00D74C77"/>
    <w:rsid w:val="00D82430"/>
    <w:rsid w:val="00D91E41"/>
    <w:rsid w:val="00D937E9"/>
    <w:rsid w:val="00D93B14"/>
    <w:rsid w:val="00D93C07"/>
    <w:rsid w:val="00DA4447"/>
    <w:rsid w:val="00DA453D"/>
    <w:rsid w:val="00DB35A0"/>
    <w:rsid w:val="00DB738C"/>
    <w:rsid w:val="00DC056E"/>
    <w:rsid w:val="00DC23A6"/>
    <w:rsid w:val="00DC7703"/>
    <w:rsid w:val="00DD1384"/>
    <w:rsid w:val="00DD6C31"/>
    <w:rsid w:val="00DE02F4"/>
    <w:rsid w:val="00DF0F4A"/>
    <w:rsid w:val="00DF5A7C"/>
    <w:rsid w:val="00DF7293"/>
    <w:rsid w:val="00E01AD7"/>
    <w:rsid w:val="00E0419F"/>
    <w:rsid w:val="00E05748"/>
    <w:rsid w:val="00E10611"/>
    <w:rsid w:val="00E10EB9"/>
    <w:rsid w:val="00E11705"/>
    <w:rsid w:val="00E15296"/>
    <w:rsid w:val="00E20243"/>
    <w:rsid w:val="00E21241"/>
    <w:rsid w:val="00E23013"/>
    <w:rsid w:val="00E27C9F"/>
    <w:rsid w:val="00E27CE6"/>
    <w:rsid w:val="00E34B0F"/>
    <w:rsid w:val="00E40D6B"/>
    <w:rsid w:val="00E414E2"/>
    <w:rsid w:val="00E43AB0"/>
    <w:rsid w:val="00E63A5A"/>
    <w:rsid w:val="00E6574E"/>
    <w:rsid w:val="00E70A07"/>
    <w:rsid w:val="00E71433"/>
    <w:rsid w:val="00E719BD"/>
    <w:rsid w:val="00E813DA"/>
    <w:rsid w:val="00E817E4"/>
    <w:rsid w:val="00E85B31"/>
    <w:rsid w:val="00E91B3A"/>
    <w:rsid w:val="00E94DDD"/>
    <w:rsid w:val="00E9793B"/>
    <w:rsid w:val="00EA383D"/>
    <w:rsid w:val="00EA6014"/>
    <w:rsid w:val="00EB2809"/>
    <w:rsid w:val="00EB2DEA"/>
    <w:rsid w:val="00EB7A7D"/>
    <w:rsid w:val="00EB7DB4"/>
    <w:rsid w:val="00EC4274"/>
    <w:rsid w:val="00EC697B"/>
    <w:rsid w:val="00ED00E9"/>
    <w:rsid w:val="00ED66FE"/>
    <w:rsid w:val="00ED67E4"/>
    <w:rsid w:val="00ED79F5"/>
    <w:rsid w:val="00EE1852"/>
    <w:rsid w:val="00EF05A5"/>
    <w:rsid w:val="00EF0685"/>
    <w:rsid w:val="00EF43E8"/>
    <w:rsid w:val="00EF7AE5"/>
    <w:rsid w:val="00F03F33"/>
    <w:rsid w:val="00F10574"/>
    <w:rsid w:val="00F10BB2"/>
    <w:rsid w:val="00F11581"/>
    <w:rsid w:val="00F11B71"/>
    <w:rsid w:val="00F12C18"/>
    <w:rsid w:val="00F20896"/>
    <w:rsid w:val="00F25017"/>
    <w:rsid w:val="00F25C85"/>
    <w:rsid w:val="00F261B6"/>
    <w:rsid w:val="00F27DE3"/>
    <w:rsid w:val="00F302F8"/>
    <w:rsid w:val="00F304BF"/>
    <w:rsid w:val="00F31E65"/>
    <w:rsid w:val="00F35D90"/>
    <w:rsid w:val="00F403B4"/>
    <w:rsid w:val="00F41EA4"/>
    <w:rsid w:val="00F41F51"/>
    <w:rsid w:val="00F427BF"/>
    <w:rsid w:val="00F43834"/>
    <w:rsid w:val="00F46BCE"/>
    <w:rsid w:val="00F46ED4"/>
    <w:rsid w:val="00F566D5"/>
    <w:rsid w:val="00F60140"/>
    <w:rsid w:val="00F625B3"/>
    <w:rsid w:val="00F672DC"/>
    <w:rsid w:val="00F67E05"/>
    <w:rsid w:val="00F709F1"/>
    <w:rsid w:val="00F72FC2"/>
    <w:rsid w:val="00F7316E"/>
    <w:rsid w:val="00F75264"/>
    <w:rsid w:val="00F77496"/>
    <w:rsid w:val="00F77889"/>
    <w:rsid w:val="00F80F7D"/>
    <w:rsid w:val="00F86137"/>
    <w:rsid w:val="00F93C03"/>
    <w:rsid w:val="00F9510C"/>
    <w:rsid w:val="00FA1520"/>
    <w:rsid w:val="00FA548C"/>
    <w:rsid w:val="00FA5FF9"/>
    <w:rsid w:val="00FA7B65"/>
    <w:rsid w:val="00FB0F7E"/>
    <w:rsid w:val="00FB7FDE"/>
    <w:rsid w:val="00FC20D3"/>
    <w:rsid w:val="00FC2890"/>
    <w:rsid w:val="00FC3AC4"/>
    <w:rsid w:val="00FD126A"/>
    <w:rsid w:val="00FD40BA"/>
    <w:rsid w:val="00FE628A"/>
    <w:rsid w:val="00FF484D"/>
    <w:rsid w:val="00FF79CB"/>
    <w:rsid w:val="00FF7AA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0EC75"/>
  <w15:chartTrackingRefBased/>
  <w15:docId w15:val="{5368C650-63BA-4A5C-A990-2C6B08104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B1F"/>
    <w:rPr>
      <w:rFonts w:eastAsia="Times New Roman" w:cs="Times New Roman"/>
    </w:rPr>
  </w:style>
  <w:style w:type="paragraph" w:styleId="Ttulo1">
    <w:name w:val="heading 1"/>
    <w:aliases w:val="partes2"/>
    <w:basedOn w:val="Normal"/>
    <w:next w:val="Normal"/>
    <w:link w:val="Ttulo1Car"/>
    <w:uiPriority w:val="9"/>
    <w:qFormat/>
    <w:rsid w:val="005D7E55"/>
    <w:pPr>
      <w:keepNext/>
      <w:keepLines/>
      <w:spacing w:before="240"/>
      <w:outlineLvl w:val="0"/>
    </w:pPr>
    <w:rPr>
      <w:rFonts w:asciiTheme="majorHAnsi" w:eastAsiaTheme="majorEastAsia" w:hAnsiTheme="majorHAnsi" w:cstheme="majorBidi"/>
      <w:color w:val="000000" w:themeColor="text1"/>
      <w:sz w:val="32"/>
      <w:szCs w:val="32"/>
    </w:rPr>
  </w:style>
  <w:style w:type="paragraph" w:styleId="Ttulo2">
    <w:name w:val="heading 2"/>
    <w:aliases w:val="partes3"/>
    <w:basedOn w:val="Normal"/>
    <w:next w:val="Normal"/>
    <w:link w:val="Ttulo2Car"/>
    <w:uiPriority w:val="9"/>
    <w:unhideWhenUsed/>
    <w:qFormat/>
    <w:rsid w:val="008F6737"/>
    <w:pPr>
      <w:keepNext/>
      <w:keepLines/>
      <w:spacing w:before="4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4A3E77"/>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4A3E77"/>
    <w:pPr>
      <w:keepNext/>
      <w:keepLines/>
      <w:spacing w:before="40"/>
      <w:outlineLvl w:val="3"/>
    </w:pPr>
    <w:rPr>
      <w:rFonts w:asciiTheme="majorHAnsi" w:eastAsiaTheme="majorEastAsia" w:hAnsiTheme="majorHAnsi" w:cstheme="majorBidi"/>
      <w:i/>
      <w:iCs/>
      <w:color w:val="2F5496" w:themeColor="accent1" w:themeShade="BF"/>
    </w:rPr>
  </w:style>
  <w:style w:type="paragraph" w:styleId="Ttulo9">
    <w:name w:val="heading 9"/>
    <w:basedOn w:val="Normal"/>
    <w:next w:val="Normal"/>
    <w:link w:val="Ttulo9Car"/>
    <w:uiPriority w:val="9"/>
    <w:semiHidden/>
    <w:unhideWhenUsed/>
    <w:qFormat/>
    <w:rsid w:val="008F673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BA6"/>
    <w:pPr>
      <w:ind w:left="720"/>
      <w:contextualSpacing/>
    </w:pPr>
    <w:rPr>
      <w:rFonts w:eastAsiaTheme="minorEastAsia" w:cstheme="minorBidi"/>
    </w:rPr>
  </w:style>
  <w:style w:type="character" w:customStyle="1" w:styleId="Ttulo1Car">
    <w:name w:val="Título 1 Car"/>
    <w:aliases w:val="partes2 Car"/>
    <w:basedOn w:val="Fuentedeprrafopredeter"/>
    <w:link w:val="Ttulo1"/>
    <w:uiPriority w:val="9"/>
    <w:rsid w:val="005D7E55"/>
    <w:rPr>
      <w:rFonts w:asciiTheme="majorHAnsi" w:eastAsiaTheme="majorEastAsia" w:hAnsiTheme="majorHAnsi" w:cstheme="majorBidi"/>
      <w:color w:val="000000" w:themeColor="text1"/>
      <w:sz w:val="32"/>
      <w:szCs w:val="32"/>
    </w:rPr>
  </w:style>
  <w:style w:type="paragraph" w:styleId="TtuloTDC">
    <w:name w:val="TOC Heading"/>
    <w:aliases w:val="partes"/>
    <w:basedOn w:val="Ttulo1"/>
    <w:next w:val="Normal"/>
    <w:uiPriority w:val="39"/>
    <w:unhideWhenUsed/>
    <w:qFormat/>
    <w:rsid w:val="004A3E77"/>
    <w:pPr>
      <w:spacing w:before="480" w:line="276" w:lineRule="auto"/>
      <w:outlineLvl w:val="9"/>
    </w:pPr>
    <w:rPr>
      <w:b/>
      <w:bCs/>
      <w:sz w:val="40"/>
      <w:szCs w:val="28"/>
    </w:rPr>
  </w:style>
  <w:style w:type="paragraph" w:styleId="TDC1">
    <w:name w:val="toc 1"/>
    <w:basedOn w:val="Normal"/>
    <w:next w:val="Normal"/>
    <w:autoRedefine/>
    <w:uiPriority w:val="39"/>
    <w:unhideWhenUsed/>
    <w:rsid w:val="00E05748"/>
    <w:pPr>
      <w:tabs>
        <w:tab w:val="right" w:leader="dot" w:pos="8488"/>
      </w:tabs>
      <w:spacing w:before="120"/>
    </w:pPr>
    <w:rPr>
      <w:rFonts w:eastAsiaTheme="minorEastAsia" w:cstheme="minorHAnsi"/>
      <w:b/>
      <w:bCs/>
      <w:i/>
      <w:iCs/>
    </w:rPr>
  </w:style>
  <w:style w:type="paragraph" w:styleId="TDC2">
    <w:name w:val="toc 2"/>
    <w:basedOn w:val="Normal"/>
    <w:next w:val="Normal"/>
    <w:autoRedefine/>
    <w:uiPriority w:val="39"/>
    <w:unhideWhenUsed/>
    <w:rsid w:val="00E05748"/>
    <w:pPr>
      <w:tabs>
        <w:tab w:val="right" w:leader="dot" w:pos="8488"/>
      </w:tabs>
      <w:spacing w:before="120"/>
      <w:ind w:left="240"/>
    </w:pPr>
    <w:rPr>
      <w:rFonts w:eastAsiaTheme="minorEastAsia" w:cstheme="minorHAnsi"/>
      <w:b/>
      <w:bCs/>
      <w:sz w:val="22"/>
      <w:szCs w:val="22"/>
    </w:rPr>
  </w:style>
  <w:style w:type="paragraph" w:styleId="TDC3">
    <w:name w:val="toc 3"/>
    <w:basedOn w:val="Normal"/>
    <w:next w:val="Normal"/>
    <w:autoRedefine/>
    <w:uiPriority w:val="39"/>
    <w:unhideWhenUsed/>
    <w:rsid w:val="00DC23A6"/>
    <w:pPr>
      <w:tabs>
        <w:tab w:val="right" w:leader="dot" w:pos="8488"/>
      </w:tabs>
      <w:ind w:left="480"/>
    </w:pPr>
    <w:rPr>
      <w:rFonts w:eastAsiaTheme="minorEastAsia" w:cstheme="minorHAnsi"/>
      <w:sz w:val="20"/>
      <w:szCs w:val="20"/>
    </w:rPr>
  </w:style>
  <w:style w:type="paragraph" w:styleId="TDC4">
    <w:name w:val="toc 4"/>
    <w:basedOn w:val="Normal"/>
    <w:next w:val="Normal"/>
    <w:autoRedefine/>
    <w:uiPriority w:val="39"/>
    <w:semiHidden/>
    <w:unhideWhenUsed/>
    <w:rsid w:val="00890A7E"/>
    <w:pPr>
      <w:ind w:left="720"/>
    </w:pPr>
    <w:rPr>
      <w:rFonts w:eastAsiaTheme="minorEastAsia" w:cstheme="minorHAnsi"/>
      <w:sz w:val="20"/>
      <w:szCs w:val="20"/>
    </w:rPr>
  </w:style>
  <w:style w:type="paragraph" w:styleId="TDC5">
    <w:name w:val="toc 5"/>
    <w:basedOn w:val="Normal"/>
    <w:next w:val="Normal"/>
    <w:autoRedefine/>
    <w:uiPriority w:val="39"/>
    <w:semiHidden/>
    <w:unhideWhenUsed/>
    <w:rsid w:val="00890A7E"/>
    <w:pPr>
      <w:ind w:left="960"/>
    </w:pPr>
    <w:rPr>
      <w:rFonts w:eastAsiaTheme="minorEastAsia" w:cstheme="minorHAnsi"/>
      <w:sz w:val="20"/>
      <w:szCs w:val="20"/>
    </w:rPr>
  </w:style>
  <w:style w:type="paragraph" w:styleId="TDC6">
    <w:name w:val="toc 6"/>
    <w:basedOn w:val="Normal"/>
    <w:next w:val="Normal"/>
    <w:autoRedefine/>
    <w:uiPriority w:val="39"/>
    <w:semiHidden/>
    <w:unhideWhenUsed/>
    <w:rsid w:val="00890A7E"/>
    <w:pPr>
      <w:ind w:left="1200"/>
    </w:pPr>
    <w:rPr>
      <w:rFonts w:eastAsiaTheme="minorEastAsia" w:cstheme="minorHAnsi"/>
      <w:sz w:val="20"/>
      <w:szCs w:val="20"/>
    </w:rPr>
  </w:style>
  <w:style w:type="paragraph" w:styleId="TDC7">
    <w:name w:val="toc 7"/>
    <w:basedOn w:val="Normal"/>
    <w:next w:val="Normal"/>
    <w:autoRedefine/>
    <w:uiPriority w:val="39"/>
    <w:semiHidden/>
    <w:unhideWhenUsed/>
    <w:rsid w:val="00890A7E"/>
    <w:pPr>
      <w:ind w:left="1440"/>
    </w:pPr>
    <w:rPr>
      <w:rFonts w:eastAsiaTheme="minorEastAsia" w:cstheme="minorHAnsi"/>
      <w:sz w:val="20"/>
      <w:szCs w:val="20"/>
    </w:rPr>
  </w:style>
  <w:style w:type="paragraph" w:styleId="TDC8">
    <w:name w:val="toc 8"/>
    <w:basedOn w:val="Normal"/>
    <w:next w:val="Normal"/>
    <w:autoRedefine/>
    <w:uiPriority w:val="39"/>
    <w:semiHidden/>
    <w:unhideWhenUsed/>
    <w:rsid w:val="00890A7E"/>
    <w:pPr>
      <w:ind w:left="1680"/>
    </w:pPr>
    <w:rPr>
      <w:rFonts w:eastAsiaTheme="minorEastAsia" w:cstheme="minorHAnsi"/>
      <w:sz w:val="20"/>
      <w:szCs w:val="20"/>
    </w:rPr>
  </w:style>
  <w:style w:type="paragraph" w:styleId="TDC9">
    <w:name w:val="toc 9"/>
    <w:basedOn w:val="Normal"/>
    <w:next w:val="Normal"/>
    <w:autoRedefine/>
    <w:uiPriority w:val="39"/>
    <w:semiHidden/>
    <w:unhideWhenUsed/>
    <w:rsid w:val="00890A7E"/>
    <w:pPr>
      <w:ind w:left="1920"/>
    </w:pPr>
    <w:rPr>
      <w:rFonts w:eastAsiaTheme="minorEastAsia" w:cstheme="minorHAnsi"/>
      <w:sz w:val="20"/>
      <w:szCs w:val="20"/>
    </w:rPr>
  </w:style>
  <w:style w:type="paragraph" w:styleId="Sinespaciado">
    <w:name w:val="No Spacing"/>
    <w:uiPriority w:val="1"/>
    <w:qFormat/>
    <w:rsid w:val="004A3E77"/>
  </w:style>
  <w:style w:type="character" w:customStyle="1" w:styleId="Ttulo2Car">
    <w:name w:val="Título 2 Car"/>
    <w:aliases w:val="partes3 Car"/>
    <w:basedOn w:val="Fuentedeprrafopredeter"/>
    <w:link w:val="Ttulo2"/>
    <w:uiPriority w:val="9"/>
    <w:rsid w:val="008F6737"/>
    <w:rPr>
      <w:rFonts w:asciiTheme="majorHAnsi" w:eastAsiaTheme="majorEastAsia" w:hAnsiTheme="majorHAnsi" w:cstheme="majorBidi"/>
      <w:color w:val="000000" w:themeColor="text1"/>
      <w:sz w:val="26"/>
      <w:szCs w:val="26"/>
    </w:rPr>
  </w:style>
  <w:style w:type="paragraph" w:styleId="Ttulo">
    <w:name w:val="Title"/>
    <w:basedOn w:val="Normal"/>
    <w:next w:val="Normal"/>
    <w:link w:val="TtuloCar"/>
    <w:uiPriority w:val="10"/>
    <w:qFormat/>
    <w:rsid w:val="004A3E77"/>
    <w:pPr>
      <w:contextualSpacing/>
      <w:jc w:val="center"/>
    </w:pPr>
    <w:rPr>
      <w:rFonts w:asciiTheme="majorHAnsi" w:eastAsiaTheme="majorEastAsia" w:hAnsiTheme="majorHAnsi" w:cstheme="majorBidi"/>
      <w:spacing w:val="-10"/>
      <w:kern w:val="28"/>
      <w:sz w:val="50"/>
      <w:szCs w:val="56"/>
    </w:rPr>
  </w:style>
  <w:style w:type="character" w:customStyle="1" w:styleId="TtuloCar">
    <w:name w:val="Título Car"/>
    <w:basedOn w:val="Fuentedeprrafopredeter"/>
    <w:link w:val="Ttulo"/>
    <w:uiPriority w:val="10"/>
    <w:rsid w:val="004A3E77"/>
    <w:rPr>
      <w:rFonts w:asciiTheme="majorHAnsi" w:eastAsiaTheme="majorEastAsia" w:hAnsiTheme="majorHAnsi" w:cstheme="majorBidi"/>
      <w:spacing w:val="-10"/>
      <w:kern w:val="28"/>
      <w:sz w:val="50"/>
      <w:szCs w:val="56"/>
    </w:rPr>
  </w:style>
  <w:style w:type="character" w:customStyle="1" w:styleId="Ttulo3Car">
    <w:name w:val="Título 3 Car"/>
    <w:basedOn w:val="Fuentedeprrafopredeter"/>
    <w:link w:val="Ttulo3"/>
    <w:uiPriority w:val="9"/>
    <w:rsid w:val="004A3E77"/>
    <w:rPr>
      <w:rFonts w:asciiTheme="majorHAnsi" w:eastAsiaTheme="majorEastAsia" w:hAnsiTheme="majorHAnsi" w:cstheme="majorBidi"/>
      <w:color w:val="1F3763" w:themeColor="accent1" w:themeShade="7F"/>
    </w:rPr>
  </w:style>
  <w:style w:type="character" w:customStyle="1" w:styleId="Ttulo4Car">
    <w:name w:val="Título 4 Car"/>
    <w:basedOn w:val="Fuentedeprrafopredeter"/>
    <w:link w:val="Ttulo4"/>
    <w:uiPriority w:val="9"/>
    <w:rsid w:val="004A3E77"/>
    <w:rPr>
      <w:rFonts w:asciiTheme="majorHAnsi" w:eastAsiaTheme="majorEastAsia" w:hAnsiTheme="majorHAnsi" w:cstheme="majorBidi"/>
      <w:i/>
      <w:iCs/>
      <w:color w:val="2F5496" w:themeColor="accent1" w:themeShade="BF"/>
    </w:rPr>
  </w:style>
  <w:style w:type="character" w:styleId="Ttulodellibro">
    <w:name w:val="Book Title"/>
    <w:basedOn w:val="Fuentedeprrafopredeter"/>
    <w:uiPriority w:val="33"/>
    <w:qFormat/>
    <w:rsid w:val="004A3E77"/>
    <w:rPr>
      <w:b/>
      <w:bCs/>
      <w:i/>
      <w:iCs/>
      <w:spacing w:val="5"/>
    </w:rPr>
  </w:style>
  <w:style w:type="character" w:styleId="Hipervnculo">
    <w:name w:val="Hyperlink"/>
    <w:basedOn w:val="Fuentedeprrafopredeter"/>
    <w:uiPriority w:val="99"/>
    <w:unhideWhenUsed/>
    <w:rsid w:val="008F6737"/>
    <w:rPr>
      <w:color w:val="0563C1" w:themeColor="hyperlink"/>
      <w:u w:val="single"/>
    </w:rPr>
  </w:style>
  <w:style w:type="character" w:customStyle="1" w:styleId="Ttulo9Car">
    <w:name w:val="Título 9 Car"/>
    <w:basedOn w:val="Fuentedeprrafopredeter"/>
    <w:link w:val="Ttulo9"/>
    <w:uiPriority w:val="9"/>
    <w:semiHidden/>
    <w:rsid w:val="008F6737"/>
    <w:rPr>
      <w:rFonts w:asciiTheme="majorHAnsi" w:eastAsiaTheme="majorEastAsia" w:hAnsiTheme="majorHAnsi" w:cstheme="majorBidi"/>
      <w:i/>
      <w:iCs/>
      <w:color w:val="272727" w:themeColor="text1" w:themeTint="D8"/>
      <w:sz w:val="21"/>
      <w:szCs w:val="21"/>
    </w:rPr>
  </w:style>
  <w:style w:type="character" w:customStyle="1" w:styleId="flex-shrink-0">
    <w:name w:val="flex-shrink-0"/>
    <w:basedOn w:val="Fuentedeprrafopredeter"/>
    <w:rsid w:val="009307AA"/>
  </w:style>
  <w:style w:type="character" w:customStyle="1" w:styleId="css-truncate">
    <w:name w:val="css-truncate"/>
    <w:basedOn w:val="Fuentedeprrafopredeter"/>
    <w:rsid w:val="009307AA"/>
  </w:style>
  <w:style w:type="character" w:styleId="Hipervnculovisitado">
    <w:name w:val="FollowedHyperlink"/>
    <w:basedOn w:val="Fuentedeprrafopredeter"/>
    <w:uiPriority w:val="99"/>
    <w:semiHidden/>
    <w:unhideWhenUsed/>
    <w:rsid w:val="009307AA"/>
    <w:rPr>
      <w:color w:val="954F72" w:themeColor="followedHyperlink"/>
      <w:u w:val="single"/>
    </w:rPr>
  </w:style>
  <w:style w:type="character" w:styleId="Mencinsinresolver">
    <w:name w:val="Unresolved Mention"/>
    <w:basedOn w:val="Fuentedeprrafopredeter"/>
    <w:uiPriority w:val="99"/>
    <w:semiHidden/>
    <w:unhideWhenUsed/>
    <w:rsid w:val="008266FB"/>
    <w:rPr>
      <w:color w:val="605E5C"/>
      <w:shd w:val="clear" w:color="auto" w:fill="E1DFDD"/>
    </w:rPr>
  </w:style>
  <w:style w:type="paragraph" w:styleId="Textonotapie">
    <w:name w:val="footnote text"/>
    <w:basedOn w:val="Normal"/>
    <w:link w:val="TextonotapieCar"/>
    <w:uiPriority w:val="99"/>
    <w:semiHidden/>
    <w:unhideWhenUsed/>
    <w:rsid w:val="0027462E"/>
    <w:rPr>
      <w:rFonts w:eastAsiaTheme="minorEastAsia" w:cstheme="minorBidi"/>
      <w:sz w:val="20"/>
      <w:szCs w:val="20"/>
    </w:rPr>
  </w:style>
  <w:style w:type="character" w:customStyle="1" w:styleId="TextonotapieCar">
    <w:name w:val="Texto nota pie Car"/>
    <w:basedOn w:val="Fuentedeprrafopredeter"/>
    <w:link w:val="Textonotapie"/>
    <w:uiPriority w:val="99"/>
    <w:semiHidden/>
    <w:rsid w:val="0027462E"/>
    <w:rPr>
      <w:sz w:val="20"/>
      <w:szCs w:val="20"/>
    </w:rPr>
  </w:style>
  <w:style w:type="character" w:styleId="Refdenotaalpie">
    <w:name w:val="footnote reference"/>
    <w:basedOn w:val="Fuentedeprrafopredeter"/>
    <w:uiPriority w:val="99"/>
    <w:semiHidden/>
    <w:unhideWhenUsed/>
    <w:rsid w:val="0027462E"/>
    <w:rPr>
      <w:vertAlign w:val="superscript"/>
    </w:rPr>
  </w:style>
  <w:style w:type="paragraph" w:styleId="Textonotaalfinal">
    <w:name w:val="endnote text"/>
    <w:basedOn w:val="Normal"/>
    <w:link w:val="TextonotaalfinalCar"/>
    <w:uiPriority w:val="99"/>
    <w:semiHidden/>
    <w:unhideWhenUsed/>
    <w:rsid w:val="0027462E"/>
    <w:rPr>
      <w:rFonts w:eastAsiaTheme="minorEastAsia" w:cstheme="minorBidi"/>
      <w:sz w:val="20"/>
      <w:szCs w:val="20"/>
    </w:rPr>
  </w:style>
  <w:style w:type="character" w:customStyle="1" w:styleId="TextonotaalfinalCar">
    <w:name w:val="Texto nota al final Car"/>
    <w:basedOn w:val="Fuentedeprrafopredeter"/>
    <w:link w:val="Textonotaalfinal"/>
    <w:uiPriority w:val="99"/>
    <w:semiHidden/>
    <w:rsid w:val="0027462E"/>
    <w:rPr>
      <w:sz w:val="20"/>
      <w:szCs w:val="20"/>
    </w:rPr>
  </w:style>
  <w:style w:type="character" w:styleId="Refdenotaalfinal">
    <w:name w:val="endnote reference"/>
    <w:basedOn w:val="Fuentedeprrafopredeter"/>
    <w:uiPriority w:val="99"/>
    <w:semiHidden/>
    <w:unhideWhenUsed/>
    <w:rsid w:val="0027462E"/>
    <w:rPr>
      <w:vertAlign w:val="superscript"/>
    </w:rPr>
  </w:style>
  <w:style w:type="paragraph" w:styleId="Descripcin">
    <w:name w:val="caption"/>
    <w:basedOn w:val="Normal"/>
    <w:next w:val="Normal"/>
    <w:uiPriority w:val="35"/>
    <w:unhideWhenUsed/>
    <w:qFormat/>
    <w:rsid w:val="0027462E"/>
    <w:pPr>
      <w:spacing w:after="200"/>
    </w:pPr>
    <w:rPr>
      <w:rFonts w:eastAsiaTheme="minorEastAsia" w:cstheme="minorBidi"/>
      <w:i/>
      <w:iCs/>
      <w:color w:val="44546A" w:themeColor="text2"/>
      <w:sz w:val="18"/>
      <w:szCs w:val="18"/>
    </w:rPr>
  </w:style>
  <w:style w:type="character" w:customStyle="1" w:styleId="pl-ent">
    <w:name w:val="pl-ent"/>
    <w:basedOn w:val="Fuentedeprrafopredeter"/>
    <w:rsid w:val="00733C98"/>
  </w:style>
  <w:style w:type="character" w:customStyle="1" w:styleId="pl-e">
    <w:name w:val="pl-e"/>
    <w:basedOn w:val="Fuentedeprrafopredeter"/>
    <w:rsid w:val="00733C98"/>
  </w:style>
  <w:style w:type="character" w:customStyle="1" w:styleId="pl-s">
    <w:name w:val="pl-s"/>
    <w:basedOn w:val="Fuentedeprrafopredeter"/>
    <w:rsid w:val="00733C98"/>
  </w:style>
  <w:style w:type="character" w:customStyle="1" w:styleId="pl-pds">
    <w:name w:val="pl-pds"/>
    <w:basedOn w:val="Fuentedeprrafopredeter"/>
    <w:rsid w:val="00733C98"/>
  </w:style>
  <w:style w:type="character" w:styleId="Refdecomentario">
    <w:name w:val="annotation reference"/>
    <w:basedOn w:val="Fuentedeprrafopredeter"/>
    <w:uiPriority w:val="99"/>
    <w:semiHidden/>
    <w:unhideWhenUsed/>
    <w:rsid w:val="00DA4447"/>
    <w:rPr>
      <w:sz w:val="16"/>
      <w:szCs w:val="16"/>
    </w:rPr>
  </w:style>
  <w:style w:type="paragraph" w:styleId="Textocomentario">
    <w:name w:val="annotation text"/>
    <w:basedOn w:val="Normal"/>
    <w:link w:val="TextocomentarioCar"/>
    <w:uiPriority w:val="99"/>
    <w:semiHidden/>
    <w:unhideWhenUsed/>
    <w:rsid w:val="00DA4447"/>
    <w:rPr>
      <w:rFonts w:eastAsiaTheme="minorEastAsia" w:cstheme="minorBidi"/>
      <w:sz w:val="20"/>
      <w:szCs w:val="20"/>
    </w:rPr>
  </w:style>
  <w:style w:type="character" w:customStyle="1" w:styleId="TextocomentarioCar">
    <w:name w:val="Texto comentario Car"/>
    <w:basedOn w:val="Fuentedeprrafopredeter"/>
    <w:link w:val="Textocomentario"/>
    <w:uiPriority w:val="99"/>
    <w:semiHidden/>
    <w:rsid w:val="00DA4447"/>
    <w:rPr>
      <w:sz w:val="20"/>
      <w:szCs w:val="20"/>
    </w:rPr>
  </w:style>
  <w:style w:type="paragraph" w:styleId="Asuntodelcomentario">
    <w:name w:val="annotation subject"/>
    <w:basedOn w:val="Textocomentario"/>
    <w:next w:val="Textocomentario"/>
    <w:link w:val="AsuntodelcomentarioCar"/>
    <w:uiPriority w:val="99"/>
    <w:semiHidden/>
    <w:unhideWhenUsed/>
    <w:rsid w:val="00DA4447"/>
    <w:rPr>
      <w:b/>
      <w:bCs/>
    </w:rPr>
  </w:style>
  <w:style w:type="character" w:customStyle="1" w:styleId="AsuntodelcomentarioCar">
    <w:name w:val="Asunto del comentario Car"/>
    <w:basedOn w:val="TextocomentarioCar"/>
    <w:link w:val="Asuntodelcomentario"/>
    <w:uiPriority w:val="99"/>
    <w:semiHidden/>
    <w:rsid w:val="00DA4447"/>
    <w:rPr>
      <w:b/>
      <w:bCs/>
      <w:sz w:val="20"/>
      <w:szCs w:val="20"/>
    </w:rPr>
  </w:style>
  <w:style w:type="paragraph" w:styleId="Textodeglobo">
    <w:name w:val="Balloon Text"/>
    <w:basedOn w:val="Normal"/>
    <w:link w:val="TextodegloboCar"/>
    <w:uiPriority w:val="99"/>
    <w:semiHidden/>
    <w:unhideWhenUsed/>
    <w:rsid w:val="00DA4447"/>
    <w:rPr>
      <w:rFonts w:eastAsiaTheme="minorEastAsia"/>
      <w:sz w:val="18"/>
      <w:szCs w:val="18"/>
    </w:rPr>
  </w:style>
  <w:style w:type="character" w:customStyle="1" w:styleId="TextodegloboCar">
    <w:name w:val="Texto de globo Car"/>
    <w:basedOn w:val="Fuentedeprrafopredeter"/>
    <w:link w:val="Textodeglobo"/>
    <w:uiPriority w:val="99"/>
    <w:semiHidden/>
    <w:rsid w:val="00DA4447"/>
    <w:rPr>
      <w:rFonts w:ascii="Times New Roman" w:hAnsi="Times New Roman" w:cs="Times New Roman"/>
      <w:sz w:val="18"/>
      <w:szCs w:val="18"/>
    </w:rPr>
  </w:style>
  <w:style w:type="character" w:styleId="Textodelmarcadordeposicin">
    <w:name w:val="Placeholder Text"/>
    <w:basedOn w:val="Fuentedeprrafopredeter"/>
    <w:uiPriority w:val="99"/>
    <w:semiHidden/>
    <w:rsid w:val="001B028D"/>
    <w:rPr>
      <w:color w:val="808080"/>
    </w:rPr>
  </w:style>
  <w:style w:type="paragraph" w:styleId="Encabezado">
    <w:name w:val="header"/>
    <w:basedOn w:val="Normal"/>
    <w:link w:val="EncabezadoCar"/>
    <w:uiPriority w:val="99"/>
    <w:unhideWhenUsed/>
    <w:rsid w:val="00860826"/>
    <w:pPr>
      <w:tabs>
        <w:tab w:val="center" w:pos="4419"/>
        <w:tab w:val="right" w:pos="8838"/>
      </w:tabs>
    </w:pPr>
    <w:rPr>
      <w:rFonts w:eastAsiaTheme="minorEastAsia" w:cstheme="minorBidi"/>
    </w:rPr>
  </w:style>
  <w:style w:type="character" w:customStyle="1" w:styleId="EncabezadoCar">
    <w:name w:val="Encabezado Car"/>
    <w:basedOn w:val="Fuentedeprrafopredeter"/>
    <w:link w:val="Encabezado"/>
    <w:uiPriority w:val="99"/>
    <w:rsid w:val="00860826"/>
  </w:style>
  <w:style w:type="paragraph" w:styleId="Piedepgina">
    <w:name w:val="footer"/>
    <w:basedOn w:val="Normal"/>
    <w:link w:val="PiedepginaCar"/>
    <w:uiPriority w:val="99"/>
    <w:unhideWhenUsed/>
    <w:rsid w:val="00860826"/>
    <w:pPr>
      <w:tabs>
        <w:tab w:val="center" w:pos="4419"/>
        <w:tab w:val="right" w:pos="8838"/>
      </w:tabs>
    </w:pPr>
    <w:rPr>
      <w:rFonts w:eastAsiaTheme="minorEastAsia" w:cstheme="minorBidi"/>
    </w:rPr>
  </w:style>
  <w:style w:type="character" w:customStyle="1" w:styleId="PiedepginaCar">
    <w:name w:val="Pie de página Car"/>
    <w:basedOn w:val="Fuentedeprrafopredeter"/>
    <w:link w:val="Piedepgina"/>
    <w:uiPriority w:val="99"/>
    <w:rsid w:val="00860826"/>
  </w:style>
  <w:style w:type="character" w:customStyle="1" w:styleId="pl-s1">
    <w:name w:val="pl-s1"/>
    <w:basedOn w:val="Fuentedeprrafopredeter"/>
    <w:rsid w:val="003636BC"/>
  </w:style>
  <w:style w:type="character" w:customStyle="1" w:styleId="pl-c1">
    <w:name w:val="pl-c1"/>
    <w:basedOn w:val="Fuentedeprrafopredeter"/>
    <w:rsid w:val="003636BC"/>
  </w:style>
  <w:style w:type="character" w:customStyle="1" w:styleId="pl-en">
    <w:name w:val="pl-en"/>
    <w:basedOn w:val="Fuentedeprrafopredeter"/>
    <w:rsid w:val="003636BC"/>
  </w:style>
  <w:style w:type="character" w:customStyle="1" w:styleId="pl-v">
    <w:name w:val="pl-v"/>
    <w:basedOn w:val="Fuentedeprrafopredeter"/>
    <w:rsid w:val="003636BC"/>
  </w:style>
  <w:style w:type="character" w:customStyle="1" w:styleId="pl-c">
    <w:name w:val="pl-c"/>
    <w:basedOn w:val="Fuentedeprrafopredeter"/>
    <w:rsid w:val="003636BC"/>
  </w:style>
  <w:style w:type="paragraph" w:styleId="Revisin">
    <w:name w:val="Revision"/>
    <w:hidden/>
    <w:uiPriority w:val="99"/>
    <w:semiHidden/>
    <w:rsid w:val="00000873"/>
  </w:style>
  <w:style w:type="character" w:customStyle="1" w:styleId="pl-smi">
    <w:name w:val="pl-smi"/>
    <w:basedOn w:val="Fuentedeprrafopredeter"/>
    <w:rsid w:val="005D4E46"/>
  </w:style>
  <w:style w:type="character" w:customStyle="1" w:styleId="pl-k">
    <w:name w:val="pl-k"/>
    <w:basedOn w:val="Fuentedeprrafopredeter"/>
    <w:rsid w:val="005D4E46"/>
  </w:style>
  <w:style w:type="character" w:customStyle="1" w:styleId="pl-token">
    <w:name w:val="pl-token"/>
    <w:basedOn w:val="Fuentedeprrafopredeter"/>
    <w:rsid w:val="005D4E46"/>
  </w:style>
  <w:style w:type="paragraph" w:customStyle="1" w:styleId="code">
    <w:name w:val="code"/>
    <w:basedOn w:val="Normal"/>
    <w:qFormat/>
    <w:rsid w:val="00A661C2"/>
    <w:rPr>
      <w:rFonts w:ascii="Consolas" w:hAnsi="Consolas"/>
      <w:color w:val="24292E"/>
      <w:sz w:val="18"/>
    </w:rPr>
  </w:style>
  <w:style w:type="paragraph" w:styleId="NormalWeb">
    <w:name w:val="Normal (Web)"/>
    <w:basedOn w:val="Normal"/>
    <w:uiPriority w:val="99"/>
    <w:semiHidden/>
    <w:unhideWhenUsed/>
    <w:rsid w:val="00B21C2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4861">
      <w:bodyDiv w:val="1"/>
      <w:marLeft w:val="0"/>
      <w:marRight w:val="0"/>
      <w:marTop w:val="0"/>
      <w:marBottom w:val="0"/>
      <w:divBdr>
        <w:top w:val="none" w:sz="0" w:space="0" w:color="auto"/>
        <w:left w:val="none" w:sz="0" w:space="0" w:color="auto"/>
        <w:bottom w:val="none" w:sz="0" w:space="0" w:color="auto"/>
        <w:right w:val="none" w:sz="0" w:space="0" w:color="auto"/>
      </w:divBdr>
    </w:div>
    <w:div w:id="13919174">
      <w:bodyDiv w:val="1"/>
      <w:marLeft w:val="0"/>
      <w:marRight w:val="0"/>
      <w:marTop w:val="0"/>
      <w:marBottom w:val="0"/>
      <w:divBdr>
        <w:top w:val="none" w:sz="0" w:space="0" w:color="auto"/>
        <w:left w:val="none" w:sz="0" w:space="0" w:color="auto"/>
        <w:bottom w:val="none" w:sz="0" w:space="0" w:color="auto"/>
        <w:right w:val="none" w:sz="0" w:space="0" w:color="auto"/>
      </w:divBdr>
      <w:divsChild>
        <w:div w:id="448740066">
          <w:marLeft w:val="0"/>
          <w:marRight w:val="0"/>
          <w:marTop w:val="0"/>
          <w:marBottom w:val="0"/>
          <w:divBdr>
            <w:top w:val="none" w:sz="0" w:space="0" w:color="auto"/>
            <w:left w:val="none" w:sz="0" w:space="0" w:color="auto"/>
            <w:bottom w:val="none" w:sz="0" w:space="0" w:color="auto"/>
            <w:right w:val="none" w:sz="0" w:space="0" w:color="auto"/>
          </w:divBdr>
        </w:div>
      </w:divsChild>
    </w:div>
    <w:div w:id="17976407">
      <w:bodyDiv w:val="1"/>
      <w:marLeft w:val="0"/>
      <w:marRight w:val="0"/>
      <w:marTop w:val="0"/>
      <w:marBottom w:val="0"/>
      <w:divBdr>
        <w:top w:val="none" w:sz="0" w:space="0" w:color="auto"/>
        <w:left w:val="none" w:sz="0" w:space="0" w:color="auto"/>
        <w:bottom w:val="none" w:sz="0" w:space="0" w:color="auto"/>
        <w:right w:val="none" w:sz="0" w:space="0" w:color="auto"/>
      </w:divBdr>
    </w:div>
    <w:div w:id="40440890">
      <w:bodyDiv w:val="1"/>
      <w:marLeft w:val="0"/>
      <w:marRight w:val="0"/>
      <w:marTop w:val="0"/>
      <w:marBottom w:val="0"/>
      <w:divBdr>
        <w:top w:val="none" w:sz="0" w:space="0" w:color="auto"/>
        <w:left w:val="none" w:sz="0" w:space="0" w:color="auto"/>
        <w:bottom w:val="none" w:sz="0" w:space="0" w:color="auto"/>
        <w:right w:val="none" w:sz="0" w:space="0" w:color="auto"/>
      </w:divBdr>
    </w:div>
    <w:div w:id="120615630">
      <w:bodyDiv w:val="1"/>
      <w:marLeft w:val="0"/>
      <w:marRight w:val="0"/>
      <w:marTop w:val="0"/>
      <w:marBottom w:val="0"/>
      <w:divBdr>
        <w:top w:val="none" w:sz="0" w:space="0" w:color="auto"/>
        <w:left w:val="none" w:sz="0" w:space="0" w:color="auto"/>
        <w:bottom w:val="none" w:sz="0" w:space="0" w:color="auto"/>
        <w:right w:val="none" w:sz="0" w:space="0" w:color="auto"/>
      </w:divBdr>
    </w:div>
    <w:div w:id="241647150">
      <w:bodyDiv w:val="1"/>
      <w:marLeft w:val="0"/>
      <w:marRight w:val="0"/>
      <w:marTop w:val="0"/>
      <w:marBottom w:val="0"/>
      <w:divBdr>
        <w:top w:val="none" w:sz="0" w:space="0" w:color="auto"/>
        <w:left w:val="none" w:sz="0" w:space="0" w:color="auto"/>
        <w:bottom w:val="none" w:sz="0" w:space="0" w:color="auto"/>
        <w:right w:val="none" w:sz="0" w:space="0" w:color="auto"/>
      </w:divBdr>
    </w:div>
    <w:div w:id="290744317">
      <w:bodyDiv w:val="1"/>
      <w:marLeft w:val="0"/>
      <w:marRight w:val="0"/>
      <w:marTop w:val="0"/>
      <w:marBottom w:val="0"/>
      <w:divBdr>
        <w:top w:val="none" w:sz="0" w:space="0" w:color="auto"/>
        <w:left w:val="none" w:sz="0" w:space="0" w:color="auto"/>
        <w:bottom w:val="none" w:sz="0" w:space="0" w:color="auto"/>
        <w:right w:val="none" w:sz="0" w:space="0" w:color="auto"/>
      </w:divBdr>
    </w:div>
    <w:div w:id="303242596">
      <w:bodyDiv w:val="1"/>
      <w:marLeft w:val="0"/>
      <w:marRight w:val="0"/>
      <w:marTop w:val="0"/>
      <w:marBottom w:val="0"/>
      <w:divBdr>
        <w:top w:val="none" w:sz="0" w:space="0" w:color="auto"/>
        <w:left w:val="none" w:sz="0" w:space="0" w:color="auto"/>
        <w:bottom w:val="none" w:sz="0" w:space="0" w:color="auto"/>
        <w:right w:val="none" w:sz="0" w:space="0" w:color="auto"/>
      </w:divBdr>
    </w:div>
    <w:div w:id="362021964">
      <w:bodyDiv w:val="1"/>
      <w:marLeft w:val="0"/>
      <w:marRight w:val="0"/>
      <w:marTop w:val="0"/>
      <w:marBottom w:val="0"/>
      <w:divBdr>
        <w:top w:val="none" w:sz="0" w:space="0" w:color="auto"/>
        <w:left w:val="none" w:sz="0" w:space="0" w:color="auto"/>
        <w:bottom w:val="none" w:sz="0" w:space="0" w:color="auto"/>
        <w:right w:val="none" w:sz="0" w:space="0" w:color="auto"/>
      </w:divBdr>
    </w:div>
    <w:div w:id="397557205">
      <w:bodyDiv w:val="1"/>
      <w:marLeft w:val="0"/>
      <w:marRight w:val="0"/>
      <w:marTop w:val="0"/>
      <w:marBottom w:val="0"/>
      <w:divBdr>
        <w:top w:val="none" w:sz="0" w:space="0" w:color="auto"/>
        <w:left w:val="none" w:sz="0" w:space="0" w:color="auto"/>
        <w:bottom w:val="none" w:sz="0" w:space="0" w:color="auto"/>
        <w:right w:val="none" w:sz="0" w:space="0" w:color="auto"/>
      </w:divBdr>
    </w:div>
    <w:div w:id="400254782">
      <w:bodyDiv w:val="1"/>
      <w:marLeft w:val="0"/>
      <w:marRight w:val="0"/>
      <w:marTop w:val="0"/>
      <w:marBottom w:val="0"/>
      <w:divBdr>
        <w:top w:val="none" w:sz="0" w:space="0" w:color="auto"/>
        <w:left w:val="none" w:sz="0" w:space="0" w:color="auto"/>
        <w:bottom w:val="none" w:sz="0" w:space="0" w:color="auto"/>
        <w:right w:val="none" w:sz="0" w:space="0" w:color="auto"/>
      </w:divBdr>
    </w:div>
    <w:div w:id="461466759">
      <w:bodyDiv w:val="1"/>
      <w:marLeft w:val="0"/>
      <w:marRight w:val="0"/>
      <w:marTop w:val="0"/>
      <w:marBottom w:val="0"/>
      <w:divBdr>
        <w:top w:val="none" w:sz="0" w:space="0" w:color="auto"/>
        <w:left w:val="none" w:sz="0" w:space="0" w:color="auto"/>
        <w:bottom w:val="none" w:sz="0" w:space="0" w:color="auto"/>
        <w:right w:val="none" w:sz="0" w:space="0" w:color="auto"/>
      </w:divBdr>
    </w:div>
    <w:div w:id="464085707">
      <w:bodyDiv w:val="1"/>
      <w:marLeft w:val="0"/>
      <w:marRight w:val="0"/>
      <w:marTop w:val="0"/>
      <w:marBottom w:val="0"/>
      <w:divBdr>
        <w:top w:val="none" w:sz="0" w:space="0" w:color="auto"/>
        <w:left w:val="none" w:sz="0" w:space="0" w:color="auto"/>
        <w:bottom w:val="none" w:sz="0" w:space="0" w:color="auto"/>
        <w:right w:val="none" w:sz="0" w:space="0" w:color="auto"/>
      </w:divBdr>
    </w:div>
    <w:div w:id="567425074">
      <w:bodyDiv w:val="1"/>
      <w:marLeft w:val="0"/>
      <w:marRight w:val="0"/>
      <w:marTop w:val="0"/>
      <w:marBottom w:val="0"/>
      <w:divBdr>
        <w:top w:val="none" w:sz="0" w:space="0" w:color="auto"/>
        <w:left w:val="none" w:sz="0" w:space="0" w:color="auto"/>
        <w:bottom w:val="none" w:sz="0" w:space="0" w:color="auto"/>
        <w:right w:val="none" w:sz="0" w:space="0" w:color="auto"/>
      </w:divBdr>
    </w:div>
    <w:div w:id="615914579">
      <w:bodyDiv w:val="1"/>
      <w:marLeft w:val="0"/>
      <w:marRight w:val="0"/>
      <w:marTop w:val="0"/>
      <w:marBottom w:val="0"/>
      <w:divBdr>
        <w:top w:val="none" w:sz="0" w:space="0" w:color="auto"/>
        <w:left w:val="none" w:sz="0" w:space="0" w:color="auto"/>
        <w:bottom w:val="none" w:sz="0" w:space="0" w:color="auto"/>
        <w:right w:val="none" w:sz="0" w:space="0" w:color="auto"/>
      </w:divBdr>
    </w:div>
    <w:div w:id="669911027">
      <w:bodyDiv w:val="1"/>
      <w:marLeft w:val="0"/>
      <w:marRight w:val="0"/>
      <w:marTop w:val="0"/>
      <w:marBottom w:val="0"/>
      <w:divBdr>
        <w:top w:val="none" w:sz="0" w:space="0" w:color="auto"/>
        <w:left w:val="none" w:sz="0" w:space="0" w:color="auto"/>
        <w:bottom w:val="none" w:sz="0" w:space="0" w:color="auto"/>
        <w:right w:val="none" w:sz="0" w:space="0" w:color="auto"/>
      </w:divBdr>
    </w:div>
    <w:div w:id="682785189">
      <w:bodyDiv w:val="1"/>
      <w:marLeft w:val="0"/>
      <w:marRight w:val="0"/>
      <w:marTop w:val="0"/>
      <w:marBottom w:val="0"/>
      <w:divBdr>
        <w:top w:val="none" w:sz="0" w:space="0" w:color="auto"/>
        <w:left w:val="none" w:sz="0" w:space="0" w:color="auto"/>
        <w:bottom w:val="none" w:sz="0" w:space="0" w:color="auto"/>
        <w:right w:val="none" w:sz="0" w:space="0" w:color="auto"/>
      </w:divBdr>
    </w:div>
    <w:div w:id="690454301">
      <w:bodyDiv w:val="1"/>
      <w:marLeft w:val="0"/>
      <w:marRight w:val="0"/>
      <w:marTop w:val="0"/>
      <w:marBottom w:val="0"/>
      <w:divBdr>
        <w:top w:val="none" w:sz="0" w:space="0" w:color="auto"/>
        <w:left w:val="none" w:sz="0" w:space="0" w:color="auto"/>
        <w:bottom w:val="none" w:sz="0" w:space="0" w:color="auto"/>
        <w:right w:val="none" w:sz="0" w:space="0" w:color="auto"/>
      </w:divBdr>
    </w:div>
    <w:div w:id="705835869">
      <w:bodyDiv w:val="1"/>
      <w:marLeft w:val="0"/>
      <w:marRight w:val="0"/>
      <w:marTop w:val="0"/>
      <w:marBottom w:val="0"/>
      <w:divBdr>
        <w:top w:val="none" w:sz="0" w:space="0" w:color="auto"/>
        <w:left w:val="none" w:sz="0" w:space="0" w:color="auto"/>
        <w:bottom w:val="none" w:sz="0" w:space="0" w:color="auto"/>
        <w:right w:val="none" w:sz="0" w:space="0" w:color="auto"/>
      </w:divBdr>
      <w:divsChild>
        <w:div w:id="134495774">
          <w:marLeft w:val="0"/>
          <w:marRight w:val="0"/>
          <w:marTop w:val="0"/>
          <w:marBottom w:val="0"/>
          <w:divBdr>
            <w:top w:val="none" w:sz="0" w:space="0" w:color="auto"/>
            <w:left w:val="none" w:sz="0" w:space="0" w:color="auto"/>
            <w:bottom w:val="none" w:sz="0" w:space="0" w:color="auto"/>
            <w:right w:val="none" w:sz="0" w:space="0" w:color="auto"/>
          </w:divBdr>
          <w:divsChild>
            <w:div w:id="757137882">
              <w:marLeft w:val="0"/>
              <w:marRight w:val="0"/>
              <w:marTop w:val="0"/>
              <w:marBottom w:val="0"/>
              <w:divBdr>
                <w:top w:val="none" w:sz="0" w:space="0" w:color="auto"/>
                <w:left w:val="none" w:sz="0" w:space="0" w:color="auto"/>
                <w:bottom w:val="none" w:sz="0" w:space="0" w:color="auto"/>
                <w:right w:val="none" w:sz="0" w:space="0" w:color="auto"/>
              </w:divBdr>
              <w:divsChild>
                <w:div w:id="1866357524">
                  <w:marLeft w:val="0"/>
                  <w:marRight w:val="0"/>
                  <w:marTop w:val="0"/>
                  <w:marBottom w:val="0"/>
                  <w:divBdr>
                    <w:top w:val="none" w:sz="0" w:space="0" w:color="auto"/>
                    <w:left w:val="none" w:sz="0" w:space="0" w:color="auto"/>
                    <w:bottom w:val="none" w:sz="0" w:space="0" w:color="auto"/>
                    <w:right w:val="none" w:sz="0" w:space="0" w:color="auto"/>
                  </w:divBdr>
                  <w:divsChild>
                    <w:div w:id="198268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027060">
      <w:bodyDiv w:val="1"/>
      <w:marLeft w:val="0"/>
      <w:marRight w:val="0"/>
      <w:marTop w:val="0"/>
      <w:marBottom w:val="0"/>
      <w:divBdr>
        <w:top w:val="none" w:sz="0" w:space="0" w:color="auto"/>
        <w:left w:val="none" w:sz="0" w:space="0" w:color="auto"/>
        <w:bottom w:val="none" w:sz="0" w:space="0" w:color="auto"/>
        <w:right w:val="none" w:sz="0" w:space="0" w:color="auto"/>
      </w:divBdr>
    </w:div>
    <w:div w:id="867186151">
      <w:bodyDiv w:val="1"/>
      <w:marLeft w:val="0"/>
      <w:marRight w:val="0"/>
      <w:marTop w:val="0"/>
      <w:marBottom w:val="0"/>
      <w:divBdr>
        <w:top w:val="none" w:sz="0" w:space="0" w:color="auto"/>
        <w:left w:val="none" w:sz="0" w:space="0" w:color="auto"/>
        <w:bottom w:val="none" w:sz="0" w:space="0" w:color="auto"/>
        <w:right w:val="none" w:sz="0" w:space="0" w:color="auto"/>
      </w:divBdr>
      <w:divsChild>
        <w:div w:id="703363147">
          <w:marLeft w:val="0"/>
          <w:marRight w:val="0"/>
          <w:marTop w:val="0"/>
          <w:marBottom w:val="0"/>
          <w:divBdr>
            <w:top w:val="none" w:sz="0" w:space="0" w:color="auto"/>
            <w:left w:val="none" w:sz="0" w:space="0" w:color="auto"/>
            <w:bottom w:val="none" w:sz="0" w:space="0" w:color="auto"/>
            <w:right w:val="none" w:sz="0" w:space="0" w:color="auto"/>
          </w:divBdr>
        </w:div>
        <w:div w:id="137504005">
          <w:marLeft w:val="0"/>
          <w:marRight w:val="0"/>
          <w:marTop w:val="0"/>
          <w:marBottom w:val="0"/>
          <w:divBdr>
            <w:top w:val="none" w:sz="0" w:space="0" w:color="auto"/>
            <w:left w:val="none" w:sz="0" w:space="0" w:color="auto"/>
            <w:bottom w:val="none" w:sz="0" w:space="0" w:color="auto"/>
            <w:right w:val="none" w:sz="0" w:space="0" w:color="auto"/>
          </w:divBdr>
        </w:div>
        <w:div w:id="1265260002">
          <w:marLeft w:val="0"/>
          <w:marRight w:val="0"/>
          <w:marTop w:val="0"/>
          <w:marBottom w:val="0"/>
          <w:divBdr>
            <w:top w:val="none" w:sz="0" w:space="0" w:color="auto"/>
            <w:left w:val="none" w:sz="0" w:space="0" w:color="auto"/>
            <w:bottom w:val="none" w:sz="0" w:space="0" w:color="auto"/>
            <w:right w:val="none" w:sz="0" w:space="0" w:color="auto"/>
          </w:divBdr>
        </w:div>
        <w:div w:id="1392734424">
          <w:marLeft w:val="0"/>
          <w:marRight w:val="0"/>
          <w:marTop w:val="0"/>
          <w:marBottom w:val="0"/>
          <w:divBdr>
            <w:top w:val="none" w:sz="0" w:space="0" w:color="auto"/>
            <w:left w:val="none" w:sz="0" w:space="0" w:color="auto"/>
            <w:bottom w:val="none" w:sz="0" w:space="0" w:color="auto"/>
            <w:right w:val="none" w:sz="0" w:space="0" w:color="auto"/>
          </w:divBdr>
        </w:div>
        <w:div w:id="645859738">
          <w:marLeft w:val="0"/>
          <w:marRight w:val="0"/>
          <w:marTop w:val="0"/>
          <w:marBottom w:val="0"/>
          <w:divBdr>
            <w:top w:val="none" w:sz="0" w:space="0" w:color="auto"/>
            <w:left w:val="none" w:sz="0" w:space="0" w:color="auto"/>
            <w:bottom w:val="none" w:sz="0" w:space="0" w:color="auto"/>
            <w:right w:val="none" w:sz="0" w:space="0" w:color="auto"/>
          </w:divBdr>
        </w:div>
        <w:div w:id="1984891584">
          <w:marLeft w:val="0"/>
          <w:marRight w:val="0"/>
          <w:marTop w:val="0"/>
          <w:marBottom w:val="0"/>
          <w:divBdr>
            <w:top w:val="none" w:sz="0" w:space="0" w:color="auto"/>
            <w:left w:val="none" w:sz="0" w:space="0" w:color="auto"/>
            <w:bottom w:val="none" w:sz="0" w:space="0" w:color="auto"/>
            <w:right w:val="none" w:sz="0" w:space="0" w:color="auto"/>
          </w:divBdr>
        </w:div>
        <w:div w:id="1740209786">
          <w:marLeft w:val="0"/>
          <w:marRight w:val="0"/>
          <w:marTop w:val="0"/>
          <w:marBottom w:val="0"/>
          <w:divBdr>
            <w:top w:val="none" w:sz="0" w:space="0" w:color="auto"/>
            <w:left w:val="none" w:sz="0" w:space="0" w:color="auto"/>
            <w:bottom w:val="none" w:sz="0" w:space="0" w:color="auto"/>
            <w:right w:val="none" w:sz="0" w:space="0" w:color="auto"/>
          </w:divBdr>
        </w:div>
        <w:div w:id="770055309">
          <w:marLeft w:val="0"/>
          <w:marRight w:val="0"/>
          <w:marTop w:val="0"/>
          <w:marBottom w:val="0"/>
          <w:divBdr>
            <w:top w:val="none" w:sz="0" w:space="0" w:color="auto"/>
            <w:left w:val="none" w:sz="0" w:space="0" w:color="auto"/>
            <w:bottom w:val="none" w:sz="0" w:space="0" w:color="auto"/>
            <w:right w:val="none" w:sz="0" w:space="0" w:color="auto"/>
          </w:divBdr>
        </w:div>
        <w:div w:id="1416391778">
          <w:marLeft w:val="0"/>
          <w:marRight w:val="0"/>
          <w:marTop w:val="0"/>
          <w:marBottom w:val="0"/>
          <w:divBdr>
            <w:top w:val="none" w:sz="0" w:space="0" w:color="auto"/>
            <w:left w:val="none" w:sz="0" w:space="0" w:color="auto"/>
            <w:bottom w:val="none" w:sz="0" w:space="0" w:color="auto"/>
            <w:right w:val="none" w:sz="0" w:space="0" w:color="auto"/>
          </w:divBdr>
        </w:div>
        <w:div w:id="363796446">
          <w:marLeft w:val="0"/>
          <w:marRight w:val="0"/>
          <w:marTop w:val="0"/>
          <w:marBottom w:val="0"/>
          <w:divBdr>
            <w:top w:val="none" w:sz="0" w:space="0" w:color="auto"/>
            <w:left w:val="none" w:sz="0" w:space="0" w:color="auto"/>
            <w:bottom w:val="none" w:sz="0" w:space="0" w:color="auto"/>
            <w:right w:val="none" w:sz="0" w:space="0" w:color="auto"/>
          </w:divBdr>
        </w:div>
      </w:divsChild>
    </w:div>
    <w:div w:id="899680725">
      <w:bodyDiv w:val="1"/>
      <w:marLeft w:val="0"/>
      <w:marRight w:val="0"/>
      <w:marTop w:val="0"/>
      <w:marBottom w:val="0"/>
      <w:divBdr>
        <w:top w:val="none" w:sz="0" w:space="0" w:color="auto"/>
        <w:left w:val="none" w:sz="0" w:space="0" w:color="auto"/>
        <w:bottom w:val="none" w:sz="0" w:space="0" w:color="auto"/>
        <w:right w:val="none" w:sz="0" w:space="0" w:color="auto"/>
      </w:divBdr>
    </w:div>
    <w:div w:id="909458481">
      <w:bodyDiv w:val="1"/>
      <w:marLeft w:val="0"/>
      <w:marRight w:val="0"/>
      <w:marTop w:val="0"/>
      <w:marBottom w:val="0"/>
      <w:divBdr>
        <w:top w:val="none" w:sz="0" w:space="0" w:color="auto"/>
        <w:left w:val="none" w:sz="0" w:space="0" w:color="auto"/>
        <w:bottom w:val="none" w:sz="0" w:space="0" w:color="auto"/>
        <w:right w:val="none" w:sz="0" w:space="0" w:color="auto"/>
      </w:divBdr>
    </w:div>
    <w:div w:id="952592096">
      <w:bodyDiv w:val="1"/>
      <w:marLeft w:val="0"/>
      <w:marRight w:val="0"/>
      <w:marTop w:val="0"/>
      <w:marBottom w:val="0"/>
      <w:divBdr>
        <w:top w:val="none" w:sz="0" w:space="0" w:color="auto"/>
        <w:left w:val="none" w:sz="0" w:space="0" w:color="auto"/>
        <w:bottom w:val="none" w:sz="0" w:space="0" w:color="auto"/>
        <w:right w:val="none" w:sz="0" w:space="0" w:color="auto"/>
      </w:divBdr>
    </w:div>
    <w:div w:id="959071630">
      <w:bodyDiv w:val="1"/>
      <w:marLeft w:val="0"/>
      <w:marRight w:val="0"/>
      <w:marTop w:val="0"/>
      <w:marBottom w:val="0"/>
      <w:divBdr>
        <w:top w:val="none" w:sz="0" w:space="0" w:color="auto"/>
        <w:left w:val="none" w:sz="0" w:space="0" w:color="auto"/>
        <w:bottom w:val="none" w:sz="0" w:space="0" w:color="auto"/>
        <w:right w:val="none" w:sz="0" w:space="0" w:color="auto"/>
      </w:divBdr>
    </w:div>
    <w:div w:id="1037777002">
      <w:bodyDiv w:val="1"/>
      <w:marLeft w:val="0"/>
      <w:marRight w:val="0"/>
      <w:marTop w:val="0"/>
      <w:marBottom w:val="0"/>
      <w:divBdr>
        <w:top w:val="none" w:sz="0" w:space="0" w:color="auto"/>
        <w:left w:val="none" w:sz="0" w:space="0" w:color="auto"/>
        <w:bottom w:val="none" w:sz="0" w:space="0" w:color="auto"/>
        <w:right w:val="none" w:sz="0" w:space="0" w:color="auto"/>
      </w:divBdr>
    </w:div>
    <w:div w:id="1089084861">
      <w:bodyDiv w:val="1"/>
      <w:marLeft w:val="0"/>
      <w:marRight w:val="0"/>
      <w:marTop w:val="0"/>
      <w:marBottom w:val="0"/>
      <w:divBdr>
        <w:top w:val="none" w:sz="0" w:space="0" w:color="auto"/>
        <w:left w:val="none" w:sz="0" w:space="0" w:color="auto"/>
        <w:bottom w:val="none" w:sz="0" w:space="0" w:color="auto"/>
        <w:right w:val="none" w:sz="0" w:space="0" w:color="auto"/>
      </w:divBdr>
    </w:div>
    <w:div w:id="1109084640">
      <w:bodyDiv w:val="1"/>
      <w:marLeft w:val="0"/>
      <w:marRight w:val="0"/>
      <w:marTop w:val="0"/>
      <w:marBottom w:val="0"/>
      <w:divBdr>
        <w:top w:val="none" w:sz="0" w:space="0" w:color="auto"/>
        <w:left w:val="none" w:sz="0" w:space="0" w:color="auto"/>
        <w:bottom w:val="none" w:sz="0" w:space="0" w:color="auto"/>
        <w:right w:val="none" w:sz="0" w:space="0" w:color="auto"/>
      </w:divBdr>
    </w:div>
    <w:div w:id="1132363105">
      <w:bodyDiv w:val="1"/>
      <w:marLeft w:val="0"/>
      <w:marRight w:val="0"/>
      <w:marTop w:val="0"/>
      <w:marBottom w:val="0"/>
      <w:divBdr>
        <w:top w:val="none" w:sz="0" w:space="0" w:color="auto"/>
        <w:left w:val="none" w:sz="0" w:space="0" w:color="auto"/>
        <w:bottom w:val="none" w:sz="0" w:space="0" w:color="auto"/>
        <w:right w:val="none" w:sz="0" w:space="0" w:color="auto"/>
      </w:divBdr>
    </w:div>
    <w:div w:id="1176337449">
      <w:bodyDiv w:val="1"/>
      <w:marLeft w:val="0"/>
      <w:marRight w:val="0"/>
      <w:marTop w:val="0"/>
      <w:marBottom w:val="0"/>
      <w:divBdr>
        <w:top w:val="none" w:sz="0" w:space="0" w:color="auto"/>
        <w:left w:val="none" w:sz="0" w:space="0" w:color="auto"/>
        <w:bottom w:val="none" w:sz="0" w:space="0" w:color="auto"/>
        <w:right w:val="none" w:sz="0" w:space="0" w:color="auto"/>
      </w:divBdr>
    </w:div>
    <w:div w:id="1191844753">
      <w:bodyDiv w:val="1"/>
      <w:marLeft w:val="0"/>
      <w:marRight w:val="0"/>
      <w:marTop w:val="0"/>
      <w:marBottom w:val="0"/>
      <w:divBdr>
        <w:top w:val="none" w:sz="0" w:space="0" w:color="auto"/>
        <w:left w:val="none" w:sz="0" w:space="0" w:color="auto"/>
        <w:bottom w:val="none" w:sz="0" w:space="0" w:color="auto"/>
        <w:right w:val="none" w:sz="0" w:space="0" w:color="auto"/>
      </w:divBdr>
    </w:div>
    <w:div w:id="1228154241">
      <w:bodyDiv w:val="1"/>
      <w:marLeft w:val="0"/>
      <w:marRight w:val="0"/>
      <w:marTop w:val="0"/>
      <w:marBottom w:val="0"/>
      <w:divBdr>
        <w:top w:val="none" w:sz="0" w:space="0" w:color="auto"/>
        <w:left w:val="none" w:sz="0" w:space="0" w:color="auto"/>
        <w:bottom w:val="none" w:sz="0" w:space="0" w:color="auto"/>
        <w:right w:val="none" w:sz="0" w:space="0" w:color="auto"/>
      </w:divBdr>
    </w:div>
    <w:div w:id="1249583271">
      <w:bodyDiv w:val="1"/>
      <w:marLeft w:val="0"/>
      <w:marRight w:val="0"/>
      <w:marTop w:val="0"/>
      <w:marBottom w:val="0"/>
      <w:divBdr>
        <w:top w:val="none" w:sz="0" w:space="0" w:color="auto"/>
        <w:left w:val="none" w:sz="0" w:space="0" w:color="auto"/>
        <w:bottom w:val="none" w:sz="0" w:space="0" w:color="auto"/>
        <w:right w:val="none" w:sz="0" w:space="0" w:color="auto"/>
      </w:divBdr>
    </w:div>
    <w:div w:id="1393383351">
      <w:bodyDiv w:val="1"/>
      <w:marLeft w:val="0"/>
      <w:marRight w:val="0"/>
      <w:marTop w:val="0"/>
      <w:marBottom w:val="0"/>
      <w:divBdr>
        <w:top w:val="none" w:sz="0" w:space="0" w:color="auto"/>
        <w:left w:val="none" w:sz="0" w:space="0" w:color="auto"/>
        <w:bottom w:val="none" w:sz="0" w:space="0" w:color="auto"/>
        <w:right w:val="none" w:sz="0" w:space="0" w:color="auto"/>
      </w:divBdr>
    </w:div>
    <w:div w:id="1457025139">
      <w:bodyDiv w:val="1"/>
      <w:marLeft w:val="0"/>
      <w:marRight w:val="0"/>
      <w:marTop w:val="0"/>
      <w:marBottom w:val="0"/>
      <w:divBdr>
        <w:top w:val="none" w:sz="0" w:space="0" w:color="auto"/>
        <w:left w:val="none" w:sz="0" w:space="0" w:color="auto"/>
        <w:bottom w:val="none" w:sz="0" w:space="0" w:color="auto"/>
        <w:right w:val="none" w:sz="0" w:space="0" w:color="auto"/>
      </w:divBdr>
    </w:div>
    <w:div w:id="1469320864">
      <w:bodyDiv w:val="1"/>
      <w:marLeft w:val="0"/>
      <w:marRight w:val="0"/>
      <w:marTop w:val="0"/>
      <w:marBottom w:val="0"/>
      <w:divBdr>
        <w:top w:val="none" w:sz="0" w:space="0" w:color="auto"/>
        <w:left w:val="none" w:sz="0" w:space="0" w:color="auto"/>
        <w:bottom w:val="none" w:sz="0" w:space="0" w:color="auto"/>
        <w:right w:val="none" w:sz="0" w:space="0" w:color="auto"/>
      </w:divBdr>
    </w:div>
    <w:div w:id="1480227679">
      <w:bodyDiv w:val="1"/>
      <w:marLeft w:val="0"/>
      <w:marRight w:val="0"/>
      <w:marTop w:val="0"/>
      <w:marBottom w:val="0"/>
      <w:divBdr>
        <w:top w:val="none" w:sz="0" w:space="0" w:color="auto"/>
        <w:left w:val="none" w:sz="0" w:space="0" w:color="auto"/>
        <w:bottom w:val="none" w:sz="0" w:space="0" w:color="auto"/>
        <w:right w:val="none" w:sz="0" w:space="0" w:color="auto"/>
      </w:divBdr>
    </w:div>
    <w:div w:id="1488206886">
      <w:bodyDiv w:val="1"/>
      <w:marLeft w:val="0"/>
      <w:marRight w:val="0"/>
      <w:marTop w:val="0"/>
      <w:marBottom w:val="0"/>
      <w:divBdr>
        <w:top w:val="none" w:sz="0" w:space="0" w:color="auto"/>
        <w:left w:val="none" w:sz="0" w:space="0" w:color="auto"/>
        <w:bottom w:val="none" w:sz="0" w:space="0" w:color="auto"/>
        <w:right w:val="none" w:sz="0" w:space="0" w:color="auto"/>
      </w:divBdr>
    </w:div>
    <w:div w:id="1574310658">
      <w:bodyDiv w:val="1"/>
      <w:marLeft w:val="0"/>
      <w:marRight w:val="0"/>
      <w:marTop w:val="0"/>
      <w:marBottom w:val="0"/>
      <w:divBdr>
        <w:top w:val="none" w:sz="0" w:space="0" w:color="auto"/>
        <w:left w:val="none" w:sz="0" w:space="0" w:color="auto"/>
        <w:bottom w:val="none" w:sz="0" w:space="0" w:color="auto"/>
        <w:right w:val="none" w:sz="0" w:space="0" w:color="auto"/>
      </w:divBdr>
    </w:div>
    <w:div w:id="1682582744">
      <w:bodyDiv w:val="1"/>
      <w:marLeft w:val="0"/>
      <w:marRight w:val="0"/>
      <w:marTop w:val="0"/>
      <w:marBottom w:val="0"/>
      <w:divBdr>
        <w:top w:val="none" w:sz="0" w:space="0" w:color="auto"/>
        <w:left w:val="none" w:sz="0" w:space="0" w:color="auto"/>
        <w:bottom w:val="none" w:sz="0" w:space="0" w:color="auto"/>
        <w:right w:val="none" w:sz="0" w:space="0" w:color="auto"/>
      </w:divBdr>
    </w:div>
    <w:div w:id="1705014910">
      <w:bodyDiv w:val="1"/>
      <w:marLeft w:val="0"/>
      <w:marRight w:val="0"/>
      <w:marTop w:val="0"/>
      <w:marBottom w:val="0"/>
      <w:divBdr>
        <w:top w:val="none" w:sz="0" w:space="0" w:color="auto"/>
        <w:left w:val="none" w:sz="0" w:space="0" w:color="auto"/>
        <w:bottom w:val="none" w:sz="0" w:space="0" w:color="auto"/>
        <w:right w:val="none" w:sz="0" w:space="0" w:color="auto"/>
      </w:divBdr>
    </w:div>
    <w:div w:id="1705597850">
      <w:bodyDiv w:val="1"/>
      <w:marLeft w:val="0"/>
      <w:marRight w:val="0"/>
      <w:marTop w:val="0"/>
      <w:marBottom w:val="0"/>
      <w:divBdr>
        <w:top w:val="none" w:sz="0" w:space="0" w:color="auto"/>
        <w:left w:val="none" w:sz="0" w:space="0" w:color="auto"/>
        <w:bottom w:val="none" w:sz="0" w:space="0" w:color="auto"/>
        <w:right w:val="none" w:sz="0" w:space="0" w:color="auto"/>
      </w:divBdr>
      <w:divsChild>
        <w:div w:id="1290666854">
          <w:marLeft w:val="0"/>
          <w:marRight w:val="0"/>
          <w:marTop w:val="0"/>
          <w:marBottom w:val="0"/>
          <w:divBdr>
            <w:top w:val="none" w:sz="0" w:space="0" w:color="auto"/>
            <w:left w:val="none" w:sz="0" w:space="0" w:color="auto"/>
            <w:bottom w:val="none" w:sz="0" w:space="0" w:color="auto"/>
            <w:right w:val="none" w:sz="0" w:space="0" w:color="auto"/>
          </w:divBdr>
        </w:div>
      </w:divsChild>
    </w:div>
    <w:div w:id="1758593479">
      <w:bodyDiv w:val="1"/>
      <w:marLeft w:val="0"/>
      <w:marRight w:val="0"/>
      <w:marTop w:val="0"/>
      <w:marBottom w:val="0"/>
      <w:divBdr>
        <w:top w:val="none" w:sz="0" w:space="0" w:color="auto"/>
        <w:left w:val="none" w:sz="0" w:space="0" w:color="auto"/>
        <w:bottom w:val="none" w:sz="0" w:space="0" w:color="auto"/>
        <w:right w:val="none" w:sz="0" w:space="0" w:color="auto"/>
      </w:divBdr>
    </w:div>
    <w:div w:id="1766221077">
      <w:bodyDiv w:val="1"/>
      <w:marLeft w:val="0"/>
      <w:marRight w:val="0"/>
      <w:marTop w:val="0"/>
      <w:marBottom w:val="0"/>
      <w:divBdr>
        <w:top w:val="none" w:sz="0" w:space="0" w:color="auto"/>
        <w:left w:val="none" w:sz="0" w:space="0" w:color="auto"/>
        <w:bottom w:val="none" w:sz="0" w:space="0" w:color="auto"/>
        <w:right w:val="none" w:sz="0" w:space="0" w:color="auto"/>
      </w:divBdr>
    </w:div>
    <w:div w:id="1788235888">
      <w:bodyDiv w:val="1"/>
      <w:marLeft w:val="0"/>
      <w:marRight w:val="0"/>
      <w:marTop w:val="0"/>
      <w:marBottom w:val="0"/>
      <w:divBdr>
        <w:top w:val="none" w:sz="0" w:space="0" w:color="auto"/>
        <w:left w:val="none" w:sz="0" w:space="0" w:color="auto"/>
        <w:bottom w:val="none" w:sz="0" w:space="0" w:color="auto"/>
        <w:right w:val="none" w:sz="0" w:space="0" w:color="auto"/>
      </w:divBdr>
    </w:div>
    <w:div w:id="1796370597">
      <w:bodyDiv w:val="1"/>
      <w:marLeft w:val="0"/>
      <w:marRight w:val="0"/>
      <w:marTop w:val="0"/>
      <w:marBottom w:val="0"/>
      <w:divBdr>
        <w:top w:val="none" w:sz="0" w:space="0" w:color="auto"/>
        <w:left w:val="none" w:sz="0" w:space="0" w:color="auto"/>
        <w:bottom w:val="none" w:sz="0" w:space="0" w:color="auto"/>
        <w:right w:val="none" w:sz="0" w:space="0" w:color="auto"/>
      </w:divBdr>
    </w:div>
    <w:div w:id="1812553166">
      <w:bodyDiv w:val="1"/>
      <w:marLeft w:val="0"/>
      <w:marRight w:val="0"/>
      <w:marTop w:val="0"/>
      <w:marBottom w:val="0"/>
      <w:divBdr>
        <w:top w:val="none" w:sz="0" w:space="0" w:color="auto"/>
        <w:left w:val="none" w:sz="0" w:space="0" w:color="auto"/>
        <w:bottom w:val="none" w:sz="0" w:space="0" w:color="auto"/>
        <w:right w:val="none" w:sz="0" w:space="0" w:color="auto"/>
      </w:divBdr>
    </w:div>
    <w:div w:id="1829398028">
      <w:bodyDiv w:val="1"/>
      <w:marLeft w:val="0"/>
      <w:marRight w:val="0"/>
      <w:marTop w:val="0"/>
      <w:marBottom w:val="0"/>
      <w:divBdr>
        <w:top w:val="none" w:sz="0" w:space="0" w:color="auto"/>
        <w:left w:val="none" w:sz="0" w:space="0" w:color="auto"/>
        <w:bottom w:val="none" w:sz="0" w:space="0" w:color="auto"/>
        <w:right w:val="none" w:sz="0" w:space="0" w:color="auto"/>
      </w:divBdr>
    </w:div>
    <w:div w:id="1833716946">
      <w:bodyDiv w:val="1"/>
      <w:marLeft w:val="0"/>
      <w:marRight w:val="0"/>
      <w:marTop w:val="0"/>
      <w:marBottom w:val="0"/>
      <w:divBdr>
        <w:top w:val="none" w:sz="0" w:space="0" w:color="auto"/>
        <w:left w:val="none" w:sz="0" w:space="0" w:color="auto"/>
        <w:bottom w:val="none" w:sz="0" w:space="0" w:color="auto"/>
        <w:right w:val="none" w:sz="0" w:space="0" w:color="auto"/>
      </w:divBdr>
    </w:div>
    <w:div w:id="1876963409">
      <w:bodyDiv w:val="1"/>
      <w:marLeft w:val="0"/>
      <w:marRight w:val="0"/>
      <w:marTop w:val="0"/>
      <w:marBottom w:val="0"/>
      <w:divBdr>
        <w:top w:val="none" w:sz="0" w:space="0" w:color="auto"/>
        <w:left w:val="none" w:sz="0" w:space="0" w:color="auto"/>
        <w:bottom w:val="none" w:sz="0" w:space="0" w:color="auto"/>
        <w:right w:val="none" w:sz="0" w:space="0" w:color="auto"/>
      </w:divBdr>
    </w:div>
    <w:div w:id="1886404962">
      <w:bodyDiv w:val="1"/>
      <w:marLeft w:val="0"/>
      <w:marRight w:val="0"/>
      <w:marTop w:val="0"/>
      <w:marBottom w:val="0"/>
      <w:divBdr>
        <w:top w:val="none" w:sz="0" w:space="0" w:color="auto"/>
        <w:left w:val="none" w:sz="0" w:space="0" w:color="auto"/>
        <w:bottom w:val="none" w:sz="0" w:space="0" w:color="auto"/>
        <w:right w:val="none" w:sz="0" w:space="0" w:color="auto"/>
      </w:divBdr>
    </w:div>
    <w:div w:id="1922789252">
      <w:bodyDiv w:val="1"/>
      <w:marLeft w:val="0"/>
      <w:marRight w:val="0"/>
      <w:marTop w:val="0"/>
      <w:marBottom w:val="0"/>
      <w:divBdr>
        <w:top w:val="none" w:sz="0" w:space="0" w:color="auto"/>
        <w:left w:val="none" w:sz="0" w:space="0" w:color="auto"/>
        <w:bottom w:val="none" w:sz="0" w:space="0" w:color="auto"/>
        <w:right w:val="none" w:sz="0" w:space="0" w:color="auto"/>
      </w:divBdr>
    </w:div>
    <w:div w:id="1925260212">
      <w:bodyDiv w:val="1"/>
      <w:marLeft w:val="0"/>
      <w:marRight w:val="0"/>
      <w:marTop w:val="0"/>
      <w:marBottom w:val="0"/>
      <w:divBdr>
        <w:top w:val="none" w:sz="0" w:space="0" w:color="auto"/>
        <w:left w:val="none" w:sz="0" w:space="0" w:color="auto"/>
        <w:bottom w:val="none" w:sz="0" w:space="0" w:color="auto"/>
        <w:right w:val="none" w:sz="0" w:space="0" w:color="auto"/>
      </w:divBdr>
    </w:div>
    <w:div w:id="1926956521">
      <w:bodyDiv w:val="1"/>
      <w:marLeft w:val="0"/>
      <w:marRight w:val="0"/>
      <w:marTop w:val="0"/>
      <w:marBottom w:val="0"/>
      <w:divBdr>
        <w:top w:val="none" w:sz="0" w:space="0" w:color="auto"/>
        <w:left w:val="none" w:sz="0" w:space="0" w:color="auto"/>
        <w:bottom w:val="none" w:sz="0" w:space="0" w:color="auto"/>
        <w:right w:val="none" w:sz="0" w:space="0" w:color="auto"/>
      </w:divBdr>
    </w:div>
    <w:div w:id="1957713330">
      <w:bodyDiv w:val="1"/>
      <w:marLeft w:val="0"/>
      <w:marRight w:val="0"/>
      <w:marTop w:val="0"/>
      <w:marBottom w:val="0"/>
      <w:divBdr>
        <w:top w:val="none" w:sz="0" w:space="0" w:color="auto"/>
        <w:left w:val="none" w:sz="0" w:space="0" w:color="auto"/>
        <w:bottom w:val="none" w:sz="0" w:space="0" w:color="auto"/>
        <w:right w:val="none" w:sz="0" w:space="0" w:color="auto"/>
      </w:divBdr>
    </w:div>
    <w:div w:id="1976132990">
      <w:bodyDiv w:val="1"/>
      <w:marLeft w:val="0"/>
      <w:marRight w:val="0"/>
      <w:marTop w:val="0"/>
      <w:marBottom w:val="0"/>
      <w:divBdr>
        <w:top w:val="none" w:sz="0" w:space="0" w:color="auto"/>
        <w:left w:val="none" w:sz="0" w:space="0" w:color="auto"/>
        <w:bottom w:val="none" w:sz="0" w:space="0" w:color="auto"/>
        <w:right w:val="none" w:sz="0" w:space="0" w:color="auto"/>
      </w:divBdr>
    </w:div>
    <w:div w:id="2001350756">
      <w:bodyDiv w:val="1"/>
      <w:marLeft w:val="0"/>
      <w:marRight w:val="0"/>
      <w:marTop w:val="0"/>
      <w:marBottom w:val="0"/>
      <w:divBdr>
        <w:top w:val="none" w:sz="0" w:space="0" w:color="auto"/>
        <w:left w:val="none" w:sz="0" w:space="0" w:color="auto"/>
        <w:bottom w:val="none" w:sz="0" w:space="0" w:color="auto"/>
        <w:right w:val="none" w:sz="0" w:space="0" w:color="auto"/>
      </w:divBdr>
    </w:div>
    <w:div w:id="2002194353">
      <w:bodyDiv w:val="1"/>
      <w:marLeft w:val="0"/>
      <w:marRight w:val="0"/>
      <w:marTop w:val="0"/>
      <w:marBottom w:val="0"/>
      <w:divBdr>
        <w:top w:val="none" w:sz="0" w:space="0" w:color="auto"/>
        <w:left w:val="none" w:sz="0" w:space="0" w:color="auto"/>
        <w:bottom w:val="none" w:sz="0" w:space="0" w:color="auto"/>
        <w:right w:val="none" w:sz="0" w:space="0" w:color="auto"/>
      </w:divBdr>
    </w:div>
    <w:div w:id="2025747651">
      <w:bodyDiv w:val="1"/>
      <w:marLeft w:val="0"/>
      <w:marRight w:val="0"/>
      <w:marTop w:val="0"/>
      <w:marBottom w:val="0"/>
      <w:divBdr>
        <w:top w:val="none" w:sz="0" w:space="0" w:color="auto"/>
        <w:left w:val="none" w:sz="0" w:space="0" w:color="auto"/>
        <w:bottom w:val="none" w:sz="0" w:space="0" w:color="auto"/>
        <w:right w:val="none" w:sz="0" w:space="0" w:color="auto"/>
      </w:divBdr>
    </w:div>
    <w:div w:id="2067793546">
      <w:bodyDiv w:val="1"/>
      <w:marLeft w:val="0"/>
      <w:marRight w:val="0"/>
      <w:marTop w:val="0"/>
      <w:marBottom w:val="0"/>
      <w:divBdr>
        <w:top w:val="none" w:sz="0" w:space="0" w:color="auto"/>
        <w:left w:val="none" w:sz="0" w:space="0" w:color="auto"/>
        <w:bottom w:val="none" w:sz="0" w:space="0" w:color="auto"/>
        <w:right w:val="none" w:sz="0" w:space="0" w:color="auto"/>
      </w:divBdr>
    </w:div>
    <w:div w:id="2096397454">
      <w:bodyDiv w:val="1"/>
      <w:marLeft w:val="0"/>
      <w:marRight w:val="0"/>
      <w:marTop w:val="0"/>
      <w:marBottom w:val="0"/>
      <w:divBdr>
        <w:top w:val="none" w:sz="0" w:space="0" w:color="auto"/>
        <w:left w:val="none" w:sz="0" w:space="0" w:color="auto"/>
        <w:bottom w:val="none" w:sz="0" w:space="0" w:color="auto"/>
        <w:right w:val="none" w:sz="0" w:space="0" w:color="auto"/>
      </w:divBdr>
    </w:div>
    <w:div w:id="2125155318">
      <w:bodyDiv w:val="1"/>
      <w:marLeft w:val="0"/>
      <w:marRight w:val="0"/>
      <w:marTop w:val="0"/>
      <w:marBottom w:val="0"/>
      <w:divBdr>
        <w:top w:val="none" w:sz="0" w:space="0" w:color="auto"/>
        <w:left w:val="none" w:sz="0" w:space="0" w:color="auto"/>
        <w:bottom w:val="none" w:sz="0" w:space="0" w:color="auto"/>
        <w:right w:val="none" w:sz="0" w:space="0" w:color="auto"/>
      </w:divBdr>
      <w:divsChild>
        <w:div w:id="1438401140">
          <w:marLeft w:val="0"/>
          <w:marRight w:val="0"/>
          <w:marTop w:val="0"/>
          <w:marBottom w:val="0"/>
          <w:divBdr>
            <w:top w:val="none" w:sz="0" w:space="0" w:color="auto"/>
            <w:left w:val="none" w:sz="0" w:space="0" w:color="auto"/>
            <w:bottom w:val="none" w:sz="0" w:space="0" w:color="auto"/>
            <w:right w:val="none" w:sz="0" w:space="0" w:color="auto"/>
          </w:divBdr>
          <w:divsChild>
            <w:div w:id="1814985148">
              <w:marLeft w:val="0"/>
              <w:marRight w:val="0"/>
              <w:marTop w:val="0"/>
              <w:marBottom w:val="0"/>
              <w:divBdr>
                <w:top w:val="none" w:sz="0" w:space="0" w:color="auto"/>
                <w:left w:val="none" w:sz="0" w:space="0" w:color="auto"/>
                <w:bottom w:val="none" w:sz="0" w:space="0" w:color="auto"/>
                <w:right w:val="none" w:sz="0" w:space="0" w:color="auto"/>
              </w:divBdr>
              <w:divsChild>
                <w:div w:id="1898859935">
                  <w:marLeft w:val="0"/>
                  <w:marRight w:val="0"/>
                  <w:marTop w:val="0"/>
                  <w:marBottom w:val="0"/>
                  <w:divBdr>
                    <w:top w:val="none" w:sz="0" w:space="0" w:color="auto"/>
                    <w:left w:val="none" w:sz="0" w:space="0" w:color="auto"/>
                    <w:bottom w:val="none" w:sz="0" w:space="0" w:color="auto"/>
                    <w:right w:val="none" w:sz="0" w:space="0" w:color="auto"/>
                  </w:divBdr>
                  <w:divsChild>
                    <w:div w:id="730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929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tech.amikelive.com/node-718/what-object-categories-labels-are-in-coco-dataset/" TargetMode="External"/><Relationship Id="rId1" Type="http://schemas.openxmlformats.org/officeDocument/2006/relationships/hyperlink" Target="https://www.google.com/url?sa=i&amp;url=https%3A%2F%2Fwww.learnopencv.com%2Ffaster-r-cnn-object-detection-with-pytorch%2F&amp;psig=AOvVaw0aQfrs2nwoYoSFawxtoTUI&amp;ust=1581582258583000&amp;source=images&amp;cd=vfe&amp;ved=0CAIQjRxqFwoTCLDB36HLy-cCFQAAAAAdAAAAABAD"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5.tiff"/><Relationship Id="rId39" Type="http://schemas.openxmlformats.org/officeDocument/2006/relationships/hyperlink" Target="https://www.thingiverse.com/thing:3723178" TargetMode="External"/><Relationship Id="rId21" Type="http://schemas.microsoft.com/office/2011/relationships/commentsExtended" Target="commentsExtended.xml"/><Relationship Id="rId34" Type="http://schemas.openxmlformats.org/officeDocument/2006/relationships/image" Target="media/image23.png"/><Relationship Id="rId42" Type="http://schemas.openxmlformats.org/officeDocument/2006/relationships/hyperlink" Target="http://dl.djicdn.com/downloads/flamewheel/en/F450_User_Manual_v2.2_en.pdf" TargetMode="External"/><Relationship Id="rId47" Type="http://schemas.openxmlformats.org/officeDocument/2006/relationships/hyperlink" Target="https://www.fierceelectronics.com/components/compensating-for-tilt-hard-iron-and-soft-iron-effects" TargetMode="External"/><Relationship Id="rId50" Type="http://schemas.openxmlformats.org/officeDocument/2006/relationships/hyperlink" Target="https://www.meteorologiaenred.com/barometro.htm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viation.stackexchange.com/questions/20909/how-do-propeller-driven-fixed-wing-uavs-counter-negative-torque-from-engine-rot"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emlid.com/navio/" TargetMode="External"/><Relationship Id="rId40" Type="http://schemas.openxmlformats.org/officeDocument/2006/relationships/hyperlink" Target="https://www.thingiverse.com/thing:92208" TargetMode="External"/><Relationship Id="rId45" Type="http://schemas.openxmlformats.org/officeDocument/2006/relationships/hyperlink" Target="https://diyodemag.com/_images/5abc7a3ec672e0e30e9bb110" TargetMode="External"/><Relationship Id="rId53" Type="http://schemas.openxmlformats.org/officeDocument/2006/relationships/hyperlink" Target="https://es.freelogodesign.org/terms-of-use" TargetMode="External"/><Relationship Id="rId5" Type="http://schemas.openxmlformats.org/officeDocument/2006/relationships/webSettings" Target="webSettings.xm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6/09/relationships/commentsIds" Target="commentsIds.xml"/><Relationship Id="rId27" Type="http://schemas.openxmlformats.org/officeDocument/2006/relationships/image" Target="media/image16.tif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comprardrones.online/como-funcionan-las-helices-de-un-drone/" TargetMode="External"/><Relationship Id="rId48" Type="http://schemas.openxmlformats.org/officeDocument/2006/relationships/hyperlink" Target="http://www.gnuplot.info" TargetMode="External"/><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s://www.ugr.es/~andyk/Docencia/Metclim/Constantes.pdf"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prusa3d.es/original-prusa-i3-mk3-spa/" TargetMode="External"/><Relationship Id="rId46" Type="http://schemas.openxmlformats.org/officeDocument/2006/relationships/hyperlink" Target="https://www.nxp.com/docs/en/application-note/AN3461.pdf" TargetMode="External"/><Relationship Id="rId20" Type="http://schemas.openxmlformats.org/officeDocument/2006/relationships/comments" Target="comments.xml"/><Relationship Id="rId41" Type="http://schemas.openxmlformats.org/officeDocument/2006/relationships/hyperlink" Target="https://corchitosrc.foroactivo.com/t2-motores-brushless" TargetMode="External"/><Relationship Id="rId54" Type="http://schemas.openxmlformats.org/officeDocument/2006/relationships/hyperlink" Target="https://developer.android.com/guide/topics/manifest/manifest-intro?hl=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emlid/emlid-docs/blob/master/docs/autopilots/navio2/img/Navio2WithPaspberryPi.png?raw=true" TargetMode="External"/><Relationship Id="rId49" Type="http://schemas.openxmlformats.org/officeDocument/2006/relationships/hyperlink" Target="https://github.com/juancalf/TFG/tree/master/archivos%203d"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s://i.stack.imgur.com/fbjwb.jpg" TargetMode="External"/><Relationship Id="rId52" Type="http://schemas.openxmlformats.org/officeDocument/2006/relationships/hyperlink" Target="http://xybernetics.com/2016/04/08/tech-talk-quadcopter-basic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7D922-705E-D24A-B1DA-84A52E93C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38</Pages>
  <Words>9197</Words>
  <Characters>50588</Characters>
  <Application>Microsoft Office Word</Application>
  <DocSecurity>0</DocSecurity>
  <Lines>421</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Juan Carlos de Alfonso Juliá</cp:lastModifiedBy>
  <cp:revision>51</cp:revision>
  <dcterms:created xsi:type="dcterms:W3CDTF">2020-04-10T09:26:00Z</dcterms:created>
  <dcterms:modified xsi:type="dcterms:W3CDTF">2020-04-11T10:05:00Z</dcterms:modified>
</cp:coreProperties>
</file>