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410391"/>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eastAsia="Times New Roman" w:cs="Times New Roman"/>
          <w:noProof/>
        </w:rPr>
      </w:sdtEndPr>
      <w:sdtContent>
        <w:p w14:paraId="5A9B84AF" w14:textId="77777777" w:rsidR="008F6737" w:rsidRDefault="008F6737">
          <w:pPr>
            <w:pStyle w:val="TtuloTDC"/>
          </w:pPr>
        </w:p>
        <w:p w14:paraId="060B2276" w14:textId="6A844F1C" w:rsidR="00014D39"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410391" w:history="1">
            <w:r w:rsidR="00014D39" w:rsidRPr="00230D53">
              <w:rPr>
                <w:rStyle w:val="Hipervnculo"/>
                <w:noProof/>
              </w:rPr>
              <w:t>Índice</w:t>
            </w:r>
            <w:r w:rsidR="00014D39">
              <w:rPr>
                <w:noProof/>
                <w:webHidden/>
              </w:rPr>
              <w:tab/>
            </w:r>
            <w:r w:rsidR="00014D39">
              <w:rPr>
                <w:noProof/>
                <w:webHidden/>
              </w:rPr>
              <w:fldChar w:fldCharType="begin"/>
            </w:r>
            <w:r w:rsidR="00014D39">
              <w:rPr>
                <w:noProof/>
                <w:webHidden/>
              </w:rPr>
              <w:instrText xml:space="preserve"> PAGEREF _Toc37410391 \h </w:instrText>
            </w:r>
            <w:r w:rsidR="00014D39">
              <w:rPr>
                <w:noProof/>
                <w:webHidden/>
              </w:rPr>
            </w:r>
            <w:r w:rsidR="00014D39">
              <w:rPr>
                <w:noProof/>
                <w:webHidden/>
              </w:rPr>
              <w:fldChar w:fldCharType="separate"/>
            </w:r>
            <w:r w:rsidR="00014D39">
              <w:rPr>
                <w:noProof/>
                <w:webHidden/>
              </w:rPr>
              <w:t>2</w:t>
            </w:r>
            <w:r w:rsidR="00014D39">
              <w:rPr>
                <w:noProof/>
                <w:webHidden/>
              </w:rPr>
              <w:fldChar w:fldCharType="end"/>
            </w:r>
          </w:hyperlink>
        </w:p>
        <w:p w14:paraId="7435AD48" w14:textId="273C6E9B" w:rsidR="00014D39" w:rsidRDefault="002B49F8">
          <w:pPr>
            <w:pStyle w:val="TDC1"/>
            <w:rPr>
              <w:rFonts w:cstheme="minorBidi"/>
              <w:b w:val="0"/>
              <w:bCs w:val="0"/>
              <w:i w:val="0"/>
              <w:iCs w:val="0"/>
              <w:noProof/>
            </w:rPr>
          </w:pPr>
          <w:hyperlink w:anchor="_Toc37410392" w:history="1">
            <w:r w:rsidR="00014D39" w:rsidRPr="00230D53">
              <w:rPr>
                <w:rStyle w:val="Hipervnculo"/>
                <w:noProof/>
              </w:rPr>
              <w:t>Resumen.</w:t>
            </w:r>
            <w:r w:rsidR="00014D39">
              <w:rPr>
                <w:noProof/>
                <w:webHidden/>
              </w:rPr>
              <w:tab/>
            </w:r>
            <w:r w:rsidR="00014D39">
              <w:rPr>
                <w:noProof/>
                <w:webHidden/>
              </w:rPr>
              <w:fldChar w:fldCharType="begin"/>
            </w:r>
            <w:r w:rsidR="00014D39">
              <w:rPr>
                <w:noProof/>
                <w:webHidden/>
              </w:rPr>
              <w:instrText xml:space="preserve"> PAGEREF _Toc37410392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4A4587A3" w14:textId="31E4BC96" w:rsidR="00014D39" w:rsidRDefault="002B49F8">
          <w:pPr>
            <w:pStyle w:val="TDC1"/>
            <w:rPr>
              <w:rFonts w:cstheme="minorBidi"/>
              <w:b w:val="0"/>
              <w:bCs w:val="0"/>
              <w:i w:val="0"/>
              <w:iCs w:val="0"/>
              <w:noProof/>
            </w:rPr>
          </w:pPr>
          <w:hyperlink w:anchor="_Toc37410393" w:history="1">
            <w:r w:rsidR="00014D39" w:rsidRPr="00230D53">
              <w:rPr>
                <w:rStyle w:val="Hipervnculo"/>
                <w:noProof/>
              </w:rPr>
              <w:t>Palabras clave.</w:t>
            </w:r>
            <w:r w:rsidR="00014D39">
              <w:rPr>
                <w:noProof/>
                <w:webHidden/>
              </w:rPr>
              <w:tab/>
            </w:r>
            <w:r w:rsidR="00014D39">
              <w:rPr>
                <w:noProof/>
                <w:webHidden/>
              </w:rPr>
              <w:fldChar w:fldCharType="begin"/>
            </w:r>
            <w:r w:rsidR="00014D39">
              <w:rPr>
                <w:noProof/>
                <w:webHidden/>
              </w:rPr>
              <w:instrText xml:space="preserve"> PAGEREF _Toc37410393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68714204" w14:textId="6364D4C5" w:rsidR="00014D39" w:rsidRDefault="002B49F8">
          <w:pPr>
            <w:pStyle w:val="TDC1"/>
            <w:rPr>
              <w:rFonts w:cstheme="minorBidi"/>
              <w:b w:val="0"/>
              <w:bCs w:val="0"/>
              <w:i w:val="0"/>
              <w:iCs w:val="0"/>
              <w:noProof/>
            </w:rPr>
          </w:pPr>
          <w:hyperlink w:anchor="_Toc37410394" w:history="1">
            <w:r w:rsidR="00014D39" w:rsidRPr="00230D53">
              <w:rPr>
                <w:rStyle w:val="Hipervnculo"/>
                <w:noProof/>
              </w:rPr>
              <w:t>1. Introducción.</w:t>
            </w:r>
            <w:r w:rsidR="00014D39">
              <w:rPr>
                <w:noProof/>
                <w:webHidden/>
              </w:rPr>
              <w:tab/>
            </w:r>
            <w:r w:rsidR="00014D39">
              <w:rPr>
                <w:noProof/>
                <w:webHidden/>
              </w:rPr>
              <w:fldChar w:fldCharType="begin"/>
            </w:r>
            <w:r w:rsidR="00014D39">
              <w:rPr>
                <w:noProof/>
                <w:webHidden/>
              </w:rPr>
              <w:instrText xml:space="preserve"> PAGEREF _Toc37410394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5BFE906F" w14:textId="2765C5C6" w:rsidR="00014D39" w:rsidRDefault="002B49F8">
          <w:pPr>
            <w:pStyle w:val="TDC2"/>
            <w:rPr>
              <w:rFonts w:cstheme="minorBidi"/>
              <w:b w:val="0"/>
              <w:bCs w:val="0"/>
              <w:noProof/>
              <w:sz w:val="24"/>
              <w:szCs w:val="24"/>
            </w:rPr>
          </w:pPr>
          <w:hyperlink w:anchor="_Toc37410395" w:history="1">
            <w:r w:rsidR="00014D39" w:rsidRPr="00230D53">
              <w:rPr>
                <w:rStyle w:val="Hipervnculo"/>
                <w:noProof/>
              </w:rPr>
              <w:t>1.1 Estructura del repositorio.</w:t>
            </w:r>
            <w:r w:rsidR="00014D39">
              <w:rPr>
                <w:noProof/>
                <w:webHidden/>
              </w:rPr>
              <w:tab/>
            </w:r>
            <w:r w:rsidR="00014D39">
              <w:rPr>
                <w:noProof/>
                <w:webHidden/>
              </w:rPr>
              <w:fldChar w:fldCharType="begin"/>
            </w:r>
            <w:r w:rsidR="00014D39">
              <w:rPr>
                <w:noProof/>
                <w:webHidden/>
              </w:rPr>
              <w:instrText xml:space="preserve"> PAGEREF _Toc37410395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4FF7CB43" w14:textId="245FA9AA" w:rsidR="00014D39" w:rsidRDefault="002B49F8">
          <w:pPr>
            <w:pStyle w:val="TDC1"/>
            <w:rPr>
              <w:rFonts w:cstheme="minorBidi"/>
              <w:b w:val="0"/>
              <w:bCs w:val="0"/>
              <w:i w:val="0"/>
              <w:iCs w:val="0"/>
              <w:noProof/>
            </w:rPr>
          </w:pPr>
          <w:hyperlink w:anchor="_Toc37410396" w:history="1">
            <w:r w:rsidR="00014D39" w:rsidRPr="00230D53">
              <w:rPr>
                <w:rStyle w:val="Hipervnculo"/>
                <w:noProof/>
              </w:rPr>
              <w:t>2. Diseño y construcción.</w:t>
            </w:r>
            <w:r w:rsidR="00014D39">
              <w:rPr>
                <w:noProof/>
                <w:webHidden/>
              </w:rPr>
              <w:tab/>
            </w:r>
            <w:r w:rsidR="00014D39">
              <w:rPr>
                <w:noProof/>
                <w:webHidden/>
              </w:rPr>
              <w:fldChar w:fldCharType="begin"/>
            </w:r>
            <w:r w:rsidR="00014D39">
              <w:rPr>
                <w:noProof/>
                <w:webHidden/>
              </w:rPr>
              <w:instrText xml:space="preserve"> PAGEREF _Toc37410396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703DBA7B" w14:textId="24C8B586" w:rsidR="00014D39" w:rsidRDefault="002B49F8">
          <w:pPr>
            <w:pStyle w:val="TDC2"/>
            <w:rPr>
              <w:rFonts w:cstheme="minorBidi"/>
              <w:b w:val="0"/>
              <w:bCs w:val="0"/>
              <w:noProof/>
              <w:sz w:val="24"/>
              <w:szCs w:val="24"/>
            </w:rPr>
          </w:pPr>
          <w:hyperlink w:anchor="_Toc37410397" w:history="1">
            <w:r w:rsidR="00014D39" w:rsidRPr="00230D53">
              <w:rPr>
                <w:rStyle w:val="Hipervnculo"/>
                <w:noProof/>
              </w:rPr>
              <w:t>2.1 Diseño hardware.</w:t>
            </w:r>
            <w:r w:rsidR="00014D39">
              <w:rPr>
                <w:noProof/>
                <w:webHidden/>
              </w:rPr>
              <w:tab/>
            </w:r>
            <w:r w:rsidR="00014D39">
              <w:rPr>
                <w:noProof/>
                <w:webHidden/>
              </w:rPr>
              <w:fldChar w:fldCharType="begin"/>
            </w:r>
            <w:r w:rsidR="00014D39">
              <w:rPr>
                <w:noProof/>
                <w:webHidden/>
              </w:rPr>
              <w:instrText xml:space="preserve"> PAGEREF _Toc37410397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0B27E52A" w14:textId="5D465227" w:rsidR="00014D39" w:rsidRDefault="002B49F8">
          <w:pPr>
            <w:pStyle w:val="TDC3"/>
            <w:rPr>
              <w:rFonts w:cstheme="minorBidi"/>
              <w:noProof/>
              <w:sz w:val="24"/>
              <w:szCs w:val="24"/>
            </w:rPr>
          </w:pPr>
          <w:hyperlink w:anchor="_Toc37410398" w:history="1">
            <w:r w:rsidR="00014D39" w:rsidRPr="00230D53">
              <w:rPr>
                <w:rStyle w:val="Hipervnculo"/>
                <w:noProof/>
              </w:rPr>
              <w:t>2.1.1 Primer acercamiento: elementos que podemos necesitar.</w:t>
            </w:r>
            <w:r w:rsidR="00014D39">
              <w:rPr>
                <w:noProof/>
                <w:webHidden/>
              </w:rPr>
              <w:tab/>
            </w:r>
            <w:r w:rsidR="00014D39">
              <w:rPr>
                <w:noProof/>
                <w:webHidden/>
              </w:rPr>
              <w:fldChar w:fldCharType="begin"/>
            </w:r>
            <w:r w:rsidR="00014D39">
              <w:rPr>
                <w:noProof/>
                <w:webHidden/>
              </w:rPr>
              <w:instrText xml:space="preserve"> PAGEREF _Toc37410398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148F4611" w14:textId="60EC7C9E" w:rsidR="00014D39" w:rsidRDefault="002B49F8">
          <w:pPr>
            <w:pStyle w:val="TDC3"/>
            <w:rPr>
              <w:rFonts w:cstheme="minorBidi"/>
              <w:noProof/>
              <w:sz w:val="24"/>
              <w:szCs w:val="24"/>
            </w:rPr>
          </w:pPr>
          <w:hyperlink w:anchor="_Toc37410399" w:history="1">
            <w:r w:rsidR="00014D39" w:rsidRPr="00230D53">
              <w:rPr>
                <w:rStyle w:val="Hipervnculo"/>
                <w:noProof/>
              </w:rPr>
              <w:t>2.1.2 Segundo acercamiento: Selección concreta de componentes.</w:t>
            </w:r>
            <w:r w:rsidR="00014D39">
              <w:rPr>
                <w:noProof/>
                <w:webHidden/>
              </w:rPr>
              <w:tab/>
            </w:r>
            <w:r w:rsidR="00014D39">
              <w:rPr>
                <w:noProof/>
                <w:webHidden/>
              </w:rPr>
              <w:fldChar w:fldCharType="begin"/>
            </w:r>
            <w:r w:rsidR="00014D39">
              <w:rPr>
                <w:noProof/>
                <w:webHidden/>
              </w:rPr>
              <w:instrText xml:space="preserve"> PAGEREF _Toc37410399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577FAA6E" w14:textId="50A7033A" w:rsidR="00014D39" w:rsidRDefault="002B49F8">
          <w:pPr>
            <w:pStyle w:val="TDC3"/>
            <w:rPr>
              <w:rFonts w:cstheme="minorBidi"/>
              <w:noProof/>
              <w:sz w:val="24"/>
              <w:szCs w:val="24"/>
            </w:rPr>
          </w:pPr>
          <w:hyperlink w:anchor="_Toc37410400" w:history="1">
            <w:r w:rsidR="00014D39" w:rsidRPr="00230D53">
              <w:rPr>
                <w:rStyle w:val="Hipervnculo"/>
                <w:noProof/>
              </w:rPr>
              <w:t>2.1.3 Estructura adicional impresa en 3d.</w:t>
            </w:r>
            <w:r w:rsidR="00014D39">
              <w:rPr>
                <w:noProof/>
                <w:webHidden/>
              </w:rPr>
              <w:tab/>
            </w:r>
            <w:r w:rsidR="00014D39">
              <w:rPr>
                <w:noProof/>
                <w:webHidden/>
              </w:rPr>
              <w:fldChar w:fldCharType="begin"/>
            </w:r>
            <w:r w:rsidR="00014D39">
              <w:rPr>
                <w:noProof/>
                <w:webHidden/>
              </w:rPr>
              <w:instrText xml:space="preserve"> PAGEREF _Toc37410400 \h </w:instrText>
            </w:r>
            <w:r w:rsidR="00014D39">
              <w:rPr>
                <w:noProof/>
                <w:webHidden/>
              </w:rPr>
            </w:r>
            <w:r w:rsidR="00014D39">
              <w:rPr>
                <w:noProof/>
                <w:webHidden/>
              </w:rPr>
              <w:fldChar w:fldCharType="separate"/>
            </w:r>
            <w:r w:rsidR="00014D39">
              <w:rPr>
                <w:noProof/>
                <w:webHidden/>
              </w:rPr>
              <w:t>6</w:t>
            </w:r>
            <w:r w:rsidR="00014D39">
              <w:rPr>
                <w:noProof/>
                <w:webHidden/>
              </w:rPr>
              <w:fldChar w:fldCharType="end"/>
            </w:r>
          </w:hyperlink>
        </w:p>
        <w:p w14:paraId="57BA16E6" w14:textId="52EB5B04" w:rsidR="00014D39" w:rsidRDefault="002B49F8">
          <w:pPr>
            <w:pStyle w:val="TDC2"/>
            <w:rPr>
              <w:rFonts w:cstheme="minorBidi"/>
              <w:b w:val="0"/>
              <w:bCs w:val="0"/>
              <w:noProof/>
              <w:sz w:val="24"/>
              <w:szCs w:val="24"/>
            </w:rPr>
          </w:pPr>
          <w:hyperlink w:anchor="_Toc37410401" w:history="1">
            <w:r w:rsidR="00014D39" w:rsidRPr="00230D53">
              <w:rPr>
                <w:rStyle w:val="Hipervnculo"/>
                <w:noProof/>
              </w:rPr>
              <w:t>2.2 Construcción final del prototipo.</w:t>
            </w:r>
            <w:r w:rsidR="00014D39">
              <w:rPr>
                <w:noProof/>
                <w:webHidden/>
              </w:rPr>
              <w:tab/>
            </w:r>
            <w:r w:rsidR="00014D39">
              <w:rPr>
                <w:noProof/>
                <w:webHidden/>
              </w:rPr>
              <w:fldChar w:fldCharType="begin"/>
            </w:r>
            <w:r w:rsidR="00014D39">
              <w:rPr>
                <w:noProof/>
                <w:webHidden/>
              </w:rPr>
              <w:instrText xml:space="preserve"> PAGEREF _Toc37410401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190D66B3" w14:textId="7293E366" w:rsidR="00014D39" w:rsidRDefault="002B49F8">
          <w:pPr>
            <w:pStyle w:val="TDC3"/>
            <w:rPr>
              <w:rFonts w:cstheme="minorBidi"/>
              <w:noProof/>
              <w:sz w:val="24"/>
              <w:szCs w:val="24"/>
            </w:rPr>
          </w:pPr>
          <w:hyperlink w:anchor="_Toc37410402" w:history="1">
            <w:r w:rsidR="00014D39" w:rsidRPr="00230D53">
              <w:rPr>
                <w:rStyle w:val="Hipervnculo"/>
                <w:noProof/>
              </w:rPr>
              <w:t>2.2.1 Conexión entre variadores y motores.</w:t>
            </w:r>
            <w:r w:rsidR="00014D39">
              <w:rPr>
                <w:noProof/>
                <w:webHidden/>
              </w:rPr>
              <w:tab/>
            </w:r>
            <w:r w:rsidR="00014D39">
              <w:rPr>
                <w:noProof/>
                <w:webHidden/>
              </w:rPr>
              <w:fldChar w:fldCharType="begin"/>
            </w:r>
            <w:r w:rsidR="00014D39">
              <w:rPr>
                <w:noProof/>
                <w:webHidden/>
              </w:rPr>
              <w:instrText xml:space="preserve"> PAGEREF _Toc37410402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32299F25" w14:textId="4BAD658A" w:rsidR="00014D39" w:rsidRDefault="002B49F8">
          <w:pPr>
            <w:pStyle w:val="TDC3"/>
            <w:rPr>
              <w:rFonts w:cstheme="minorBidi"/>
              <w:noProof/>
              <w:sz w:val="24"/>
              <w:szCs w:val="24"/>
            </w:rPr>
          </w:pPr>
          <w:hyperlink w:anchor="_Toc37410403" w:history="1">
            <w:r w:rsidR="00014D39" w:rsidRPr="00230D53">
              <w:rPr>
                <w:rStyle w:val="Hipervnculo"/>
                <w:noProof/>
              </w:rPr>
              <w:t>2.2.1 Conexión entre variadores con Raspberry y batería.</w:t>
            </w:r>
            <w:r w:rsidR="00014D39">
              <w:rPr>
                <w:noProof/>
                <w:webHidden/>
              </w:rPr>
              <w:tab/>
            </w:r>
            <w:r w:rsidR="00014D39">
              <w:rPr>
                <w:noProof/>
                <w:webHidden/>
              </w:rPr>
              <w:fldChar w:fldCharType="begin"/>
            </w:r>
            <w:r w:rsidR="00014D39">
              <w:rPr>
                <w:noProof/>
                <w:webHidden/>
              </w:rPr>
              <w:instrText xml:space="preserve"> PAGEREF _Toc37410403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01CB182D" w14:textId="6102CBE4" w:rsidR="00014D39" w:rsidRDefault="002B49F8">
          <w:pPr>
            <w:pStyle w:val="TDC3"/>
            <w:rPr>
              <w:rFonts w:cstheme="minorBidi"/>
              <w:noProof/>
              <w:sz w:val="24"/>
              <w:szCs w:val="24"/>
            </w:rPr>
          </w:pPr>
          <w:hyperlink w:anchor="_Toc37410404" w:history="1">
            <w:r w:rsidR="00014D39" w:rsidRPr="00230D53">
              <w:rPr>
                <w:rStyle w:val="Hipervnculo"/>
                <w:noProof/>
              </w:rPr>
              <w:t>2.2.2 Instalación de las hélices y ajuste del sentido de giro.</w:t>
            </w:r>
            <w:r w:rsidR="00014D39">
              <w:rPr>
                <w:noProof/>
                <w:webHidden/>
              </w:rPr>
              <w:tab/>
            </w:r>
            <w:r w:rsidR="00014D39">
              <w:rPr>
                <w:noProof/>
                <w:webHidden/>
              </w:rPr>
              <w:fldChar w:fldCharType="begin"/>
            </w:r>
            <w:r w:rsidR="00014D39">
              <w:rPr>
                <w:noProof/>
                <w:webHidden/>
              </w:rPr>
              <w:instrText xml:space="preserve"> PAGEREF _Toc37410404 \h </w:instrText>
            </w:r>
            <w:r w:rsidR="00014D39">
              <w:rPr>
                <w:noProof/>
                <w:webHidden/>
              </w:rPr>
            </w:r>
            <w:r w:rsidR="00014D39">
              <w:rPr>
                <w:noProof/>
                <w:webHidden/>
              </w:rPr>
              <w:fldChar w:fldCharType="separate"/>
            </w:r>
            <w:r w:rsidR="00014D39">
              <w:rPr>
                <w:noProof/>
                <w:webHidden/>
              </w:rPr>
              <w:t>8</w:t>
            </w:r>
            <w:r w:rsidR="00014D39">
              <w:rPr>
                <w:noProof/>
                <w:webHidden/>
              </w:rPr>
              <w:fldChar w:fldCharType="end"/>
            </w:r>
          </w:hyperlink>
        </w:p>
        <w:p w14:paraId="676B1FA2" w14:textId="2C47ADEE" w:rsidR="00014D39" w:rsidRDefault="002B49F8">
          <w:pPr>
            <w:pStyle w:val="TDC3"/>
            <w:rPr>
              <w:rFonts w:cstheme="minorBidi"/>
              <w:noProof/>
              <w:sz w:val="24"/>
              <w:szCs w:val="24"/>
            </w:rPr>
          </w:pPr>
          <w:hyperlink w:anchor="_Toc37410405" w:history="1">
            <w:r w:rsidR="00014D39" w:rsidRPr="00230D53">
              <w:rPr>
                <w:rStyle w:val="Hipervnculo"/>
                <w:noProof/>
              </w:rPr>
              <w:t>2.2.3 Colocación del resto de componentes.</w:t>
            </w:r>
            <w:r w:rsidR="00014D39">
              <w:rPr>
                <w:noProof/>
                <w:webHidden/>
              </w:rPr>
              <w:tab/>
            </w:r>
            <w:r w:rsidR="00014D39">
              <w:rPr>
                <w:noProof/>
                <w:webHidden/>
              </w:rPr>
              <w:fldChar w:fldCharType="begin"/>
            </w:r>
            <w:r w:rsidR="00014D39">
              <w:rPr>
                <w:noProof/>
                <w:webHidden/>
              </w:rPr>
              <w:instrText xml:space="preserve"> PAGEREF _Toc37410405 \h </w:instrText>
            </w:r>
            <w:r w:rsidR="00014D39">
              <w:rPr>
                <w:noProof/>
                <w:webHidden/>
              </w:rPr>
            </w:r>
            <w:r w:rsidR="00014D39">
              <w:rPr>
                <w:noProof/>
                <w:webHidden/>
              </w:rPr>
              <w:fldChar w:fldCharType="separate"/>
            </w:r>
            <w:r w:rsidR="00014D39">
              <w:rPr>
                <w:noProof/>
                <w:webHidden/>
              </w:rPr>
              <w:t>9</w:t>
            </w:r>
            <w:r w:rsidR="00014D39">
              <w:rPr>
                <w:noProof/>
                <w:webHidden/>
              </w:rPr>
              <w:fldChar w:fldCharType="end"/>
            </w:r>
          </w:hyperlink>
        </w:p>
        <w:p w14:paraId="13A966EB" w14:textId="3E8E9281" w:rsidR="00014D39" w:rsidRDefault="002B49F8">
          <w:pPr>
            <w:pStyle w:val="TDC1"/>
            <w:rPr>
              <w:rFonts w:cstheme="minorBidi"/>
              <w:b w:val="0"/>
              <w:bCs w:val="0"/>
              <w:i w:val="0"/>
              <w:iCs w:val="0"/>
              <w:noProof/>
            </w:rPr>
          </w:pPr>
          <w:hyperlink w:anchor="_Toc37410406" w:history="1">
            <w:r w:rsidR="00014D39" w:rsidRPr="00230D53">
              <w:rPr>
                <w:rStyle w:val="Hipervnculo"/>
                <w:noProof/>
              </w:rPr>
              <w:t>3. Diseño software.</w:t>
            </w:r>
            <w:r w:rsidR="00014D39">
              <w:rPr>
                <w:noProof/>
                <w:webHidden/>
              </w:rPr>
              <w:tab/>
            </w:r>
            <w:r w:rsidR="00014D39">
              <w:rPr>
                <w:noProof/>
                <w:webHidden/>
              </w:rPr>
              <w:fldChar w:fldCharType="begin"/>
            </w:r>
            <w:r w:rsidR="00014D39">
              <w:rPr>
                <w:noProof/>
                <w:webHidden/>
              </w:rPr>
              <w:instrText xml:space="preserve"> PAGEREF _Toc37410406 \h </w:instrText>
            </w:r>
            <w:r w:rsidR="00014D39">
              <w:rPr>
                <w:noProof/>
                <w:webHidden/>
              </w:rPr>
            </w:r>
            <w:r w:rsidR="00014D39">
              <w:rPr>
                <w:noProof/>
                <w:webHidden/>
              </w:rPr>
              <w:fldChar w:fldCharType="separate"/>
            </w:r>
            <w:r w:rsidR="00014D39">
              <w:rPr>
                <w:noProof/>
                <w:webHidden/>
              </w:rPr>
              <w:t>10</w:t>
            </w:r>
            <w:r w:rsidR="00014D39">
              <w:rPr>
                <w:noProof/>
                <w:webHidden/>
              </w:rPr>
              <w:fldChar w:fldCharType="end"/>
            </w:r>
          </w:hyperlink>
        </w:p>
        <w:p w14:paraId="64DE006A" w14:textId="54ADD435" w:rsidR="00014D39" w:rsidRDefault="002B49F8">
          <w:pPr>
            <w:pStyle w:val="TDC2"/>
            <w:rPr>
              <w:rFonts w:cstheme="minorBidi"/>
              <w:b w:val="0"/>
              <w:bCs w:val="0"/>
              <w:noProof/>
              <w:sz w:val="24"/>
              <w:szCs w:val="24"/>
            </w:rPr>
          </w:pPr>
          <w:hyperlink w:anchor="_Toc37410407" w:history="1">
            <w:r w:rsidR="00014D39" w:rsidRPr="00230D53">
              <w:rPr>
                <w:rStyle w:val="Hipervnculo"/>
                <w:noProof/>
              </w:rPr>
              <w:t>3.1 Sistema operativo.</w:t>
            </w:r>
            <w:r w:rsidR="00014D39">
              <w:rPr>
                <w:noProof/>
                <w:webHidden/>
              </w:rPr>
              <w:tab/>
            </w:r>
            <w:r w:rsidR="00014D39">
              <w:rPr>
                <w:noProof/>
                <w:webHidden/>
              </w:rPr>
              <w:fldChar w:fldCharType="begin"/>
            </w:r>
            <w:r w:rsidR="00014D39">
              <w:rPr>
                <w:noProof/>
                <w:webHidden/>
              </w:rPr>
              <w:instrText xml:space="preserve"> PAGEREF _Toc37410407 \h </w:instrText>
            </w:r>
            <w:r w:rsidR="00014D39">
              <w:rPr>
                <w:noProof/>
                <w:webHidden/>
              </w:rPr>
            </w:r>
            <w:r w:rsidR="00014D39">
              <w:rPr>
                <w:noProof/>
                <w:webHidden/>
              </w:rPr>
              <w:fldChar w:fldCharType="separate"/>
            </w:r>
            <w:r w:rsidR="00014D39">
              <w:rPr>
                <w:noProof/>
                <w:webHidden/>
              </w:rPr>
              <w:t>10</w:t>
            </w:r>
            <w:r w:rsidR="00014D39">
              <w:rPr>
                <w:noProof/>
                <w:webHidden/>
              </w:rPr>
              <w:fldChar w:fldCharType="end"/>
            </w:r>
          </w:hyperlink>
        </w:p>
        <w:p w14:paraId="33C2C171" w14:textId="7256D1B0" w:rsidR="00014D39" w:rsidRDefault="002B49F8">
          <w:pPr>
            <w:pStyle w:val="TDC2"/>
            <w:rPr>
              <w:rFonts w:cstheme="minorBidi"/>
              <w:b w:val="0"/>
              <w:bCs w:val="0"/>
              <w:noProof/>
              <w:sz w:val="24"/>
              <w:szCs w:val="24"/>
            </w:rPr>
          </w:pPr>
          <w:hyperlink w:anchor="_Toc37410408" w:history="1">
            <w:r w:rsidR="00014D39" w:rsidRPr="00230D53">
              <w:rPr>
                <w:rStyle w:val="Hipervnculo"/>
                <w:noProof/>
              </w:rPr>
              <w:t>3.2 Sistema de navegación inercial.</w:t>
            </w:r>
            <w:r w:rsidR="00014D39">
              <w:rPr>
                <w:noProof/>
                <w:webHidden/>
              </w:rPr>
              <w:tab/>
            </w:r>
            <w:r w:rsidR="00014D39">
              <w:rPr>
                <w:noProof/>
                <w:webHidden/>
              </w:rPr>
              <w:fldChar w:fldCharType="begin"/>
            </w:r>
            <w:r w:rsidR="00014D39">
              <w:rPr>
                <w:noProof/>
                <w:webHidden/>
              </w:rPr>
              <w:instrText xml:space="preserve"> PAGEREF _Toc37410408 \h </w:instrText>
            </w:r>
            <w:r w:rsidR="00014D39">
              <w:rPr>
                <w:noProof/>
                <w:webHidden/>
              </w:rPr>
            </w:r>
            <w:r w:rsidR="00014D39">
              <w:rPr>
                <w:noProof/>
                <w:webHidden/>
              </w:rPr>
              <w:fldChar w:fldCharType="separate"/>
            </w:r>
            <w:r w:rsidR="00014D39">
              <w:rPr>
                <w:noProof/>
                <w:webHidden/>
              </w:rPr>
              <w:t>11</w:t>
            </w:r>
            <w:r w:rsidR="00014D39">
              <w:rPr>
                <w:noProof/>
                <w:webHidden/>
              </w:rPr>
              <w:fldChar w:fldCharType="end"/>
            </w:r>
          </w:hyperlink>
        </w:p>
        <w:p w14:paraId="5183EB35" w14:textId="5831CC15" w:rsidR="00014D39" w:rsidRDefault="002B49F8">
          <w:pPr>
            <w:pStyle w:val="TDC3"/>
            <w:rPr>
              <w:rFonts w:cstheme="minorBidi"/>
              <w:noProof/>
              <w:sz w:val="24"/>
              <w:szCs w:val="24"/>
            </w:rPr>
          </w:pPr>
          <w:hyperlink w:anchor="_Toc37410409" w:history="1">
            <w:r w:rsidR="00014D39" w:rsidRPr="00230D53">
              <w:rPr>
                <w:rStyle w:val="Hipervnculo"/>
                <w:noProof/>
              </w:rPr>
              <w:t>3.2.1 Vista teórica.</w:t>
            </w:r>
            <w:r w:rsidR="00014D39">
              <w:rPr>
                <w:noProof/>
                <w:webHidden/>
              </w:rPr>
              <w:tab/>
            </w:r>
            <w:r w:rsidR="00014D39">
              <w:rPr>
                <w:noProof/>
                <w:webHidden/>
              </w:rPr>
              <w:fldChar w:fldCharType="begin"/>
            </w:r>
            <w:r w:rsidR="00014D39">
              <w:rPr>
                <w:noProof/>
                <w:webHidden/>
              </w:rPr>
              <w:instrText xml:space="preserve"> PAGEREF _Toc37410409 \h </w:instrText>
            </w:r>
            <w:r w:rsidR="00014D39">
              <w:rPr>
                <w:noProof/>
                <w:webHidden/>
              </w:rPr>
            </w:r>
            <w:r w:rsidR="00014D39">
              <w:rPr>
                <w:noProof/>
                <w:webHidden/>
              </w:rPr>
              <w:fldChar w:fldCharType="separate"/>
            </w:r>
            <w:r w:rsidR="00014D39">
              <w:rPr>
                <w:noProof/>
                <w:webHidden/>
              </w:rPr>
              <w:t>11</w:t>
            </w:r>
            <w:r w:rsidR="00014D39">
              <w:rPr>
                <w:noProof/>
                <w:webHidden/>
              </w:rPr>
              <w:fldChar w:fldCharType="end"/>
            </w:r>
          </w:hyperlink>
        </w:p>
        <w:p w14:paraId="4CE34451" w14:textId="54739E36" w:rsidR="00014D39" w:rsidRDefault="002B49F8">
          <w:pPr>
            <w:pStyle w:val="TDC3"/>
            <w:rPr>
              <w:rFonts w:cstheme="minorBidi"/>
              <w:noProof/>
              <w:sz w:val="24"/>
              <w:szCs w:val="24"/>
            </w:rPr>
          </w:pPr>
          <w:hyperlink w:anchor="_Toc37410410" w:history="1">
            <w:r w:rsidR="00014D39" w:rsidRPr="00230D53">
              <w:rPr>
                <w:rStyle w:val="Hipervnculo"/>
                <w:noProof/>
              </w:rPr>
              <w:t>3.2.2 Calibración del magnetómetro</w:t>
            </w:r>
            <w:r w:rsidR="00014D39">
              <w:rPr>
                <w:noProof/>
                <w:webHidden/>
              </w:rPr>
              <w:tab/>
            </w:r>
            <w:r w:rsidR="00014D39">
              <w:rPr>
                <w:noProof/>
                <w:webHidden/>
              </w:rPr>
              <w:fldChar w:fldCharType="begin"/>
            </w:r>
            <w:r w:rsidR="00014D39">
              <w:rPr>
                <w:noProof/>
                <w:webHidden/>
              </w:rPr>
              <w:instrText xml:space="preserve"> PAGEREF _Toc37410410 \h </w:instrText>
            </w:r>
            <w:r w:rsidR="00014D39">
              <w:rPr>
                <w:noProof/>
                <w:webHidden/>
              </w:rPr>
            </w:r>
            <w:r w:rsidR="00014D39">
              <w:rPr>
                <w:noProof/>
                <w:webHidden/>
              </w:rPr>
              <w:fldChar w:fldCharType="separate"/>
            </w:r>
            <w:r w:rsidR="00014D39">
              <w:rPr>
                <w:noProof/>
                <w:webHidden/>
              </w:rPr>
              <w:t>12</w:t>
            </w:r>
            <w:r w:rsidR="00014D39">
              <w:rPr>
                <w:noProof/>
                <w:webHidden/>
              </w:rPr>
              <w:fldChar w:fldCharType="end"/>
            </w:r>
          </w:hyperlink>
        </w:p>
        <w:p w14:paraId="45C0BF20" w14:textId="734D9052" w:rsidR="00014D39" w:rsidRDefault="002B49F8">
          <w:pPr>
            <w:pStyle w:val="TDC3"/>
            <w:rPr>
              <w:rFonts w:cstheme="minorBidi"/>
              <w:noProof/>
              <w:sz w:val="24"/>
              <w:szCs w:val="24"/>
            </w:rPr>
          </w:pPr>
          <w:hyperlink w:anchor="_Toc37410411" w:history="1">
            <w:r w:rsidR="00014D39" w:rsidRPr="00230D53">
              <w:rPr>
                <w:rStyle w:val="Hipervnculo"/>
                <w:noProof/>
              </w:rPr>
              <w:t>3.2.3 Aplicación práctica</w:t>
            </w:r>
            <w:r w:rsidR="00014D39">
              <w:rPr>
                <w:noProof/>
                <w:webHidden/>
              </w:rPr>
              <w:tab/>
            </w:r>
            <w:r w:rsidR="00014D39">
              <w:rPr>
                <w:noProof/>
                <w:webHidden/>
              </w:rPr>
              <w:fldChar w:fldCharType="begin"/>
            </w:r>
            <w:r w:rsidR="00014D39">
              <w:rPr>
                <w:noProof/>
                <w:webHidden/>
              </w:rPr>
              <w:instrText xml:space="preserve"> PAGEREF _Toc37410411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0E711774" w14:textId="6D4F2923" w:rsidR="00014D39" w:rsidRDefault="002B49F8">
          <w:pPr>
            <w:pStyle w:val="TDC2"/>
            <w:rPr>
              <w:rFonts w:cstheme="minorBidi"/>
              <w:b w:val="0"/>
              <w:bCs w:val="0"/>
              <w:noProof/>
              <w:sz w:val="24"/>
              <w:szCs w:val="24"/>
            </w:rPr>
          </w:pPr>
          <w:hyperlink w:anchor="_Toc37410412" w:history="1">
            <w:r w:rsidR="00014D39" w:rsidRPr="00230D53">
              <w:rPr>
                <w:rStyle w:val="Hipervnculo"/>
                <w:noProof/>
              </w:rPr>
              <w:t>3.3 Sensor barométrico</w:t>
            </w:r>
            <w:r w:rsidR="00014D39">
              <w:rPr>
                <w:noProof/>
                <w:webHidden/>
              </w:rPr>
              <w:tab/>
            </w:r>
            <w:r w:rsidR="00014D39">
              <w:rPr>
                <w:noProof/>
                <w:webHidden/>
              </w:rPr>
              <w:fldChar w:fldCharType="begin"/>
            </w:r>
            <w:r w:rsidR="00014D39">
              <w:rPr>
                <w:noProof/>
                <w:webHidden/>
              </w:rPr>
              <w:instrText xml:space="preserve"> PAGEREF _Toc37410412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239D750A" w14:textId="61541860" w:rsidR="00014D39" w:rsidRDefault="002B49F8">
          <w:pPr>
            <w:pStyle w:val="TDC3"/>
            <w:rPr>
              <w:rFonts w:cstheme="minorBidi"/>
              <w:noProof/>
              <w:sz w:val="24"/>
              <w:szCs w:val="24"/>
            </w:rPr>
          </w:pPr>
          <w:hyperlink w:anchor="_Toc37410413" w:history="1">
            <w:r w:rsidR="00014D39" w:rsidRPr="00230D53">
              <w:rPr>
                <w:rStyle w:val="Hipervnculo"/>
                <w:noProof/>
              </w:rPr>
              <w:t>3.3.1 Vista teórica</w:t>
            </w:r>
            <w:r w:rsidR="00014D39">
              <w:rPr>
                <w:noProof/>
                <w:webHidden/>
              </w:rPr>
              <w:tab/>
            </w:r>
            <w:r w:rsidR="00014D39">
              <w:rPr>
                <w:noProof/>
                <w:webHidden/>
              </w:rPr>
              <w:fldChar w:fldCharType="begin"/>
            </w:r>
            <w:r w:rsidR="00014D39">
              <w:rPr>
                <w:noProof/>
                <w:webHidden/>
              </w:rPr>
              <w:instrText xml:space="preserve"> PAGEREF _Toc37410413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6A9FC770" w14:textId="5AA48044" w:rsidR="00014D39" w:rsidRDefault="002B49F8">
          <w:pPr>
            <w:pStyle w:val="TDC3"/>
            <w:rPr>
              <w:rFonts w:cstheme="minorBidi"/>
              <w:noProof/>
              <w:sz w:val="24"/>
              <w:szCs w:val="24"/>
            </w:rPr>
          </w:pPr>
          <w:hyperlink w:anchor="_Toc37410414" w:history="1">
            <w:r w:rsidR="00014D39" w:rsidRPr="00230D53">
              <w:rPr>
                <w:rStyle w:val="Hipervnculo"/>
                <w:noProof/>
              </w:rPr>
              <w:t>3.3.2 Aplicación práctica</w:t>
            </w:r>
            <w:r w:rsidR="00014D39">
              <w:rPr>
                <w:noProof/>
                <w:webHidden/>
              </w:rPr>
              <w:tab/>
            </w:r>
            <w:r w:rsidR="00014D39">
              <w:rPr>
                <w:noProof/>
                <w:webHidden/>
              </w:rPr>
              <w:fldChar w:fldCharType="begin"/>
            </w:r>
            <w:r w:rsidR="00014D39">
              <w:rPr>
                <w:noProof/>
                <w:webHidden/>
              </w:rPr>
              <w:instrText xml:space="preserve"> PAGEREF _Toc37410414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0EB3067B" w14:textId="3E51A29F" w:rsidR="00014D39" w:rsidRDefault="002B49F8">
          <w:pPr>
            <w:pStyle w:val="TDC2"/>
            <w:rPr>
              <w:rFonts w:cstheme="minorBidi"/>
              <w:b w:val="0"/>
              <w:bCs w:val="0"/>
              <w:noProof/>
              <w:sz w:val="24"/>
              <w:szCs w:val="24"/>
            </w:rPr>
          </w:pPr>
          <w:hyperlink w:anchor="_Toc37410415" w:history="1">
            <w:r w:rsidR="00014D39" w:rsidRPr="00230D53">
              <w:rPr>
                <w:rStyle w:val="Hipervnculo"/>
                <w:noProof/>
              </w:rPr>
              <w:t>3.4 RGB LED</w:t>
            </w:r>
            <w:r w:rsidR="00014D39">
              <w:rPr>
                <w:noProof/>
                <w:webHidden/>
              </w:rPr>
              <w:tab/>
            </w:r>
            <w:r w:rsidR="00014D39">
              <w:rPr>
                <w:noProof/>
                <w:webHidden/>
              </w:rPr>
              <w:fldChar w:fldCharType="begin"/>
            </w:r>
            <w:r w:rsidR="00014D39">
              <w:rPr>
                <w:noProof/>
                <w:webHidden/>
              </w:rPr>
              <w:instrText xml:space="preserve"> PAGEREF _Toc37410415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050C5AA7" w14:textId="52C0FA32" w:rsidR="00014D39" w:rsidRDefault="002B49F8">
          <w:pPr>
            <w:pStyle w:val="TDC2"/>
            <w:rPr>
              <w:rFonts w:cstheme="minorBidi"/>
              <w:b w:val="0"/>
              <w:bCs w:val="0"/>
              <w:noProof/>
              <w:sz w:val="24"/>
              <w:szCs w:val="24"/>
            </w:rPr>
          </w:pPr>
          <w:hyperlink w:anchor="_Toc37410416" w:history="1">
            <w:r w:rsidR="00014D39" w:rsidRPr="00230D53">
              <w:rPr>
                <w:rStyle w:val="Hipervnculo"/>
                <w:noProof/>
              </w:rPr>
              <w:t>3.5 Módulo GPS.</w:t>
            </w:r>
            <w:r w:rsidR="00014D39">
              <w:rPr>
                <w:noProof/>
                <w:webHidden/>
              </w:rPr>
              <w:tab/>
            </w:r>
            <w:r w:rsidR="00014D39">
              <w:rPr>
                <w:noProof/>
                <w:webHidden/>
              </w:rPr>
              <w:fldChar w:fldCharType="begin"/>
            </w:r>
            <w:r w:rsidR="00014D39">
              <w:rPr>
                <w:noProof/>
                <w:webHidden/>
              </w:rPr>
              <w:instrText xml:space="preserve"> PAGEREF _Toc37410416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5FE7476" w14:textId="626D7A6F" w:rsidR="00014D39" w:rsidRDefault="002B49F8">
          <w:pPr>
            <w:pStyle w:val="TDC3"/>
            <w:rPr>
              <w:rFonts w:cstheme="minorBidi"/>
              <w:noProof/>
              <w:sz w:val="24"/>
              <w:szCs w:val="24"/>
            </w:rPr>
          </w:pPr>
          <w:hyperlink w:anchor="_Toc37410417" w:history="1">
            <w:r w:rsidR="00014D39" w:rsidRPr="00230D53">
              <w:rPr>
                <w:rStyle w:val="Hipervnculo"/>
                <w:noProof/>
              </w:rPr>
              <w:t>3.5.1 Vista teórica.</w:t>
            </w:r>
            <w:r w:rsidR="00014D39">
              <w:rPr>
                <w:noProof/>
                <w:webHidden/>
              </w:rPr>
              <w:tab/>
            </w:r>
            <w:r w:rsidR="00014D39">
              <w:rPr>
                <w:noProof/>
                <w:webHidden/>
              </w:rPr>
              <w:fldChar w:fldCharType="begin"/>
            </w:r>
            <w:r w:rsidR="00014D39">
              <w:rPr>
                <w:noProof/>
                <w:webHidden/>
              </w:rPr>
              <w:instrText xml:space="preserve"> PAGEREF _Toc37410417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DC6AAC2" w14:textId="23A79374" w:rsidR="00014D39" w:rsidRDefault="002B49F8">
          <w:pPr>
            <w:pStyle w:val="TDC3"/>
            <w:rPr>
              <w:rFonts w:cstheme="minorBidi"/>
              <w:noProof/>
              <w:sz w:val="24"/>
              <w:szCs w:val="24"/>
            </w:rPr>
          </w:pPr>
          <w:hyperlink w:anchor="_Toc37410418" w:history="1">
            <w:r w:rsidR="00014D39" w:rsidRPr="00230D53">
              <w:rPr>
                <w:rStyle w:val="Hipervnculo"/>
                <w:noProof/>
              </w:rPr>
              <w:t>3.5.2 Aplicación práctica.</w:t>
            </w:r>
            <w:r w:rsidR="00014D39">
              <w:rPr>
                <w:noProof/>
                <w:webHidden/>
              </w:rPr>
              <w:tab/>
            </w:r>
            <w:r w:rsidR="00014D39">
              <w:rPr>
                <w:noProof/>
                <w:webHidden/>
              </w:rPr>
              <w:fldChar w:fldCharType="begin"/>
            </w:r>
            <w:r w:rsidR="00014D39">
              <w:rPr>
                <w:noProof/>
                <w:webHidden/>
              </w:rPr>
              <w:instrText xml:space="preserve"> PAGEREF _Toc37410418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5991B0C9" w14:textId="19701939" w:rsidR="00014D39" w:rsidRDefault="002B49F8">
          <w:pPr>
            <w:pStyle w:val="TDC2"/>
            <w:rPr>
              <w:rFonts w:cstheme="minorBidi"/>
              <w:b w:val="0"/>
              <w:bCs w:val="0"/>
              <w:noProof/>
              <w:sz w:val="24"/>
              <w:szCs w:val="24"/>
            </w:rPr>
          </w:pPr>
          <w:hyperlink w:anchor="_Toc37410419" w:history="1">
            <w:r w:rsidR="00014D39" w:rsidRPr="00230D53">
              <w:rPr>
                <w:rStyle w:val="Hipervnculo"/>
                <w:noProof/>
              </w:rPr>
              <w:t>3.6 Controlador PWM.</w:t>
            </w:r>
            <w:r w:rsidR="00014D39">
              <w:rPr>
                <w:noProof/>
                <w:webHidden/>
              </w:rPr>
              <w:tab/>
            </w:r>
            <w:r w:rsidR="00014D39">
              <w:rPr>
                <w:noProof/>
                <w:webHidden/>
              </w:rPr>
              <w:fldChar w:fldCharType="begin"/>
            </w:r>
            <w:r w:rsidR="00014D39">
              <w:rPr>
                <w:noProof/>
                <w:webHidden/>
              </w:rPr>
              <w:instrText xml:space="preserve"> PAGEREF _Toc37410419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53806D4" w14:textId="7E50DC40" w:rsidR="00014D39" w:rsidRDefault="002B49F8">
          <w:pPr>
            <w:pStyle w:val="TDC3"/>
            <w:rPr>
              <w:rFonts w:cstheme="minorBidi"/>
              <w:noProof/>
              <w:sz w:val="24"/>
              <w:szCs w:val="24"/>
            </w:rPr>
          </w:pPr>
          <w:hyperlink w:anchor="_Toc37410420" w:history="1">
            <w:r w:rsidR="00014D39" w:rsidRPr="00230D53">
              <w:rPr>
                <w:rStyle w:val="Hipervnculo"/>
                <w:noProof/>
              </w:rPr>
              <w:t>3.6.1 Vista teórica.</w:t>
            </w:r>
            <w:r w:rsidR="00014D39">
              <w:rPr>
                <w:noProof/>
                <w:webHidden/>
              </w:rPr>
              <w:tab/>
            </w:r>
            <w:r w:rsidR="00014D39">
              <w:rPr>
                <w:noProof/>
                <w:webHidden/>
              </w:rPr>
              <w:fldChar w:fldCharType="begin"/>
            </w:r>
            <w:r w:rsidR="00014D39">
              <w:rPr>
                <w:noProof/>
                <w:webHidden/>
              </w:rPr>
              <w:instrText xml:space="preserve"> PAGEREF _Toc37410420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116ADDDE" w14:textId="71F95288" w:rsidR="00014D39" w:rsidRDefault="002B49F8">
          <w:pPr>
            <w:pStyle w:val="TDC3"/>
            <w:rPr>
              <w:rFonts w:cstheme="minorBidi"/>
              <w:noProof/>
              <w:sz w:val="24"/>
              <w:szCs w:val="24"/>
            </w:rPr>
          </w:pPr>
          <w:hyperlink w:anchor="_Toc37410421" w:history="1">
            <w:r w:rsidR="00014D39" w:rsidRPr="00230D53">
              <w:rPr>
                <w:rStyle w:val="Hipervnculo"/>
                <w:noProof/>
              </w:rPr>
              <w:t>3.6.2 Aplicación práctica 1. Calibración de los variadores</w:t>
            </w:r>
            <w:r w:rsidR="00014D39">
              <w:rPr>
                <w:noProof/>
                <w:webHidden/>
              </w:rPr>
              <w:tab/>
            </w:r>
            <w:r w:rsidR="00014D39">
              <w:rPr>
                <w:noProof/>
                <w:webHidden/>
              </w:rPr>
              <w:fldChar w:fldCharType="begin"/>
            </w:r>
            <w:r w:rsidR="00014D39">
              <w:rPr>
                <w:noProof/>
                <w:webHidden/>
              </w:rPr>
              <w:instrText xml:space="preserve"> PAGEREF _Toc37410421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BCE41E0" w14:textId="1B3691C6" w:rsidR="00014D39" w:rsidRDefault="002B49F8">
          <w:pPr>
            <w:pStyle w:val="TDC1"/>
            <w:rPr>
              <w:rFonts w:cstheme="minorBidi"/>
              <w:b w:val="0"/>
              <w:bCs w:val="0"/>
              <w:i w:val="0"/>
              <w:iCs w:val="0"/>
              <w:noProof/>
            </w:rPr>
          </w:pPr>
          <w:hyperlink w:anchor="_Toc37410422" w:history="1">
            <w:r w:rsidR="00014D39" w:rsidRPr="00230D53">
              <w:rPr>
                <w:rStyle w:val="Hipervnculo"/>
                <w:noProof/>
              </w:rPr>
              <w:t>4. Diseño de una aplicación de control.</w:t>
            </w:r>
            <w:r w:rsidR="00014D39">
              <w:rPr>
                <w:noProof/>
                <w:webHidden/>
              </w:rPr>
              <w:tab/>
            </w:r>
            <w:r w:rsidR="00014D39">
              <w:rPr>
                <w:noProof/>
                <w:webHidden/>
              </w:rPr>
              <w:fldChar w:fldCharType="begin"/>
            </w:r>
            <w:r w:rsidR="00014D39">
              <w:rPr>
                <w:noProof/>
                <w:webHidden/>
              </w:rPr>
              <w:instrText xml:space="preserve"> PAGEREF _Toc37410422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2C1F901" w14:textId="12C1B1CA" w:rsidR="00014D39" w:rsidRDefault="002B49F8">
          <w:pPr>
            <w:pStyle w:val="TDC2"/>
            <w:rPr>
              <w:rFonts w:cstheme="minorBidi"/>
              <w:b w:val="0"/>
              <w:bCs w:val="0"/>
              <w:noProof/>
              <w:sz w:val="24"/>
              <w:szCs w:val="24"/>
            </w:rPr>
          </w:pPr>
          <w:hyperlink w:anchor="_Toc37410423" w:history="1">
            <w:r w:rsidR="00014D39" w:rsidRPr="00230D53">
              <w:rPr>
                <w:rStyle w:val="Hipervnculo"/>
                <w:noProof/>
              </w:rPr>
              <w:t>4.1 Introducción.</w:t>
            </w:r>
            <w:r w:rsidR="00014D39">
              <w:rPr>
                <w:noProof/>
                <w:webHidden/>
              </w:rPr>
              <w:tab/>
            </w:r>
            <w:r w:rsidR="00014D39">
              <w:rPr>
                <w:noProof/>
                <w:webHidden/>
              </w:rPr>
              <w:fldChar w:fldCharType="begin"/>
            </w:r>
            <w:r w:rsidR="00014D39">
              <w:rPr>
                <w:noProof/>
                <w:webHidden/>
              </w:rPr>
              <w:instrText xml:space="preserve"> PAGEREF _Toc37410423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267A71E8" w14:textId="03B5C431" w:rsidR="00014D39" w:rsidRDefault="002B49F8">
          <w:pPr>
            <w:pStyle w:val="TDC2"/>
            <w:rPr>
              <w:rFonts w:cstheme="minorBidi"/>
              <w:b w:val="0"/>
              <w:bCs w:val="0"/>
              <w:noProof/>
              <w:sz w:val="24"/>
              <w:szCs w:val="24"/>
            </w:rPr>
          </w:pPr>
          <w:hyperlink w:anchor="_Toc37410424" w:history="1">
            <w:r w:rsidR="00014D39" w:rsidRPr="00230D53">
              <w:rPr>
                <w:rStyle w:val="Hipervnculo"/>
                <w:noProof/>
              </w:rPr>
              <w:t>4.2 Protocolo de comunicación.</w:t>
            </w:r>
            <w:r w:rsidR="00014D39">
              <w:rPr>
                <w:noProof/>
                <w:webHidden/>
              </w:rPr>
              <w:tab/>
            </w:r>
            <w:r w:rsidR="00014D39">
              <w:rPr>
                <w:noProof/>
                <w:webHidden/>
              </w:rPr>
              <w:fldChar w:fldCharType="begin"/>
            </w:r>
            <w:r w:rsidR="00014D39">
              <w:rPr>
                <w:noProof/>
                <w:webHidden/>
              </w:rPr>
              <w:instrText xml:space="preserve"> PAGEREF _Toc37410424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270A341" w14:textId="1498C1F2" w:rsidR="00014D39" w:rsidRDefault="002B49F8">
          <w:pPr>
            <w:pStyle w:val="TDC3"/>
            <w:rPr>
              <w:rFonts w:cstheme="minorBidi"/>
              <w:noProof/>
              <w:sz w:val="24"/>
              <w:szCs w:val="24"/>
            </w:rPr>
          </w:pPr>
          <w:hyperlink w:anchor="_Toc37410425" w:history="1">
            <w:r w:rsidR="00014D39" w:rsidRPr="00230D53">
              <w:rPr>
                <w:rStyle w:val="Hipervnculo"/>
                <w:noProof/>
              </w:rPr>
              <w:t>4.2.1 Modelo cliente servidor.</w:t>
            </w:r>
            <w:r w:rsidR="00014D39">
              <w:rPr>
                <w:noProof/>
                <w:webHidden/>
              </w:rPr>
              <w:tab/>
            </w:r>
            <w:r w:rsidR="00014D39">
              <w:rPr>
                <w:noProof/>
                <w:webHidden/>
              </w:rPr>
              <w:fldChar w:fldCharType="begin"/>
            </w:r>
            <w:r w:rsidR="00014D39">
              <w:rPr>
                <w:noProof/>
                <w:webHidden/>
              </w:rPr>
              <w:instrText xml:space="preserve"> PAGEREF _Toc37410425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7633C383" w14:textId="3E0C35CF" w:rsidR="00014D39" w:rsidRDefault="002B49F8">
          <w:pPr>
            <w:pStyle w:val="TDC3"/>
            <w:rPr>
              <w:rFonts w:cstheme="minorBidi"/>
              <w:noProof/>
              <w:sz w:val="24"/>
              <w:szCs w:val="24"/>
            </w:rPr>
          </w:pPr>
          <w:hyperlink w:anchor="_Toc37410426" w:history="1">
            <w:r w:rsidR="00014D39" w:rsidRPr="00230D53">
              <w:rPr>
                <w:rStyle w:val="Hipervnculo"/>
                <w:noProof/>
              </w:rPr>
              <w:t>4.2.2 Protocolo TCP.</w:t>
            </w:r>
            <w:r w:rsidR="00014D39">
              <w:rPr>
                <w:noProof/>
                <w:webHidden/>
              </w:rPr>
              <w:tab/>
            </w:r>
            <w:r w:rsidR="00014D39">
              <w:rPr>
                <w:noProof/>
                <w:webHidden/>
              </w:rPr>
              <w:fldChar w:fldCharType="begin"/>
            </w:r>
            <w:r w:rsidR="00014D39">
              <w:rPr>
                <w:noProof/>
                <w:webHidden/>
              </w:rPr>
              <w:instrText xml:space="preserve"> PAGEREF _Toc37410426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3AE05CB2" w14:textId="4B4C682D" w:rsidR="00014D39" w:rsidRDefault="002B49F8">
          <w:pPr>
            <w:pStyle w:val="TDC3"/>
            <w:rPr>
              <w:rFonts w:cstheme="minorBidi"/>
              <w:noProof/>
              <w:sz w:val="24"/>
              <w:szCs w:val="24"/>
            </w:rPr>
          </w:pPr>
          <w:hyperlink w:anchor="_Toc37410427" w:history="1">
            <w:r w:rsidR="00014D39" w:rsidRPr="00230D53">
              <w:rPr>
                <w:rStyle w:val="Hipervnculo"/>
                <w:noProof/>
              </w:rPr>
              <w:t>4.2.3 Funcionamiento interno.</w:t>
            </w:r>
            <w:r w:rsidR="00014D39">
              <w:rPr>
                <w:noProof/>
                <w:webHidden/>
              </w:rPr>
              <w:tab/>
            </w:r>
            <w:r w:rsidR="00014D39">
              <w:rPr>
                <w:noProof/>
                <w:webHidden/>
              </w:rPr>
              <w:fldChar w:fldCharType="begin"/>
            </w:r>
            <w:r w:rsidR="00014D39">
              <w:rPr>
                <w:noProof/>
                <w:webHidden/>
              </w:rPr>
              <w:instrText xml:space="preserve"> PAGEREF _Toc37410427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4C50E5EA" w14:textId="73258C1B" w:rsidR="00014D39" w:rsidRDefault="002B49F8">
          <w:pPr>
            <w:pStyle w:val="TDC2"/>
            <w:rPr>
              <w:rFonts w:cstheme="minorBidi"/>
              <w:b w:val="0"/>
              <w:bCs w:val="0"/>
              <w:noProof/>
              <w:sz w:val="24"/>
              <w:szCs w:val="24"/>
            </w:rPr>
          </w:pPr>
          <w:hyperlink w:anchor="_Toc37410428" w:history="1">
            <w:r w:rsidR="00014D39" w:rsidRPr="00230D53">
              <w:rPr>
                <w:rStyle w:val="Hipervnculo"/>
                <w:noProof/>
              </w:rPr>
              <w:t>4.3 Estructura del Servidor.</w:t>
            </w:r>
            <w:r w:rsidR="00014D39">
              <w:rPr>
                <w:noProof/>
                <w:webHidden/>
              </w:rPr>
              <w:tab/>
            </w:r>
            <w:r w:rsidR="00014D39">
              <w:rPr>
                <w:noProof/>
                <w:webHidden/>
              </w:rPr>
              <w:fldChar w:fldCharType="begin"/>
            </w:r>
            <w:r w:rsidR="00014D39">
              <w:rPr>
                <w:noProof/>
                <w:webHidden/>
              </w:rPr>
              <w:instrText xml:space="preserve"> PAGEREF _Toc37410428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56912643" w14:textId="5DEABAE2" w:rsidR="00014D39" w:rsidRDefault="002B49F8">
          <w:pPr>
            <w:pStyle w:val="TDC3"/>
            <w:rPr>
              <w:rFonts w:cstheme="minorBidi"/>
              <w:noProof/>
              <w:sz w:val="24"/>
              <w:szCs w:val="24"/>
            </w:rPr>
          </w:pPr>
          <w:hyperlink w:anchor="_Toc37410429" w:history="1">
            <w:r w:rsidR="00014D39" w:rsidRPr="00230D53">
              <w:rPr>
                <w:rStyle w:val="Hipervnculo"/>
                <w:noProof/>
              </w:rPr>
              <w:t>4.3.1 Estructura interna.</w:t>
            </w:r>
            <w:r w:rsidR="00014D39">
              <w:rPr>
                <w:noProof/>
                <w:webHidden/>
              </w:rPr>
              <w:tab/>
            </w:r>
            <w:r w:rsidR="00014D39">
              <w:rPr>
                <w:noProof/>
                <w:webHidden/>
              </w:rPr>
              <w:fldChar w:fldCharType="begin"/>
            </w:r>
            <w:r w:rsidR="00014D39">
              <w:rPr>
                <w:noProof/>
                <w:webHidden/>
              </w:rPr>
              <w:instrText xml:space="preserve"> PAGEREF _Toc37410429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1975B388" w14:textId="1044E05A" w:rsidR="00014D39" w:rsidRDefault="002B49F8">
          <w:pPr>
            <w:pStyle w:val="TDC2"/>
            <w:rPr>
              <w:rFonts w:cstheme="minorBidi"/>
              <w:b w:val="0"/>
              <w:bCs w:val="0"/>
              <w:noProof/>
              <w:sz w:val="24"/>
              <w:szCs w:val="24"/>
            </w:rPr>
          </w:pPr>
          <w:hyperlink w:anchor="_Toc37410430" w:history="1">
            <w:r w:rsidR="00014D39" w:rsidRPr="00230D53">
              <w:rPr>
                <w:rStyle w:val="Hipervnculo"/>
                <w:noProof/>
              </w:rPr>
              <w:t>4.4 Estructura de la aplicación del cliente.</w:t>
            </w:r>
            <w:r w:rsidR="00014D39">
              <w:rPr>
                <w:noProof/>
                <w:webHidden/>
              </w:rPr>
              <w:tab/>
            </w:r>
            <w:r w:rsidR="00014D39">
              <w:rPr>
                <w:noProof/>
                <w:webHidden/>
              </w:rPr>
              <w:fldChar w:fldCharType="begin"/>
            </w:r>
            <w:r w:rsidR="00014D39">
              <w:rPr>
                <w:noProof/>
                <w:webHidden/>
              </w:rPr>
              <w:instrText xml:space="preserve"> PAGEREF _Toc37410430 \h </w:instrText>
            </w:r>
            <w:r w:rsidR="00014D39">
              <w:rPr>
                <w:noProof/>
                <w:webHidden/>
              </w:rPr>
            </w:r>
            <w:r w:rsidR="00014D39">
              <w:rPr>
                <w:noProof/>
                <w:webHidden/>
              </w:rPr>
              <w:fldChar w:fldCharType="separate"/>
            </w:r>
            <w:r w:rsidR="00014D39">
              <w:rPr>
                <w:noProof/>
                <w:webHidden/>
              </w:rPr>
              <w:t>19</w:t>
            </w:r>
            <w:r w:rsidR="00014D39">
              <w:rPr>
                <w:noProof/>
                <w:webHidden/>
              </w:rPr>
              <w:fldChar w:fldCharType="end"/>
            </w:r>
          </w:hyperlink>
        </w:p>
        <w:p w14:paraId="53751E0E" w14:textId="23256E92" w:rsidR="00014D39" w:rsidRDefault="002B49F8">
          <w:pPr>
            <w:pStyle w:val="TDC3"/>
            <w:rPr>
              <w:rFonts w:cstheme="minorBidi"/>
              <w:noProof/>
              <w:sz w:val="24"/>
              <w:szCs w:val="24"/>
            </w:rPr>
          </w:pPr>
          <w:hyperlink w:anchor="_Toc37410431" w:history="1">
            <w:r w:rsidR="00014D39" w:rsidRPr="00230D53">
              <w:rPr>
                <w:rStyle w:val="Hipervnculo"/>
                <w:noProof/>
              </w:rPr>
              <w:t>4.4.1 Logo de la aplicación.</w:t>
            </w:r>
            <w:r w:rsidR="00014D39">
              <w:rPr>
                <w:noProof/>
                <w:webHidden/>
              </w:rPr>
              <w:tab/>
            </w:r>
            <w:r w:rsidR="00014D39">
              <w:rPr>
                <w:noProof/>
                <w:webHidden/>
              </w:rPr>
              <w:fldChar w:fldCharType="begin"/>
            </w:r>
            <w:r w:rsidR="00014D39">
              <w:rPr>
                <w:noProof/>
                <w:webHidden/>
              </w:rPr>
              <w:instrText xml:space="preserve"> PAGEREF _Toc37410431 \h </w:instrText>
            </w:r>
            <w:r w:rsidR="00014D39">
              <w:rPr>
                <w:noProof/>
                <w:webHidden/>
              </w:rPr>
            </w:r>
            <w:r w:rsidR="00014D39">
              <w:rPr>
                <w:noProof/>
                <w:webHidden/>
              </w:rPr>
              <w:fldChar w:fldCharType="separate"/>
            </w:r>
            <w:r w:rsidR="00014D39">
              <w:rPr>
                <w:noProof/>
                <w:webHidden/>
              </w:rPr>
              <w:t>19</w:t>
            </w:r>
            <w:r w:rsidR="00014D39">
              <w:rPr>
                <w:noProof/>
                <w:webHidden/>
              </w:rPr>
              <w:fldChar w:fldCharType="end"/>
            </w:r>
          </w:hyperlink>
        </w:p>
        <w:p w14:paraId="4F0EDB06" w14:textId="16D1B2CD" w:rsidR="00014D39" w:rsidRDefault="002B49F8">
          <w:pPr>
            <w:pStyle w:val="TDC3"/>
            <w:rPr>
              <w:rFonts w:cstheme="minorBidi"/>
              <w:noProof/>
              <w:sz w:val="24"/>
              <w:szCs w:val="24"/>
            </w:rPr>
          </w:pPr>
          <w:hyperlink w:anchor="_Toc37410432" w:history="1">
            <w:r w:rsidR="00014D39" w:rsidRPr="00230D53">
              <w:rPr>
                <w:rStyle w:val="Hipervnculo"/>
                <w:noProof/>
              </w:rPr>
              <w:t>4.4.2 Ventanas de la aplicación.</w:t>
            </w:r>
            <w:r w:rsidR="00014D39">
              <w:rPr>
                <w:noProof/>
                <w:webHidden/>
              </w:rPr>
              <w:tab/>
            </w:r>
            <w:r w:rsidR="00014D39">
              <w:rPr>
                <w:noProof/>
                <w:webHidden/>
              </w:rPr>
              <w:fldChar w:fldCharType="begin"/>
            </w:r>
            <w:r w:rsidR="00014D39">
              <w:rPr>
                <w:noProof/>
                <w:webHidden/>
              </w:rPr>
              <w:instrText xml:space="preserve"> PAGEREF _Toc37410432 \h </w:instrText>
            </w:r>
            <w:r w:rsidR="00014D39">
              <w:rPr>
                <w:noProof/>
                <w:webHidden/>
              </w:rPr>
            </w:r>
            <w:r w:rsidR="00014D39">
              <w:rPr>
                <w:noProof/>
                <w:webHidden/>
              </w:rPr>
              <w:fldChar w:fldCharType="separate"/>
            </w:r>
            <w:r w:rsidR="00014D39">
              <w:rPr>
                <w:noProof/>
                <w:webHidden/>
              </w:rPr>
              <w:t>20</w:t>
            </w:r>
            <w:r w:rsidR="00014D39">
              <w:rPr>
                <w:noProof/>
                <w:webHidden/>
              </w:rPr>
              <w:fldChar w:fldCharType="end"/>
            </w:r>
          </w:hyperlink>
        </w:p>
        <w:p w14:paraId="07F54A27" w14:textId="2FCC2E10" w:rsidR="00014D39" w:rsidRDefault="002B49F8">
          <w:pPr>
            <w:pStyle w:val="TDC3"/>
            <w:rPr>
              <w:rFonts w:cstheme="minorBidi"/>
              <w:noProof/>
              <w:sz w:val="24"/>
              <w:szCs w:val="24"/>
            </w:rPr>
          </w:pPr>
          <w:hyperlink w:anchor="_Toc37410433" w:history="1">
            <w:r w:rsidR="00014D39" w:rsidRPr="00230D53">
              <w:rPr>
                <w:rStyle w:val="Hipervnculo"/>
                <w:noProof/>
              </w:rPr>
              <w:t>4.4.3 Estructura interna.</w:t>
            </w:r>
            <w:r w:rsidR="00014D39">
              <w:rPr>
                <w:noProof/>
                <w:webHidden/>
              </w:rPr>
              <w:tab/>
            </w:r>
            <w:r w:rsidR="00014D39">
              <w:rPr>
                <w:noProof/>
                <w:webHidden/>
              </w:rPr>
              <w:fldChar w:fldCharType="begin"/>
            </w:r>
            <w:r w:rsidR="00014D39">
              <w:rPr>
                <w:noProof/>
                <w:webHidden/>
              </w:rPr>
              <w:instrText xml:space="preserve"> PAGEREF _Toc37410433 \h </w:instrText>
            </w:r>
            <w:r w:rsidR="00014D39">
              <w:rPr>
                <w:noProof/>
                <w:webHidden/>
              </w:rPr>
            </w:r>
            <w:r w:rsidR="00014D39">
              <w:rPr>
                <w:noProof/>
                <w:webHidden/>
              </w:rPr>
              <w:fldChar w:fldCharType="separate"/>
            </w:r>
            <w:r w:rsidR="00014D39">
              <w:rPr>
                <w:noProof/>
                <w:webHidden/>
              </w:rPr>
              <w:t>22</w:t>
            </w:r>
            <w:r w:rsidR="00014D39">
              <w:rPr>
                <w:noProof/>
                <w:webHidden/>
              </w:rPr>
              <w:fldChar w:fldCharType="end"/>
            </w:r>
          </w:hyperlink>
        </w:p>
        <w:p w14:paraId="682A6CE4" w14:textId="7574D2F8" w:rsidR="00014D39" w:rsidRDefault="002B49F8">
          <w:pPr>
            <w:pStyle w:val="TDC1"/>
            <w:tabs>
              <w:tab w:val="left" w:pos="480"/>
            </w:tabs>
            <w:rPr>
              <w:rFonts w:cstheme="minorBidi"/>
              <w:b w:val="0"/>
              <w:bCs w:val="0"/>
              <w:i w:val="0"/>
              <w:iCs w:val="0"/>
              <w:noProof/>
            </w:rPr>
          </w:pPr>
          <w:hyperlink w:anchor="_Toc37410434" w:history="1">
            <w:r w:rsidR="00014D39" w:rsidRPr="00230D53">
              <w:rPr>
                <w:rStyle w:val="Hipervnculo"/>
                <w:noProof/>
              </w:rPr>
              <w:t>5.</w:t>
            </w:r>
            <w:r w:rsidR="00014D39">
              <w:rPr>
                <w:rFonts w:cstheme="minorBidi"/>
                <w:b w:val="0"/>
                <w:bCs w:val="0"/>
                <w:i w:val="0"/>
                <w:iCs w:val="0"/>
                <w:noProof/>
              </w:rPr>
              <w:tab/>
            </w:r>
            <w:r w:rsidR="00014D39" w:rsidRPr="00230D53">
              <w:rPr>
                <w:rStyle w:val="Hipervnculo"/>
                <w:noProof/>
              </w:rPr>
              <w:t>Diseño del reconocedor basado en IA.</w:t>
            </w:r>
            <w:r w:rsidR="00014D39">
              <w:rPr>
                <w:noProof/>
                <w:webHidden/>
              </w:rPr>
              <w:tab/>
            </w:r>
            <w:r w:rsidR="00014D39">
              <w:rPr>
                <w:noProof/>
                <w:webHidden/>
              </w:rPr>
              <w:fldChar w:fldCharType="begin"/>
            </w:r>
            <w:r w:rsidR="00014D39">
              <w:rPr>
                <w:noProof/>
                <w:webHidden/>
              </w:rPr>
              <w:instrText xml:space="preserve"> PAGEREF _Toc37410434 \h </w:instrText>
            </w:r>
            <w:r w:rsidR="00014D39">
              <w:rPr>
                <w:noProof/>
                <w:webHidden/>
              </w:rPr>
            </w:r>
            <w:r w:rsidR="00014D39">
              <w:rPr>
                <w:noProof/>
                <w:webHidden/>
              </w:rPr>
              <w:fldChar w:fldCharType="separate"/>
            </w:r>
            <w:r w:rsidR="00014D39">
              <w:rPr>
                <w:noProof/>
                <w:webHidden/>
              </w:rPr>
              <w:t>26</w:t>
            </w:r>
            <w:r w:rsidR="00014D39">
              <w:rPr>
                <w:noProof/>
                <w:webHidden/>
              </w:rPr>
              <w:fldChar w:fldCharType="end"/>
            </w:r>
          </w:hyperlink>
        </w:p>
        <w:p w14:paraId="3EA065E8" w14:textId="2F0E5466" w:rsidR="00014D39" w:rsidRDefault="002B49F8">
          <w:pPr>
            <w:pStyle w:val="TDC2"/>
            <w:rPr>
              <w:rFonts w:cstheme="minorBidi"/>
              <w:b w:val="0"/>
              <w:bCs w:val="0"/>
              <w:noProof/>
              <w:sz w:val="24"/>
              <w:szCs w:val="24"/>
            </w:rPr>
          </w:pPr>
          <w:hyperlink w:anchor="_Toc37410435" w:history="1">
            <w:r w:rsidR="00014D39" w:rsidRPr="00230D53">
              <w:rPr>
                <w:rStyle w:val="Hipervnculo"/>
                <w:noProof/>
              </w:rPr>
              <w:t>5.1 Introducción.</w:t>
            </w:r>
            <w:r w:rsidR="00014D39">
              <w:rPr>
                <w:noProof/>
                <w:webHidden/>
              </w:rPr>
              <w:tab/>
            </w:r>
            <w:r w:rsidR="00014D39">
              <w:rPr>
                <w:noProof/>
                <w:webHidden/>
              </w:rPr>
              <w:fldChar w:fldCharType="begin"/>
            </w:r>
            <w:r w:rsidR="00014D39">
              <w:rPr>
                <w:noProof/>
                <w:webHidden/>
              </w:rPr>
              <w:instrText xml:space="preserve"> PAGEREF _Toc37410435 \h </w:instrText>
            </w:r>
            <w:r w:rsidR="00014D39">
              <w:rPr>
                <w:noProof/>
                <w:webHidden/>
              </w:rPr>
            </w:r>
            <w:r w:rsidR="00014D39">
              <w:rPr>
                <w:noProof/>
                <w:webHidden/>
              </w:rPr>
              <w:fldChar w:fldCharType="separate"/>
            </w:r>
            <w:r w:rsidR="00014D39">
              <w:rPr>
                <w:noProof/>
                <w:webHidden/>
              </w:rPr>
              <w:t>26</w:t>
            </w:r>
            <w:r w:rsidR="00014D39">
              <w:rPr>
                <w:noProof/>
                <w:webHidden/>
              </w:rPr>
              <w:fldChar w:fldCharType="end"/>
            </w:r>
          </w:hyperlink>
        </w:p>
        <w:p w14:paraId="2A725185" w14:textId="46B17D90" w:rsidR="00014D39" w:rsidRDefault="002B49F8">
          <w:pPr>
            <w:pStyle w:val="TDC2"/>
            <w:rPr>
              <w:rFonts w:cstheme="minorBidi"/>
              <w:b w:val="0"/>
              <w:bCs w:val="0"/>
              <w:noProof/>
              <w:sz w:val="24"/>
              <w:szCs w:val="24"/>
            </w:rPr>
          </w:pPr>
          <w:hyperlink w:anchor="_Toc37410436" w:history="1">
            <w:r w:rsidR="00014D39" w:rsidRPr="00230D53">
              <w:rPr>
                <w:rStyle w:val="Hipervnculo"/>
                <w:noProof/>
              </w:rPr>
              <w:t>5.2 Vista teórica.</w:t>
            </w:r>
            <w:r w:rsidR="00014D39">
              <w:rPr>
                <w:noProof/>
                <w:webHidden/>
              </w:rPr>
              <w:tab/>
            </w:r>
            <w:r w:rsidR="00014D39">
              <w:rPr>
                <w:noProof/>
                <w:webHidden/>
              </w:rPr>
              <w:fldChar w:fldCharType="begin"/>
            </w:r>
            <w:r w:rsidR="00014D39">
              <w:rPr>
                <w:noProof/>
                <w:webHidden/>
              </w:rPr>
              <w:instrText xml:space="preserve"> PAGEREF _Toc37410436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EAE25CB" w14:textId="08647A2B" w:rsidR="00014D39" w:rsidRDefault="002B49F8">
          <w:pPr>
            <w:pStyle w:val="TDC3"/>
            <w:rPr>
              <w:rFonts w:cstheme="minorBidi"/>
              <w:noProof/>
              <w:sz w:val="24"/>
              <w:szCs w:val="24"/>
            </w:rPr>
          </w:pPr>
          <w:hyperlink w:anchor="_Toc37410437" w:history="1">
            <w:r w:rsidR="00014D39" w:rsidRPr="00230D53">
              <w:rPr>
                <w:rStyle w:val="Hipervnculo"/>
                <w:noProof/>
              </w:rPr>
              <w:t>5.2.1 Clasificación vs detección.</w:t>
            </w:r>
            <w:r w:rsidR="00014D39">
              <w:rPr>
                <w:noProof/>
                <w:webHidden/>
              </w:rPr>
              <w:tab/>
            </w:r>
            <w:r w:rsidR="00014D39">
              <w:rPr>
                <w:noProof/>
                <w:webHidden/>
              </w:rPr>
              <w:fldChar w:fldCharType="begin"/>
            </w:r>
            <w:r w:rsidR="00014D39">
              <w:rPr>
                <w:noProof/>
                <w:webHidden/>
              </w:rPr>
              <w:instrText xml:space="preserve"> PAGEREF _Toc37410437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9ECCBB6" w14:textId="37F8D62E" w:rsidR="00014D39" w:rsidRDefault="002B49F8">
          <w:pPr>
            <w:pStyle w:val="TDC3"/>
            <w:rPr>
              <w:rFonts w:cstheme="minorBidi"/>
              <w:noProof/>
              <w:sz w:val="24"/>
              <w:szCs w:val="24"/>
            </w:rPr>
          </w:pPr>
          <w:hyperlink w:anchor="_Toc37410438" w:history="1">
            <w:r w:rsidR="00014D39" w:rsidRPr="00230D53">
              <w:rPr>
                <w:rStyle w:val="Hipervnculo"/>
                <w:noProof/>
              </w:rPr>
              <w:t>5.2.2 SSD – Single shot detector.</w:t>
            </w:r>
            <w:r w:rsidR="00014D39">
              <w:rPr>
                <w:noProof/>
                <w:webHidden/>
              </w:rPr>
              <w:tab/>
            </w:r>
            <w:r w:rsidR="00014D39">
              <w:rPr>
                <w:noProof/>
                <w:webHidden/>
              </w:rPr>
              <w:fldChar w:fldCharType="begin"/>
            </w:r>
            <w:r w:rsidR="00014D39">
              <w:rPr>
                <w:noProof/>
                <w:webHidden/>
              </w:rPr>
              <w:instrText xml:space="preserve"> PAGEREF _Toc37410438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0C5005C6" w14:textId="3BB82184" w:rsidR="00014D39" w:rsidRDefault="002B49F8">
          <w:pPr>
            <w:pStyle w:val="TDC2"/>
            <w:rPr>
              <w:rFonts w:cstheme="minorBidi"/>
              <w:b w:val="0"/>
              <w:bCs w:val="0"/>
              <w:noProof/>
              <w:sz w:val="24"/>
              <w:szCs w:val="24"/>
            </w:rPr>
          </w:pPr>
          <w:hyperlink w:anchor="_Toc37410439" w:history="1">
            <w:r w:rsidR="00014D39" w:rsidRPr="00230D53">
              <w:rPr>
                <w:rStyle w:val="Hipervnculo"/>
                <w:noProof/>
              </w:rPr>
              <w:t>5.3 Tensorflow API.</w:t>
            </w:r>
            <w:r w:rsidR="00014D39">
              <w:rPr>
                <w:noProof/>
                <w:webHidden/>
              </w:rPr>
              <w:tab/>
            </w:r>
            <w:r w:rsidR="00014D39">
              <w:rPr>
                <w:noProof/>
                <w:webHidden/>
              </w:rPr>
              <w:fldChar w:fldCharType="begin"/>
            </w:r>
            <w:r w:rsidR="00014D39">
              <w:rPr>
                <w:noProof/>
                <w:webHidden/>
              </w:rPr>
              <w:instrText xml:space="preserve"> PAGEREF _Toc37410439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4FA2BC2" w14:textId="711F9279" w:rsidR="00014D39" w:rsidRDefault="002B49F8">
          <w:pPr>
            <w:pStyle w:val="TDC3"/>
            <w:rPr>
              <w:rFonts w:cstheme="minorBidi"/>
              <w:noProof/>
              <w:sz w:val="24"/>
              <w:szCs w:val="24"/>
            </w:rPr>
          </w:pPr>
          <w:hyperlink w:anchor="_Toc37410440" w:history="1">
            <w:r w:rsidR="00014D39" w:rsidRPr="00230D53">
              <w:rPr>
                <w:rStyle w:val="Hipervnculo"/>
                <w:noProof/>
              </w:rPr>
              <w:t>5.3.1 Comparación de modelos pre-entrenados.</w:t>
            </w:r>
            <w:r w:rsidR="00014D39">
              <w:rPr>
                <w:noProof/>
                <w:webHidden/>
              </w:rPr>
              <w:tab/>
            </w:r>
            <w:r w:rsidR="00014D39">
              <w:rPr>
                <w:noProof/>
                <w:webHidden/>
              </w:rPr>
              <w:fldChar w:fldCharType="begin"/>
            </w:r>
            <w:r w:rsidR="00014D39">
              <w:rPr>
                <w:noProof/>
                <w:webHidden/>
              </w:rPr>
              <w:instrText xml:space="preserve"> PAGEREF _Toc37410440 \h </w:instrText>
            </w:r>
            <w:r w:rsidR="00014D39">
              <w:rPr>
                <w:noProof/>
                <w:webHidden/>
              </w:rPr>
            </w:r>
            <w:r w:rsidR="00014D39">
              <w:rPr>
                <w:noProof/>
                <w:webHidden/>
              </w:rPr>
              <w:fldChar w:fldCharType="separate"/>
            </w:r>
            <w:r w:rsidR="00014D39">
              <w:rPr>
                <w:noProof/>
                <w:webHidden/>
              </w:rPr>
              <w:t>28</w:t>
            </w:r>
            <w:r w:rsidR="00014D39">
              <w:rPr>
                <w:noProof/>
                <w:webHidden/>
              </w:rPr>
              <w:fldChar w:fldCharType="end"/>
            </w:r>
          </w:hyperlink>
        </w:p>
        <w:p w14:paraId="3C6D9F79" w14:textId="5CCEF54B" w:rsidR="00014D39" w:rsidRDefault="002B49F8">
          <w:pPr>
            <w:pStyle w:val="TDC2"/>
            <w:rPr>
              <w:rFonts w:cstheme="minorBidi"/>
              <w:b w:val="0"/>
              <w:bCs w:val="0"/>
              <w:noProof/>
              <w:sz w:val="24"/>
              <w:szCs w:val="24"/>
            </w:rPr>
          </w:pPr>
          <w:hyperlink w:anchor="_Toc37410441" w:history="1">
            <w:r w:rsidR="00014D39" w:rsidRPr="00230D53">
              <w:rPr>
                <w:rStyle w:val="Hipervnculo"/>
                <w:noProof/>
              </w:rPr>
              <w:t>5.5 Esquema de ejecución.</w:t>
            </w:r>
            <w:r w:rsidR="00014D39">
              <w:rPr>
                <w:noProof/>
                <w:webHidden/>
              </w:rPr>
              <w:tab/>
            </w:r>
            <w:r w:rsidR="00014D39">
              <w:rPr>
                <w:noProof/>
                <w:webHidden/>
              </w:rPr>
              <w:fldChar w:fldCharType="begin"/>
            </w:r>
            <w:r w:rsidR="00014D39">
              <w:rPr>
                <w:noProof/>
                <w:webHidden/>
              </w:rPr>
              <w:instrText xml:space="preserve"> PAGEREF _Toc37410441 \h </w:instrText>
            </w:r>
            <w:r w:rsidR="00014D39">
              <w:rPr>
                <w:noProof/>
                <w:webHidden/>
              </w:rPr>
            </w:r>
            <w:r w:rsidR="00014D39">
              <w:rPr>
                <w:noProof/>
                <w:webHidden/>
              </w:rPr>
              <w:fldChar w:fldCharType="separate"/>
            </w:r>
            <w:r w:rsidR="00014D39">
              <w:rPr>
                <w:noProof/>
                <w:webHidden/>
              </w:rPr>
              <w:t>29</w:t>
            </w:r>
            <w:r w:rsidR="00014D39">
              <w:rPr>
                <w:noProof/>
                <w:webHidden/>
              </w:rPr>
              <w:fldChar w:fldCharType="end"/>
            </w:r>
          </w:hyperlink>
        </w:p>
        <w:p w14:paraId="548BB14F" w14:textId="73466A3B" w:rsidR="00014D39" w:rsidRDefault="002B49F8">
          <w:pPr>
            <w:pStyle w:val="TDC2"/>
            <w:rPr>
              <w:rFonts w:cstheme="minorBidi"/>
              <w:b w:val="0"/>
              <w:bCs w:val="0"/>
              <w:noProof/>
              <w:sz w:val="24"/>
              <w:szCs w:val="24"/>
            </w:rPr>
          </w:pPr>
          <w:hyperlink w:anchor="_Toc37410442" w:history="1">
            <w:r w:rsidR="00014D39" w:rsidRPr="00230D53">
              <w:rPr>
                <w:rStyle w:val="Hipervnculo"/>
                <w:noProof/>
              </w:rPr>
              <w:t>5.6 Funcionamiento interno</w:t>
            </w:r>
            <w:r w:rsidR="00014D39">
              <w:rPr>
                <w:noProof/>
                <w:webHidden/>
              </w:rPr>
              <w:tab/>
            </w:r>
            <w:r w:rsidR="00014D39">
              <w:rPr>
                <w:noProof/>
                <w:webHidden/>
              </w:rPr>
              <w:fldChar w:fldCharType="begin"/>
            </w:r>
            <w:r w:rsidR="00014D39">
              <w:rPr>
                <w:noProof/>
                <w:webHidden/>
              </w:rPr>
              <w:instrText xml:space="preserve"> PAGEREF _Toc37410442 \h </w:instrText>
            </w:r>
            <w:r w:rsidR="00014D39">
              <w:rPr>
                <w:noProof/>
                <w:webHidden/>
              </w:rPr>
            </w:r>
            <w:r w:rsidR="00014D39">
              <w:rPr>
                <w:noProof/>
                <w:webHidden/>
              </w:rPr>
              <w:fldChar w:fldCharType="separate"/>
            </w:r>
            <w:r w:rsidR="00014D39">
              <w:rPr>
                <w:noProof/>
                <w:webHidden/>
              </w:rPr>
              <w:t>30</w:t>
            </w:r>
            <w:r w:rsidR="00014D39">
              <w:rPr>
                <w:noProof/>
                <w:webHidden/>
              </w:rPr>
              <w:fldChar w:fldCharType="end"/>
            </w:r>
          </w:hyperlink>
        </w:p>
        <w:p w14:paraId="0E1E0110" w14:textId="1496285C" w:rsidR="00014D39" w:rsidRDefault="002B49F8">
          <w:pPr>
            <w:pStyle w:val="TDC1"/>
            <w:rPr>
              <w:rFonts w:cstheme="minorBidi"/>
              <w:b w:val="0"/>
              <w:bCs w:val="0"/>
              <w:i w:val="0"/>
              <w:iCs w:val="0"/>
              <w:noProof/>
            </w:rPr>
          </w:pPr>
          <w:hyperlink w:anchor="_Toc37410443" w:history="1">
            <w:r w:rsidR="00014D39" w:rsidRPr="00230D53">
              <w:rPr>
                <w:rStyle w:val="Hipervnculo"/>
                <w:noProof/>
              </w:rPr>
              <w:t>Conclusiones.</w:t>
            </w:r>
            <w:r w:rsidR="00014D39">
              <w:rPr>
                <w:noProof/>
                <w:webHidden/>
              </w:rPr>
              <w:tab/>
            </w:r>
            <w:r w:rsidR="00014D39">
              <w:rPr>
                <w:noProof/>
                <w:webHidden/>
              </w:rPr>
              <w:fldChar w:fldCharType="begin"/>
            </w:r>
            <w:r w:rsidR="00014D39">
              <w:rPr>
                <w:noProof/>
                <w:webHidden/>
              </w:rPr>
              <w:instrText xml:space="preserve"> PAGEREF _Toc37410443 \h </w:instrText>
            </w:r>
            <w:r w:rsidR="00014D39">
              <w:rPr>
                <w:noProof/>
                <w:webHidden/>
              </w:rPr>
            </w:r>
            <w:r w:rsidR="00014D39">
              <w:rPr>
                <w:noProof/>
                <w:webHidden/>
              </w:rPr>
              <w:fldChar w:fldCharType="separate"/>
            </w:r>
            <w:r w:rsidR="00014D39">
              <w:rPr>
                <w:noProof/>
                <w:webHidden/>
              </w:rPr>
              <w:t>31</w:t>
            </w:r>
            <w:r w:rsidR="00014D39">
              <w:rPr>
                <w:noProof/>
                <w:webHidden/>
              </w:rPr>
              <w:fldChar w:fldCharType="end"/>
            </w:r>
          </w:hyperlink>
        </w:p>
        <w:p w14:paraId="301B82BA" w14:textId="5E105E15" w:rsidR="00014D39" w:rsidRDefault="002B49F8">
          <w:pPr>
            <w:pStyle w:val="TDC1"/>
            <w:rPr>
              <w:rFonts w:cstheme="minorBidi"/>
              <w:b w:val="0"/>
              <w:bCs w:val="0"/>
              <w:i w:val="0"/>
              <w:iCs w:val="0"/>
              <w:noProof/>
            </w:rPr>
          </w:pPr>
          <w:hyperlink w:anchor="_Toc37410444" w:history="1">
            <w:r w:rsidR="00014D39" w:rsidRPr="00230D53">
              <w:rPr>
                <w:rStyle w:val="Hipervnculo"/>
                <w:noProof/>
              </w:rPr>
              <w:t>Bibliografía.</w:t>
            </w:r>
            <w:r w:rsidR="00014D39">
              <w:rPr>
                <w:noProof/>
                <w:webHidden/>
              </w:rPr>
              <w:tab/>
            </w:r>
            <w:r w:rsidR="00014D39">
              <w:rPr>
                <w:noProof/>
                <w:webHidden/>
              </w:rPr>
              <w:fldChar w:fldCharType="begin"/>
            </w:r>
            <w:r w:rsidR="00014D39">
              <w:rPr>
                <w:noProof/>
                <w:webHidden/>
              </w:rPr>
              <w:instrText xml:space="preserve"> PAGEREF _Toc37410444 \h </w:instrText>
            </w:r>
            <w:r w:rsidR="00014D39">
              <w:rPr>
                <w:noProof/>
                <w:webHidden/>
              </w:rPr>
            </w:r>
            <w:r w:rsidR="00014D39">
              <w:rPr>
                <w:noProof/>
                <w:webHidden/>
              </w:rPr>
              <w:fldChar w:fldCharType="separate"/>
            </w:r>
            <w:r w:rsidR="00014D39">
              <w:rPr>
                <w:noProof/>
                <w:webHidden/>
              </w:rPr>
              <w:t>31</w:t>
            </w:r>
            <w:r w:rsidR="00014D39">
              <w:rPr>
                <w:noProof/>
                <w:webHidden/>
              </w:rPr>
              <w:fldChar w:fldCharType="end"/>
            </w:r>
          </w:hyperlink>
        </w:p>
        <w:p w14:paraId="54AAD56F" w14:textId="2A72F117"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7410392"/>
      <w:r>
        <w:lastRenderedPageBreak/>
        <w:t>Resumen.</w:t>
      </w:r>
      <w:bookmarkEnd w:id="1"/>
    </w:p>
    <w:p w14:paraId="125847CC" w14:textId="77777777" w:rsidR="00441A9A" w:rsidRDefault="00544F48" w:rsidP="00441A9A">
      <w:pPr>
        <w:pStyle w:val="TtuloTDC"/>
      </w:pPr>
      <w:bookmarkStart w:id="2" w:name="_Toc37410393"/>
      <w:r>
        <w:t>Palabras clave.</w:t>
      </w:r>
      <w:bookmarkEnd w:id="2"/>
    </w:p>
    <w:p w14:paraId="76A57031" w14:textId="44022098" w:rsidR="008A7D0A" w:rsidRDefault="008E1C4C" w:rsidP="008A7D0A">
      <w:pPr>
        <w:pStyle w:val="TtuloTDC"/>
      </w:pPr>
      <w:bookmarkStart w:id="3" w:name="_Toc37410394"/>
      <w:r>
        <w:t xml:space="preserve">1. </w:t>
      </w:r>
      <w:r w:rsidR="00544F48">
        <w:t>Introducción.</w:t>
      </w:r>
      <w:bookmarkEnd w:id="3"/>
    </w:p>
    <w:p w14:paraId="43CDF379" w14:textId="0CD452DF" w:rsidR="00200F1F" w:rsidRDefault="008E1C4C" w:rsidP="00200F1F">
      <w:pPr>
        <w:pStyle w:val="Ttulo1"/>
      </w:pPr>
      <w:bookmarkStart w:id="4" w:name="_Toc37410395"/>
      <w:r>
        <w:t xml:space="preserve">1.1 </w:t>
      </w:r>
      <w:r w:rsidR="00200F1F">
        <w:t>Estructura del repositorio</w:t>
      </w:r>
      <w:r w:rsidR="004B6CB4">
        <w:t>.</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lastRenderedPageBreak/>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5" w:name="_Toc37410396"/>
      <w:r>
        <w:t xml:space="preserve">2. </w:t>
      </w:r>
      <w:r w:rsidR="00FB0F7E">
        <w:t>Diseño y construcción.</w:t>
      </w:r>
      <w:bookmarkEnd w:id="5"/>
    </w:p>
    <w:p w14:paraId="563BBAEA" w14:textId="487BE497" w:rsidR="007A4459" w:rsidRDefault="00DC23A6" w:rsidP="007A4459">
      <w:pPr>
        <w:pStyle w:val="Ttulo1"/>
      </w:pPr>
      <w:bookmarkStart w:id="6" w:name="_Toc37410397"/>
      <w:r>
        <w:t xml:space="preserve">2.1 </w:t>
      </w:r>
      <w:r w:rsidR="007A4459">
        <w:t>Diseño hardware</w:t>
      </w:r>
      <w:r w:rsidR="004B6CB4">
        <w:t>.</w:t>
      </w:r>
      <w:bookmarkEnd w:id="6"/>
    </w:p>
    <w:p w14:paraId="0BB6422E" w14:textId="77777777" w:rsidR="009345EB" w:rsidRPr="009345EB" w:rsidRDefault="009345EB" w:rsidP="009345EB"/>
    <w:p w14:paraId="4C7E8B3C" w14:textId="321B8C56" w:rsidR="008A7D0A" w:rsidRDefault="00F7316E" w:rsidP="007A4459">
      <w:pPr>
        <w:pStyle w:val="Ttulo2"/>
      </w:pPr>
      <w:bookmarkStart w:id="7" w:name="_Toc37410398"/>
      <w:r>
        <w:t xml:space="preserve">2.1.1 </w:t>
      </w:r>
      <w:r w:rsidR="008A7D0A">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8" w:name="_Toc37410399"/>
      <w:r>
        <w:t xml:space="preserve">2.1.2 </w:t>
      </w:r>
      <w:r w:rsidR="00F41EA4">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73EB42C" w:rsidR="005C3D78" w:rsidRDefault="00C411D7" w:rsidP="00B0707E">
      <w:r>
        <w:rPr>
          <w:noProof/>
        </w:rPr>
        <w:lastRenderedPageBreak/>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0E772D">
        <w:rPr>
          <w:noProof/>
        </w:rPr>
        <mc:AlternateContent>
          <mc:Choice Requires="wps">
            <w:drawing>
              <wp:anchor distT="0" distB="0" distL="114300" distR="114300" simplePos="0" relativeHeight="251669504" behindDoc="0" locked="0" layoutInCell="1" allowOverlap="1" wp14:anchorId="50C0842A" wp14:editId="55A1A361">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2B49F8" w:rsidRDefault="002B49F8"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6ABB1AF5" w:rsidR="002B49F8" w:rsidRDefault="002B49F8"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9" w:name="_Toc37410400"/>
      <w:r>
        <w:t xml:space="preserve">2.1.3 </w:t>
      </w:r>
      <w:r w:rsidR="0091685A">
        <w:t>Estructura adicional impresa en 3d</w:t>
      </w:r>
      <w:r w:rsidR="001F1DD8">
        <w:t>.</w:t>
      </w:r>
      <w:bookmarkEnd w:id="9"/>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2B49F8" w:rsidRDefault="002B49F8" w:rsidP="00067BDA">
                            <w:pPr>
                              <w:pStyle w:val="Descripcin"/>
                              <w:rPr>
                                <w:noProof/>
                              </w:rPr>
                            </w:pPr>
                            <w:proofErr w:type="spellStart"/>
                            <w:r>
                              <w:t>Fig</w:t>
                            </w:r>
                            <w:proofErr w:type="spellEnd"/>
                            <w:r>
                              <w:t xml:space="preserve"> </w:t>
                            </w:r>
                            <w:ins w:id="10" w:author="Juan Carlos de Alfonso Juliá" w:date="2020-04-08T12:58:00Z">
                              <w:r>
                                <w:t>3</w:t>
                              </w:r>
                            </w:ins>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2B49F8" w:rsidRDefault="002B49F8" w:rsidP="00067BDA">
                      <w:pPr>
                        <w:pStyle w:val="Descripcin"/>
                        <w:rPr>
                          <w:noProof/>
                        </w:rPr>
                      </w:pPr>
                      <w:proofErr w:type="spellStart"/>
                      <w:r>
                        <w:t>Fig</w:t>
                      </w:r>
                      <w:proofErr w:type="spellEnd"/>
                      <w:r>
                        <w:t xml:space="preserve"> </w:t>
                      </w:r>
                      <w:ins w:id="11" w:author="Juan Carlos de Alfonso Juliá" w:date="2020-04-08T12:58:00Z">
                        <w:r>
                          <w:t>3</w:t>
                        </w:r>
                      </w:ins>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2B49F8" w:rsidRDefault="002B49F8" w:rsidP="00BF4399">
                            <w:pPr>
                              <w:pStyle w:val="Descripcin"/>
                              <w:rPr>
                                <w:noProof/>
                              </w:rPr>
                            </w:pPr>
                            <w:proofErr w:type="spellStart"/>
                            <w:r>
                              <w:t>Fig</w:t>
                            </w:r>
                            <w:proofErr w:type="spellEnd"/>
                            <w:r>
                              <w:t xml:space="preserve"> </w:t>
                            </w:r>
                            <w:ins w:id="12" w:author="Juan Carlos de Alfonso Juliá" w:date="2020-04-08T12:58:00Z">
                              <w:r>
                                <w:t>2</w:t>
                              </w:r>
                            </w:ins>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2B49F8" w:rsidRDefault="002B49F8" w:rsidP="00BF4399">
                      <w:pPr>
                        <w:pStyle w:val="Descripcin"/>
                        <w:rPr>
                          <w:noProof/>
                        </w:rPr>
                      </w:pPr>
                      <w:proofErr w:type="spellStart"/>
                      <w:r>
                        <w:t>Fig</w:t>
                      </w:r>
                      <w:proofErr w:type="spellEnd"/>
                      <w:r>
                        <w:t xml:space="preserve"> </w:t>
                      </w:r>
                      <w:ins w:id="13" w:author="Juan Carlos de Alfonso Juliá" w:date="2020-04-08T12:58:00Z">
                        <w:r>
                          <w:t>2</w:t>
                        </w:r>
                      </w:ins>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65026761" w14:textId="73ADEB6B" w:rsidR="00A872AC" w:rsidRDefault="00A872AC" w:rsidP="004F52B9">
      <w:pPr>
        <w:pStyle w:val="Ttulo1"/>
      </w:pPr>
    </w:p>
    <w:p w14:paraId="722D5B2F" w14:textId="77777777" w:rsidR="00A872AC" w:rsidRPr="00A872AC" w:rsidRDefault="00A872AC" w:rsidP="00A872AC"/>
    <w:p w14:paraId="0BC95C86" w14:textId="1628767B" w:rsidR="004F52B9" w:rsidRDefault="00456515" w:rsidP="004F52B9">
      <w:pPr>
        <w:pStyle w:val="Ttulo1"/>
      </w:pPr>
      <w:bookmarkStart w:id="14" w:name="_Toc37410401"/>
      <w:r>
        <w:t xml:space="preserve">2.2 </w:t>
      </w:r>
      <w:r w:rsidR="004F52B9">
        <w:t>Construcción final del prototipo.</w:t>
      </w:r>
      <w:bookmarkEnd w:id="14"/>
    </w:p>
    <w:p w14:paraId="7D4C6269" w14:textId="423E0D05" w:rsidR="00F41F51" w:rsidRDefault="00F41F51" w:rsidP="00F41F51"/>
    <w:p w14:paraId="4EA31F48" w14:textId="1BB6A0F6" w:rsidR="00F41F51" w:rsidRDefault="00F41F51" w:rsidP="00F41F51">
      <w:pPr>
        <w:pStyle w:val="Ttulo2"/>
      </w:pPr>
      <w:bookmarkStart w:id="15" w:name="_Toc37410402"/>
      <w:r>
        <w:t>2.2.1 Conexión entre variadores y motores</w:t>
      </w:r>
      <w:r w:rsidR="00A000A2">
        <w:t>.</w:t>
      </w:r>
      <w:bookmarkEnd w:id="15"/>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2B49F8" w:rsidRDefault="002B49F8"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2B49F8" w:rsidRDefault="002B49F8"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orden de conexión de los dos cables exteriores dejando el </w:t>
      </w:r>
      <w:r w:rsidR="00B34D3B">
        <w:lastRenderedPageBreak/>
        <w:t xml:space="preserve">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6" w:name="_Toc37410403"/>
      <w:r>
        <w:t xml:space="preserve">2.2.1 Conexión entre variadores </w:t>
      </w:r>
      <w:r w:rsidR="00B34D3B">
        <w:t>con Raspberry y batería</w:t>
      </w:r>
      <w:r w:rsidR="00672A2A">
        <w:t>.</w:t>
      </w:r>
      <w:bookmarkEnd w:id="16"/>
    </w:p>
    <w:p w14:paraId="4D91A426" w14:textId="6753287C" w:rsidR="004F778B" w:rsidRDefault="004F778B" w:rsidP="004F778B"/>
    <w:p w14:paraId="2F364F51" w14:textId="73C9A0BB" w:rsidR="008914D7" w:rsidRDefault="008914D7" w:rsidP="008914D7">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e</w:t>
      </w:r>
      <w:r w:rsidR="00A000A2">
        <w:t>n</w:t>
      </w:r>
      <w:r>
        <w:t xml:space="preserve">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primero tierra</w:t>
      </w:r>
      <w:proofErr w:type="gramEnd"/>
      <w:r>
        <w:t xml:space="preserve"> (GND) y el segundo la señal </w:t>
      </w:r>
      <w:proofErr w:type="spellStart"/>
      <w:r>
        <w:t>pwm</w:t>
      </w:r>
      <w:proofErr w:type="spellEnd"/>
      <w:r>
        <w:t xml:space="preserve">. </w:t>
      </w:r>
    </w:p>
    <w:p w14:paraId="303501EF" w14:textId="7C980962" w:rsidR="008914D7" w:rsidRDefault="008914D7" w:rsidP="008914D7"/>
    <w:p w14:paraId="590496E9" w14:textId="249D0A08" w:rsidR="008914D7" w:rsidRDefault="008914D7" w:rsidP="008914D7">
      <w:r>
        <w:t xml:space="preserve">Una vez que tenemos claro que cables deben ir a la batería hay que soldarlos a la </w:t>
      </w:r>
      <w:proofErr w:type="spellStart"/>
      <w:r>
        <w:t>pdb</w:t>
      </w:r>
      <w:proofErr w:type="spellEnd"/>
      <w:r>
        <w:t xml:space="preserve"> del chasis junto con el módulo de corriente siguiendo el esquema de la figura 5.</w:t>
      </w:r>
    </w:p>
    <w:p w14:paraId="6FACF374" w14:textId="77777777" w:rsidR="008914D7" w:rsidRDefault="008914D7" w:rsidP="008914D7"/>
    <w:p w14:paraId="046F890C" w14:textId="1335D062" w:rsidR="00905686" w:rsidRDefault="00905686" w:rsidP="004F778B">
      <w:r>
        <w:rPr>
          <w:noProof/>
        </w:rPr>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5F29A935" w:rsidR="00B34D3B" w:rsidRDefault="00905686" w:rsidP="004F778B">
      <w:r>
        <w:rPr>
          <w:noProof/>
        </w:rPr>
        <mc:AlternateContent>
          <mc:Choice Requires="wps">
            <w:drawing>
              <wp:anchor distT="0" distB="0" distL="114300" distR="114300" simplePos="0" relativeHeight="251816960" behindDoc="0" locked="0" layoutInCell="1" allowOverlap="1" wp14:anchorId="5C4D3D0E" wp14:editId="1A2C2405">
                <wp:simplePos x="0" y="0"/>
                <wp:positionH relativeFrom="column">
                  <wp:posOffset>0</wp:posOffset>
                </wp:positionH>
                <wp:positionV relativeFrom="paragraph">
                  <wp:posOffset>1812925</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2B49F8" w:rsidRDefault="002B49F8" w:rsidP="00905686">
                            <w:pPr>
                              <w:pStyle w:val="Descripcin"/>
                              <w:rPr>
                                <w:noProof/>
                              </w:rPr>
                            </w:pPr>
                            <w:proofErr w:type="spellStart"/>
                            <w:r>
                              <w:t>Fig</w:t>
                            </w:r>
                            <w:proofErr w:type="spellEnd"/>
                            <w:r>
                              <w:t xml:space="preserve"> </w:t>
                            </w:r>
                            <w:ins w:id="17"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42.75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" stroked="f">
                <v:textbox style="mso-fit-shape-to-text:t" inset="0,0,0,0">
                  <w:txbxContent>
                    <w:p w14:paraId="06680237" w14:textId="5363C521" w:rsidR="002B49F8" w:rsidRDefault="002B49F8" w:rsidP="00905686">
                      <w:pPr>
                        <w:pStyle w:val="Descripcin"/>
                        <w:rPr>
                          <w:noProof/>
                        </w:rPr>
                      </w:pPr>
                      <w:proofErr w:type="spellStart"/>
                      <w:r>
                        <w:t>Fig</w:t>
                      </w:r>
                      <w:proofErr w:type="spellEnd"/>
                      <w:r>
                        <w:t xml:space="preserve"> </w:t>
                      </w:r>
                      <w:ins w:id="18"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754ACDF5" w14:textId="77777777" w:rsidR="00B34D3B" w:rsidRPr="004F778B" w:rsidRDefault="00B34D3B" w:rsidP="004F778B"/>
    <w:p w14:paraId="230C2862" w14:textId="2B5F8517" w:rsidR="00F41F51" w:rsidRDefault="00F41F51" w:rsidP="00F41F51">
      <w:pPr>
        <w:pStyle w:val="Ttulo2"/>
      </w:pPr>
      <w:bookmarkStart w:id="19" w:name="_Toc37410404"/>
      <w:r>
        <w:t>2.2.2 Instalación de las hélices</w:t>
      </w:r>
      <w:r w:rsidR="0068545E">
        <w:t xml:space="preserve"> y ajuste del sentido de giro</w:t>
      </w:r>
      <w:r w:rsidR="005E30A7">
        <w:t>.</w:t>
      </w:r>
      <w:bookmarkEnd w:id="19"/>
    </w:p>
    <w:p w14:paraId="0C3E20F5" w14:textId="77777777" w:rsidR="0068545E" w:rsidRDefault="0068545E" w:rsidP="008914D7"/>
    <w:p w14:paraId="56703DFC" w14:textId="58DEDC08"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2F395F44" w14:textId="4FBFB2B5" w:rsidR="0068545E" w:rsidRDefault="0068545E" w:rsidP="008914D7">
      <w:r>
        <w:lastRenderedPageBreak/>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2B49F8" w:rsidRDefault="002B49F8" w:rsidP="00860826">
                            <w:pPr>
                              <w:pStyle w:val="Descripcin"/>
                              <w:rPr>
                                <w:noProof/>
                              </w:rPr>
                            </w:pPr>
                            <w:proofErr w:type="spellStart"/>
                            <w:r>
                              <w:t>Fig</w:t>
                            </w:r>
                            <w:proofErr w:type="spellEnd"/>
                            <w:r>
                              <w:t xml:space="preserve"> </w:t>
                            </w:r>
                            <w:ins w:id="20"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2B49F8" w:rsidRDefault="002B49F8" w:rsidP="00860826">
                      <w:pPr>
                        <w:pStyle w:val="Descripcin"/>
                        <w:rPr>
                          <w:noProof/>
                        </w:rPr>
                      </w:pPr>
                      <w:proofErr w:type="spellStart"/>
                      <w:r>
                        <w:t>Fig</w:t>
                      </w:r>
                      <w:proofErr w:type="spellEnd"/>
                      <w:r>
                        <w:t xml:space="preserve"> </w:t>
                      </w:r>
                      <w:ins w:id="21"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775416C9" w14:textId="6DA8475A" w:rsidR="00DA453D" w:rsidRDefault="00DA453D" w:rsidP="007A0D09"/>
    <w:p w14:paraId="6BC63FE1" w14:textId="77777777" w:rsidR="00DA453D" w:rsidRDefault="00DA453D" w:rsidP="007A0D09"/>
    <w:p w14:paraId="5ACCA158" w14:textId="77777777" w:rsidR="00901195" w:rsidRDefault="00901195" w:rsidP="007A0D09"/>
    <w:p w14:paraId="46A91882" w14:textId="4CEAA1A6" w:rsidR="00B32FC3" w:rsidRDefault="00456515" w:rsidP="004017E5">
      <w:pPr>
        <w:pStyle w:val="Ttulo2"/>
      </w:pPr>
      <w:bookmarkStart w:id="22" w:name="_Toc37410405"/>
      <w:r>
        <w:t xml:space="preserve">2.2.3 </w:t>
      </w:r>
      <w:r w:rsidR="002C3BDD">
        <w:t>Colocación del resto de componentes</w:t>
      </w:r>
      <w:r w:rsidR="008635C7">
        <w:t>.</w:t>
      </w:r>
      <w:bookmarkEnd w:id="22"/>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 w14:paraId="7F404F71" w14:textId="6DA950D6" w:rsidR="00CD5219" w:rsidRPr="00CD5219" w:rsidRDefault="00EC4274" w:rsidP="004017E5">
      <w:r>
        <w:rPr>
          <w:noProof/>
        </w:rPr>
        <w:lastRenderedPageBreak/>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2B49F8" w:rsidRDefault="002B49F8" w:rsidP="00EC4274">
                            <w:ins w:id="23"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2B49F8" w:rsidRDefault="002B49F8" w:rsidP="00EC4274">
                      <w:ins w:id="24" w:author="Juan Carlos de Alfonso Juliá" w:date="2020-04-08T11:41:00Z">
                        <w:r>
                          <w:t>Variadores</w:t>
                        </w:r>
                      </w:ins>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2B49F8" w:rsidRDefault="002B49F8">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2B49F8" w:rsidRDefault="002B49F8">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2B49F8" w:rsidRDefault="002B49F8" w:rsidP="00D239B8">
                            <w:pPr>
                              <w:pStyle w:val="Descripcin"/>
                              <w:rPr>
                                <w:noProof/>
                              </w:rPr>
                            </w:pPr>
                            <w:proofErr w:type="spellStart"/>
                            <w:r>
                              <w:t>Fig</w:t>
                            </w:r>
                            <w:proofErr w:type="spellEnd"/>
                            <w:r>
                              <w:t xml:space="preserve"> 8. Prototipo final </w:t>
                            </w:r>
                            <w:proofErr w:type="spellStart"/>
                            <w:r>
                              <w:t>lhardware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2B49F8" w:rsidRDefault="002B49F8" w:rsidP="00D239B8">
                      <w:pPr>
                        <w:pStyle w:val="Descripcin"/>
                        <w:rPr>
                          <w:noProof/>
                        </w:rPr>
                      </w:pPr>
                      <w:proofErr w:type="spellStart"/>
                      <w:r>
                        <w:t>Fig</w:t>
                      </w:r>
                      <w:proofErr w:type="spellEnd"/>
                      <w:r>
                        <w:t xml:space="preserve"> 8. Prototipo final </w:t>
                      </w:r>
                      <w:proofErr w:type="spellStart"/>
                      <w:r>
                        <w:t>lhardware</w:t>
                      </w:r>
                      <w:proofErr w:type="spellEnd"/>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2B49F8" w:rsidRDefault="002B49F8" w:rsidP="00EC4274">
                            <w:ins w:id="25"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2B49F8" w:rsidRDefault="002B49F8" w:rsidP="00EC4274">
                      <w:ins w:id="26" w:author="Juan Carlos de Alfonso Juliá" w:date="2020-04-08T11:39:00Z">
                        <w:r>
                          <w:t xml:space="preserve">Indicador de </w:t>
                        </w:r>
                        <w:proofErr w:type="spellStart"/>
                        <w:r>
                          <w:t>bateria</w:t>
                        </w:r>
                      </w:ins>
                      <w:proofErr w:type="spellEnd"/>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2B49F8" w:rsidRDefault="002B49F8"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2B49F8" w:rsidRDefault="002B49F8"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2B49F8" w:rsidRDefault="002B49F8" w:rsidP="00EC4274">
                            <w:ins w:id="27"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2B49F8" w:rsidRDefault="002B49F8" w:rsidP="00EC4274">
                      <w:ins w:id="28" w:author="Juan Carlos de Alfonso Juliá" w:date="2020-04-08T11:40:00Z">
                        <w:r>
                          <w:t xml:space="preserve">Puertos </w:t>
                        </w:r>
                        <w:proofErr w:type="spellStart"/>
                        <w:r>
                          <w:t>pwm</w:t>
                        </w:r>
                      </w:ins>
                      <w:proofErr w:type="spellEnd"/>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2B49F8" w:rsidRDefault="002B49F8" w:rsidP="00EC4274">
                            <w:ins w:id="29"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2B49F8" w:rsidRDefault="002B49F8" w:rsidP="00EC4274">
                      <w:ins w:id="30" w:author="Juan Carlos de Alfonso Juliá" w:date="2020-04-08T11:40:00Z">
                        <w:r>
                          <w:t xml:space="preserve">Alimentador </w:t>
                        </w:r>
                        <w:proofErr w:type="spellStart"/>
                        <w:r>
                          <w:t>Navio</w:t>
                        </w:r>
                      </w:ins>
                      <w:proofErr w:type="spellEnd"/>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2B49F8" w:rsidRDefault="002B49F8" w:rsidP="00EC4274">
                            <w:ins w:id="31"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2B49F8" w:rsidRDefault="002B49F8" w:rsidP="00EC4274">
                      <w:ins w:id="32" w:author="Juan Carlos de Alfonso Juliá" w:date="2020-04-08T11:40:00Z">
                        <w:r>
                          <w:t>Conector GPS</w:t>
                        </w:r>
                      </w:ins>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2B49F8" w:rsidRDefault="002B49F8" w:rsidP="00EC4274">
                            <w:ins w:id="33"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2B49F8" w:rsidRDefault="002B49F8" w:rsidP="00EC4274">
                      <w:ins w:id="34"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2B49F8" w:rsidRPr="004017E5" w:rsidRDefault="002B49F8" w:rsidP="004017E5">
                            <w:pPr>
                              <w:pStyle w:val="Descripcin"/>
                              <w:rPr>
                                <w:b/>
                                <w:bCs/>
                              </w:rPr>
                            </w:pPr>
                            <w:proofErr w:type="spellStart"/>
                            <w:r>
                              <w:t>fIig</w:t>
                            </w:r>
                            <w:proofErr w:type="spellEnd"/>
                            <w:r>
                              <w:t xml:space="preserve">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1A46EBB5" w:rsidR="002B49F8" w:rsidRPr="004017E5" w:rsidRDefault="002B49F8" w:rsidP="004017E5">
                      <w:pPr>
                        <w:pStyle w:val="Descripcin"/>
                        <w:rPr>
                          <w:b/>
                          <w:bCs/>
                        </w:rPr>
                      </w:pPr>
                      <w:proofErr w:type="spellStart"/>
                      <w:r>
                        <w:t>fIig</w:t>
                      </w:r>
                      <w:proofErr w:type="spellEnd"/>
                      <w:r>
                        <w:t xml:space="preserve">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35" w:name="_Toc37410406"/>
      <w:r>
        <w:lastRenderedPageBreak/>
        <w:t xml:space="preserve">3. </w:t>
      </w:r>
      <w:r w:rsidR="00097410">
        <w:t>Diseño software</w:t>
      </w:r>
      <w:r w:rsidR="001F1DD8">
        <w:t>.</w:t>
      </w:r>
      <w:bookmarkEnd w:id="35"/>
    </w:p>
    <w:p w14:paraId="135CC7A0" w14:textId="1DEA0988" w:rsidR="005072A1" w:rsidRDefault="00456515" w:rsidP="005072A1">
      <w:pPr>
        <w:pStyle w:val="Ttulo1"/>
      </w:pPr>
      <w:bookmarkStart w:id="36" w:name="_Toc37410407"/>
      <w:r>
        <w:t xml:space="preserve">3.1 </w:t>
      </w:r>
      <w:r w:rsidR="005072A1">
        <w:t>Sistema operativo</w:t>
      </w:r>
      <w:r w:rsidR="001F1DD8">
        <w:t>.</w:t>
      </w:r>
      <w:bookmarkEnd w:id="36"/>
    </w:p>
    <w:p w14:paraId="367C6E7D" w14:textId="77777777" w:rsidR="001F1DD8" w:rsidRPr="001F1DD8" w:rsidRDefault="001F1DD8" w:rsidP="001F1DD8"/>
    <w:p w14:paraId="69630AA8" w14:textId="08928666"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 xml:space="preserve">archivo </w:t>
      </w:r>
      <w:r w:rsidR="00C01432" w:rsidRPr="003B1128">
        <w:rPr>
          <w:i/>
          <w:iCs/>
        </w:rPr>
        <w:t>/</w:t>
      </w:r>
      <w:proofErr w:type="spellStart"/>
      <w:r w:rsidR="00C01432" w:rsidRPr="003B1128">
        <w:rPr>
          <w:i/>
          <w:iCs/>
        </w:rPr>
        <w:t>boot</w:t>
      </w:r>
      <w:proofErr w:type="spellEnd"/>
      <w:r w:rsidR="00C01432" w:rsidRPr="003B1128">
        <w:rPr>
          <w:i/>
          <w:iCs/>
        </w:rPr>
        <w:t>/</w:t>
      </w:r>
      <w:proofErr w:type="spellStart"/>
      <w:r w:rsidR="00C01432" w:rsidRPr="003B1128">
        <w:rPr>
          <w:i/>
          <w:iCs/>
        </w:rPr>
        <w:t>wpa_supplicant.conf</w:t>
      </w:r>
      <w:proofErr w:type="spellEnd"/>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proofErr w:type="spellStart"/>
      <w:r>
        <w:t>network</w:t>
      </w:r>
      <w:proofErr w:type="spellEnd"/>
      <w:r>
        <w:t xml:space="preserve"> </w:t>
      </w:r>
      <w:proofErr w:type="gramStart"/>
      <w:r>
        <w:t>={</w:t>
      </w:r>
      <w:proofErr w:type="gramEnd"/>
    </w:p>
    <w:p w14:paraId="57810FF9" w14:textId="77777777" w:rsidR="00940BDE" w:rsidRDefault="00940BDE" w:rsidP="00D239B8">
      <w:pPr>
        <w:pStyle w:val="code"/>
      </w:pPr>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239B8">
      <w:pPr>
        <w:pStyle w:val="code"/>
      </w:pPr>
      <w:r>
        <w:t xml:space="preserve">  </w:t>
      </w:r>
      <w:proofErr w:type="spellStart"/>
      <w:r>
        <w:t>psk</w:t>
      </w:r>
      <w:proofErr w:type="spellEnd"/>
      <w:r>
        <w:t xml:space="preserve"> = “contraseña de la red”</w:t>
      </w:r>
    </w:p>
    <w:p w14:paraId="1C1A9C9A" w14:textId="2E5B6E09" w:rsidR="00940BDE" w:rsidRDefault="00940BDE" w:rsidP="00D239B8">
      <w:pPr>
        <w:pStyle w:val="code"/>
      </w:pPr>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3A5C5895" w14:textId="77777777" w:rsidR="00CF4620" w:rsidRDefault="00CF4620" w:rsidP="00D34FC7"/>
    <w:p w14:paraId="55B950A4" w14:textId="53C64E97" w:rsidR="00890A7E" w:rsidRDefault="00456515" w:rsidP="005D7E55">
      <w:pPr>
        <w:pStyle w:val="Ttulo1"/>
      </w:pPr>
      <w:bookmarkStart w:id="37" w:name="_Toc37410408"/>
      <w:r>
        <w:t xml:space="preserve">3.2 </w:t>
      </w:r>
      <w:r w:rsidR="006E5793">
        <w:t xml:space="preserve">Sistema de navegación </w:t>
      </w:r>
      <w:commentRangeStart w:id="38"/>
      <w:r w:rsidR="006E5793">
        <w:t>inercial</w:t>
      </w:r>
      <w:commentRangeEnd w:id="38"/>
      <w:r w:rsidR="00A969BE">
        <w:rPr>
          <w:rStyle w:val="Refdecomentario"/>
          <w:rFonts w:asciiTheme="minorHAnsi" w:eastAsiaTheme="minorEastAsia" w:hAnsiTheme="minorHAnsi" w:cstheme="minorBidi"/>
          <w:color w:val="auto"/>
        </w:rPr>
        <w:commentReference w:id="38"/>
      </w:r>
      <w:r w:rsidR="00671CA2">
        <w:t>.</w:t>
      </w:r>
      <w:bookmarkEnd w:id="37"/>
    </w:p>
    <w:p w14:paraId="5453A4F7" w14:textId="408736F0" w:rsidR="00D0516D" w:rsidRDefault="00D0516D" w:rsidP="00D0516D"/>
    <w:p w14:paraId="7226C148" w14:textId="79C1E6CC" w:rsidR="006B6377" w:rsidRDefault="00277F64" w:rsidP="004E3068">
      <w:pPr>
        <w:pStyle w:val="Ttulo2"/>
      </w:pPr>
      <w:bookmarkStart w:id="39" w:name="_Toc37410409"/>
      <w:r>
        <w:t xml:space="preserve">3.2.1 </w:t>
      </w:r>
      <w:r w:rsidR="00042C8F">
        <w:t>Vista teórica</w:t>
      </w:r>
      <w:r w:rsidR="00671CA2">
        <w:t>.</w:t>
      </w:r>
      <w:bookmarkEnd w:id="39"/>
    </w:p>
    <w:p w14:paraId="7DF02E9B" w14:textId="77777777" w:rsidR="004E3068" w:rsidRPr="004E3068" w:rsidRDefault="004E3068" w:rsidP="004E3068"/>
    <w:p w14:paraId="0F0B3FEC" w14:textId="6DBD4610"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su </w:t>
      </w:r>
      <w:r w:rsidR="00497E78">
        <w:t>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9569EA">
        <w:t>12)</w:t>
      </w:r>
      <w:r w:rsidR="00793CCF">
        <w:fldChar w:fldCharType="end"/>
      </w:r>
      <w:r w:rsidR="00793CCF">
        <w:t>.</w:t>
      </w:r>
    </w:p>
    <w:p w14:paraId="538BFCD0" w14:textId="3D7D5FC2" w:rsidR="005A5E1F" w:rsidRDefault="005A5E1F" w:rsidP="00D0516D"/>
    <w:p w14:paraId="0DCF716B" w14:textId="28AA4365" w:rsidR="005A5E1F" w:rsidRDefault="005A5E1F" w:rsidP="00D0516D">
      <w:r>
        <w:t xml:space="preserve">El propósito de usar este dispositivo es el de obtener tres valores claves a la hora de orientar un dispositivo </w:t>
      </w:r>
      <w:r w:rsidR="003B1128">
        <w:t>en</w:t>
      </w:r>
      <w:r>
        <w:t xml:space="preserv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237AF97C" w:rsidR="00946E18" w:rsidRDefault="00946E18" w:rsidP="00946E18">
      <w:r>
        <w:t xml:space="preserve">Estos tres valores se pueden entender más fácilmente en la figura </w:t>
      </w:r>
      <w:r w:rsidR="00521802">
        <w:t>10</w:t>
      </w:r>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pPr>
        <w:pPrChange w:id="40"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281ECB49" w:rsidR="002B49F8" w:rsidRDefault="002B49F8" w:rsidP="00BA3321">
                            <w:pPr>
                              <w:pStyle w:val="Descripcin"/>
                              <w:rPr>
                                <w:noProof/>
                              </w:rPr>
                            </w:pPr>
                            <w:proofErr w:type="spellStart"/>
                            <w:r>
                              <w:t>Fig</w:t>
                            </w:r>
                            <w:proofErr w:type="spellEnd"/>
                            <w:r>
                              <w:t xml:space="preserve"> 10. Diagrama de rotaciones pitch, roll, </w:t>
                            </w:r>
                            <w:proofErr w:type="spellStart"/>
                            <w:r>
                              <w:t>yaw</w:t>
                            </w:r>
                            <w:proofErr w:type="spellEnd"/>
                            <w:r>
                              <w:t xml:space="preserve"> </w:t>
                            </w:r>
                            <w:r w:rsidR="00493BD1">
                              <w:t>(</w:t>
                            </w:r>
                            <w:r w:rsidR="00493BD1">
                              <w:fldChar w:fldCharType="begin"/>
                            </w:r>
                            <w:r w:rsidR="00493BD1">
                              <w:instrText xml:space="preserve"> REF _Ref37495285 \r \h </w:instrText>
                            </w:r>
                            <w:r w:rsidR="00493BD1">
                              <w:fldChar w:fldCharType="separate"/>
                            </w:r>
                            <w:r w:rsidR="00493BD1">
                              <w:t>13)</w:t>
                            </w:r>
                            <w:r w:rsidR="00493BD1">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281ECB49" w:rsidR="002B49F8" w:rsidRDefault="002B49F8" w:rsidP="00BA3321">
                      <w:pPr>
                        <w:pStyle w:val="Descripcin"/>
                        <w:rPr>
                          <w:noProof/>
                        </w:rPr>
                      </w:pPr>
                      <w:proofErr w:type="spellStart"/>
                      <w:r>
                        <w:t>Fig</w:t>
                      </w:r>
                      <w:proofErr w:type="spellEnd"/>
                      <w:r>
                        <w:t xml:space="preserve"> 10. Diagrama de rotaciones pitch, roll, </w:t>
                      </w:r>
                      <w:proofErr w:type="spellStart"/>
                      <w:r>
                        <w:t>yaw</w:t>
                      </w:r>
                      <w:proofErr w:type="spellEnd"/>
                      <w:r>
                        <w:t xml:space="preserve"> </w:t>
                      </w:r>
                      <w:r w:rsidR="00493BD1">
                        <w:t>(</w:t>
                      </w:r>
                      <w:r w:rsidR="00493BD1">
                        <w:fldChar w:fldCharType="begin"/>
                      </w:r>
                      <w:r w:rsidR="00493BD1">
                        <w:instrText xml:space="preserve"> REF _Ref37495285 \r \h </w:instrText>
                      </w:r>
                      <w:r w:rsidR="00493BD1">
                        <w:fldChar w:fldCharType="separate"/>
                      </w:r>
                      <w:r w:rsidR="00493BD1">
                        <w:t>13)</w:t>
                      </w:r>
                      <w:r w:rsidR="00493BD1">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6E8345D" w:rsidR="003539E2" w:rsidRDefault="003539E2" w:rsidP="00042C8F">
      <w:pPr>
        <w:pStyle w:val="Ttulo2"/>
      </w:pPr>
    </w:p>
    <w:p w14:paraId="352D8FE1" w14:textId="65747E11" w:rsidR="003B1128" w:rsidRDefault="003B1128" w:rsidP="003B1128">
      <w:r>
        <w:t>______</w:t>
      </w:r>
    </w:p>
    <w:p w14:paraId="770EC8E7" w14:textId="77777777" w:rsidR="003B1128" w:rsidRPr="003B1128" w:rsidRDefault="003B1128" w:rsidP="003B1128"/>
    <w:p w14:paraId="62362A5D" w14:textId="07361E1E" w:rsidR="008A7D94" w:rsidRDefault="008A7D94" w:rsidP="008A7D94">
      <w:r>
        <w:t>La obtención del pitch y</w:t>
      </w:r>
      <w:bookmarkStart w:id="41" w:name="_GoBack"/>
      <w:bookmarkEnd w:id="41"/>
      <w:r>
        <w:t xml:space="preserve"> el roll en base a los datos de una </w:t>
      </w:r>
      <w:proofErr w:type="spellStart"/>
      <w:r>
        <w:t>imu</w:t>
      </w:r>
      <w:proofErr w:type="spellEnd"/>
      <w:r>
        <w:t xml:space="preserve"> es direct</w:t>
      </w:r>
      <w:ins w:id="42"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Pr="00223240" w:rsidRDefault="003833D5" w:rsidP="008A7D94">
      <w:pPr>
        <w:rPr>
          <w:u w:val="single"/>
        </w:rPr>
      </w:pPr>
      <w:ins w:id="43" w:author="JUAN FRANCISCO JIMENEZ CASTELLANOS" w:date="2020-03-21T11:37:00Z">
        <w:r w:rsidRPr="00223240">
          <w:rPr>
            <w:u w:val="single"/>
          </w:rPr>
          <w:t xml:space="preserve">Creo que debes explicar esto un poco más: </w:t>
        </w:r>
        <w:proofErr w:type="spellStart"/>
        <w:r w:rsidRPr="00223240">
          <w:rPr>
            <w:u w:val="single"/>
          </w:rPr>
          <w:t>pich</w:t>
        </w:r>
        <w:proofErr w:type="spellEnd"/>
        <w:r w:rsidRPr="00223240">
          <w:rPr>
            <w:u w:val="single"/>
          </w:rPr>
          <w:t xml:space="preserve"> y roll se o</w:t>
        </w:r>
      </w:ins>
      <w:ins w:id="44" w:author="JUAN FRANCISCO JIMENEZ CASTELLANOS" w:date="2020-03-21T11:38:00Z">
        <w:r w:rsidRPr="00223240">
          <w:rPr>
            <w:u w:val="single"/>
          </w:rPr>
          <w:t xml:space="preserve">btienen a partir de los acelerómetros de la IMU, midiendo el valor de la gravedad. La orientación </w:t>
        </w:r>
      </w:ins>
      <w:ins w:id="45" w:author="JUAN FRANCISCO JIMENEZ CASTELLANOS" w:date="2020-03-21T11:39:00Z">
        <w:r w:rsidRPr="00223240">
          <w:rPr>
            <w:u w:val="single"/>
          </w:rPr>
          <w:t>(</w:t>
        </w:r>
        <w:proofErr w:type="spellStart"/>
        <w:r w:rsidRPr="00223240">
          <w:rPr>
            <w:u w:val="single"/>
          </w:rPr>
          <w:t>yaw</w:t>
        </w:r>
        <w:proofErr w:type="spellEnd"/>
        <w:r w:rsidRPr="00223240">
          <w:rPr>
            <w:u w:val="single"/>
          </w:rPr>
          <w:t xml:space="preserve">) </w:t>
        </w:r>
      </w:ins>
      <w:ins w:id="46" w:author="JUAN FRANCISCO JIMENEZ CASTELLANOS" w:date="2020-03-21T11:38:00Z">
        <w:r w:rsidRPr="00223240">
          <w:rPr>
            <w:u w:val="single"/>
          </w:rPr>
          <w:t>se obtiene empleando el ma</w:t>
        </w:r>
      </w:ins>
      <w:ins w:id="47" w:author="JUAN FRANCISCO JIMENEZ CASTELLANOS" w:date="2020-03-21T11:39:00Z">
        <w:r w:rsidRPr="00223240">
          <w:rPr>
            <w:u w:val="single"/>
          </w:rPr>
          <w:t>gnetómetro que está sometido a perturbaciones (</w:t>
        </w:r>
        <w:proofErr w:type="spellStart"/>
        <w:r w:rsidRPr="00223240">
          <w:rPr>
            <w:u w:val="single"/>
          </w:rPr>
          <w:t>hard</w:t>
        </w:r>
        <w:proofErr w:type="spellEnd"/>
        <w:r w:rsidRPr="00223240">
          <w:rPr>
            <w:u w:val="single"/>
          </w:rPr>
          <w:t xml:space="preserve"> y </w:t>
        </w:r>
        <w:proofErr w:type="spellStart"/>
        <w:r w:rsidRPr="00223240">
          <w:rPr>
            <w:u w:val="single"/>
          </w:rPr>
          <w:t>soft</w:t>
        </w:r>
        <w:proofErr w:type="spellEnd"/>
        <w:r w:rsidRPr="00223240">
          <w:rPr>
            <w:u w:val="single"/>
          </w:rPr>
          <w:t xml:space="preserve"> </w:t>
        </w:r>
        <w:proofErr w:type="spellStart"/>
        <w:r w:rsidRPr="00223240">
          <w:rPr>
            <w:u w:val="single"/>
          </w:rPr>
          <w:t>iron</w:t>
        </w:r>
        <w:proofErr w:type="spellEnd"/>
        <w:r w:rsidRPr="00223240">
          <w:rPr>
            <w:u w:val="single"/>
          </w:rPr>
          <w:t xml:space="preserve"> </w:t>
        </w:r>
        <w:proofErr w:type="spellStart"/>
        <w:r w:rsidRPr="00223240">
          <w:rPr>
            <w:u w:val="single"/>
          </w:rPr>
          <w:t>etc</w:t>
        </w:r>
        <w:proofErr w:type="spellEnd"/>
        <w:r w:rsidRPr="00223240">
          <w:rPr>
            <w:u w:val="single"/>
          </w:rPr>
          <w:t xml:space="preserve">, </w:t>
        </w:r>
        <w:proofErr w:type="spellStart"/>
        <w:r w:rsidRPr="00223240">
          <w:rPr>
            <w:u w:val="single"/>
          </w:rPr>
          <w:t>etc</w:t>
        </w:r>
        <w:proofErr w:type="spellEnd"/>
        <w:r w:rsidRPr="00223240">
          <w:rPr>
            <w:u w:val="single"/>
          </w:rPr>
          <w:t>).</w:t>
        </w:r>
      </w:ins>
    </w:p>
    <w:p w14:paraId="75410F32" w14:textId="1F87F29E" w:rsidR="008A7D94" w:rsidRDefault="008A7D94" w:rsidP="008A7D94">
      <w:pPr>
        <w:rPr>
          <w:b/>
          <w:bCs/>
        </w:rPr>
      </w:pPr>
      <w:r w:rsidRPr="008A7D94">
        <w:rPr>
          <w:b/>
          <w:bCs/>
        </w:rPr>
        <w:t xml:space="preserve">Distorsiones </w:t>
      </w:r>
      <w:del w:id="48" w:author="Juan Carlos de Alfonso Juliá" w:date="2020-04-08T20:42:00Z">
        <w:r w:rsidRPr="008A7D94" w:rsidDel="00B817C3">
          <w:rPr>
            <w:b/>
            <w:bCs/>
          </w:rPr>
          <w:delText>a hierro duro (hard iron).</w:delText>
        </w:r>
      </w:del>
      <w:proofErr w:type="spellStart"/>
      <w:ins w:id="49" w:author="Juan Carlos de Alfonso Juliá" w:date="2020-04-08T20:42:00Z">
        <w:r w:rsidR="00B817C3">
          <w:rPr>
            <w:b/>
            <w:bCs/>
          </w:rPr>
          <w:t>hard</w:t>
        </w:r>
        <w:proofErr w:type="spellEnd"/>
        <w:r w:rsidR="00B817C3">
          <w:rPr>
            <w:b/>
            <w:bCs/>
          </w:rPr>
          <w:t xml:space="preserve"> </w:t>
        </w:r>
        <w:proofErr w:type="spellStart"/>
        <w:r w:rsidR="00B817C3">
          <w:rPr>
            <w:b/>
            <w:bCs/>
          </w:rPr>
          <w:t>iron</w:t>
        </w:r>
        <w:proofErr w:type="spellEnd"/>
        <w:r w:rsidR="00B817C3">
          <w:rPr>
            <w:b/>
            <w:bCs/>
          </w:rPr>
          <w:t>.</w:t>
        </w:r>
      </w:ins>
      <w:ins w:id="50" w:author="JUAN FRANCISCO JIMENEZ CASTELLANOS" w:date="2020-03-21T11:35:00Z">
        <w:r w:rsidR="003833D5">
          <w:rPr>
            <w:b/>
            <w:bCs/>
          </w:rPr>
          <w:t xml:space="preserve"> </w:t>
        </w:r>
        <w:del w:id="51" w:author="Juan Carlos de Alfonso Juliá" w:date="2020-04-08T20:42:00Z">
          <w:r w:rsidR="003833D5" w:rsidDel="00B817C3">
            <w:rPr>
              <w:b/>
              <w:bCs/>
            </w:rPr>
            <w:delText>(yo no le he visto nunca traducido</w:delText>
          </w:r>
        </w:del>
      </w:ins>
      <w:ins w:id="52" w:author="JUAN FRANCISCO JIMENEZ CASTELLANOS" w:date="2020-03-21T11:36:00Z">
        <w:del w:id="53" w:author="Juan Carlos de Alfonso Juliá" w:date="2020-04-08T20:42:00Z">
          <w:r w:rsidR="003833D5" w:rsidDel="00B817C3">
            <w:rPr>
              <w:b/>
              <w:bCs/>
            </w:rPr>
            <w:delText>, a mí me suena un poco raro)</w:delText>
          </w:r>
        </w:del>
      </w:ins>
    </w:p>
    <w:p w14:paraId="3EE18F4B" w14:textId="50ED1342" w:rsidR="008A7D94" w:rsidRPr="008173DD" w:rsidRDefault="008173DD" w:rsidP="008A7D94">
      <w:r>
        <w:t xml:space="preserve">Corresponden a distorsiones producidas por </w:t>
      </w:r>
      <w:r w:rsidR="00AE79E5">
        <w:t xml:space="preserve">el hombre </w:t>
      </w:r>
      <w:ins w:id="54"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55" w:author="Juan Carlos de Alfonso Juliá" w:date="2020-04-08T20:42:00Z">
        <w:r w:rsidRPr="008A7D94" w:rsidDel="00B817C3">
          <w:rPr>
            <w:b/>
            <w:bCs/>
          </w:rPr>
          <w:delText>a hierro blando (soft iron).</w:delText>
        </w:r>
      </w:del>
      <w:proofErr w:type="spellStart"/>
      <w:ins w:id="56" w:author="Juan Carlos de Alfonso Juliá" w:date="2020-04-08T20:42:00Z">
        <w:r w:rsidR="00B817C3">
          <w:rPr>
            <w:b/>
            <w:bCs/>
          </w:rPr>
          <w:t>soft</w:t>
        </w:r>
        <w:proofErr w:type="spellEnd"/>
        <w:r w:rsidR="00B817C3">
          <w:rPr>
            <w:b/>
            <w:bCs/>
          </w:rPr>
          <w:t xml:space="preserve"> </w:t>
        </w:r>
        <w:proofErr w:type="spellStart"/>
        <w:r w:rsidR="00B817C3">
          <w:rPr>
            <w:b/>
            <w:bCs/>
          </w:rPr>
          <w:t>iron</w:t>
        </w:r>
        <w:proofErr w:type="spellEnd"/>
        <w:r w:rsidR="00B817C3">
          <w:rPr>
            <w:b/>
            <w:bCs/>
          </w:rPr>
          <w:t>.</w:t>
        </w:r>
      </w:ins>
    </w:p>
    <w:p w14:paraId="3473B209" w14:textId="00E81564" w:rsidR="00E40D6B" w:rsidRPr="00E40D6B" w:rsidRDefault="00E40D6B" w:rsidP="008A7D94">
      <w:r>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46204444" w:rsidR="006B6377" w:rsidRDefault="00277F64" w:rsidP="00042C8F">
      <w:pPr>
        <w:pStyle w:val="Ttulo2"/>
      </w:pPr>
      <w:bookmarkStart w:id="57" w:name="_Toc37410410"/>
      <w:r>
        <w:t xml:space="preserve">3.2.2 </w:t>
      </w:r>
      <w:r w:rsidR="00042C8F">
        <w:t>Calibración del magnetómetro</w:t>
      </w:r>
      <w:bookmarkEnd w:id="57"/>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8" w:author="JUAN FRANCISCO JIMENEZ CASTELLANOS" w:date="2020-03-21T11:42:00Z">
        <w:r>
          <w:t>Entiend</w:t>
        </w:r>
      </w:ins>
      <w:ins w:id="59" w:author="JUAN FRANCISCO JIMENEZ CASTELLANOS" w:date="2020-03-21T11:43:00Z">
        <w:r>
          <w:t>o que esto está por completar</w:t>
        </w:r>
      </w:ins>
    </w:p>
    <w:p w14:paraId="4E2E7EFE" w14:textId="77777777" w:rsidR="00D0516D" w:rsidRDefault="00D0516D" w:rsidP="00D0516D"/>
    <w:p w14:paraId="68CAC517" w14:textId="4F3BAE0E" w:rsidR="00D0516D" w:rsidRDefault="002B49F8" w:rsidP="00D0516D">
      <m:oMathPara>
        <m:oMath>
          <m:d>
            <m:dPr>
              <m:begChr m:val="["/>
              <m:endChr m:val="]"/>
              <m:ctrlPr>
                <w:ins w:id="60" w:author="Juan Carlos de Alfonso Juliá" w:date="2020-04-08T21:43:00Z">
                  <w:rPr>
                    <w:rFonts w:ascii="Cambria Math" w:hAnsi="Cambria Math"/>
                    <w:i/>
                  </w:rPr>
                </w:ins>
              </m:ctrlPr>
            </m:dPr>
            <m:e>
              <m:eqArr>
                <m:eqArrPr>
                  <m:ctrlPr>
                    <w:ins w:id="61" w:author="Juan Carlos de Alfonso Juliá" w:date="2020-04-08T21:43:00Z">
                      <w:rPr>
                        <w:rFonts w:ascii="Cambria Math" w:hAnsi="Cambria Math"/>
                        <w:i/>
                      </w:rPr>
                    </w:ins>
                  </m:ctrlPr>
                </m:eqArrPr>
                <m:e>
                  <m:r>
                    <w:rPr>
                      <w:rFonts w:ascii="Cambria Math" w:hAnsi="Cambria Math"/>
                    </w:rPr>
                    <m:t>MXc</m:t>
                  </m:r>
                </m:e>
                <m:e>
                  <m:r>
                    <w:rPr>
                      <w:rFonts w:ascii="Cambria Math" w:hAnsi="Cambria Math"/>
                    </w:rPr>
                    <m:t>MYc</m:t>
                  </m:r>
                  <m:ctrlPr>
                    <w:ins w:id="62" w:author="Juan Carlos de Alfonso Juliá" w:date="2020-04-08T21:43:00Z">
                      <w:rPr>
                        <w:rFonts w:ascii="Cambria Math" w:eastAsia="Cambria Math" w:hAnsi="Cambria Math" w:cs="Cambria Math"/>
                        <w:i/>
                      </w:rPr>
                    </w:ins>
                  </m:ctrlPr>
                </m:e>
                <m:e>
                  <m:r>
                    <w:rPr>
                      <w:rFonts w:ascii="Cambria Math" w:eastAsia="Cambria Math" w:hAnsi="Cambria Math" w:cs="Cambria Math"/>
                    </w:rPr>
                    <m:t>MZc</m:t>
                  </m:r>
                </m:e>
              </m:eqArr>
            </m:e>
          </m:d>
          <m:r>
            <w:rPr>
              <w:rFonts w:ascii="Cambria Math" w:hAnsi="Cambria Math"/>
            </w:rPr>
            <m:t xml:space="preserve">= </m:t>
          </m:r>
          <m:d>
            <m:dPr>
              <m:begChr m:val="["/>
              <m:endChr m:val="]"/>
              <m:ctrlPr>
                <w:ins w:id="63" w:author="Juan Carlos de Alfonso Juliá" w:date="2020-04-08T21:43:00Z">
                  <w:rPr>
                    <w:rFonts w:ascii="Cambria Math" w:hAnsi="Cambria Math"/>
                    <w:i/>
                  </w:rPr>
                </w:ins>
              </m:ctrlPr>
            </m:dPr>
            <m:e>
              <m:m>
                <m:mPr>
                  <m:mcs>
                    <m:mc>
                      <m:mcPr>
                        <m:count m:val="3"/>
                        <m:mcJc m:val="center"/>
                      </m:mcPr>
                    </m:mc>
                  </m:mcs>
                  <m:ctrlPr>
                    <w:ins w:id="64" w:author="Juan Carlos de Alfonso Juliá" w:date="2020-04-08T21:43:00Z">
                      <w:rPr>
                        <w:rFonts w:ascii="Cambria Math" w:hAnsi="Cambria Math"/>
                        <w:i/>
                      </w:rPr>
                    </w:ins>
                  </m:ctrlPr>
                </m:mPr>
                <m:mr>
                  <m:e>
                    <m:r>
                      <w:rPr>
                        <w:rFonts w:ascii="Cambria Math" w:hAnsi="Cambria Math"/>
                      </w:rPr>
                      <m:t>M11</m:t>
                    </m:r>
                  </m:e>
                  <m:e>
                    <m:r>
                      <w:rPr>
                        <w:rFonts w:ascii="Cambria Math" w:hAnsi="Cambria Math"/>
                      </w:rPr>
                      <m:t>M12</m:t>
                    </m:r>
                    <m:ctrlPr>
                      <w:ins w:id="65" w:author="Juan Carlos de Alfonso Juliá" w:date="2020-04-08T21:43:00Z">
                        <w:rPr>
                          <w:rFonts w:ascii="Cambria Math" w:eastAsia="Cambria Math" w:hAnsi="Cambria Math" w:cs="Cambria Math"/>
                          <w:i/>
                        </w:rPr>
                      </w:ins>
                    </m:ctrlPr>
                  </m:e>
                  <m:e>
                    <m:r>
                      <w:rPr>
                        <w:rFonts w:ascii="Cambria Math" w:hAnsi="Cambria Math"/>
                      </w:rPr>
                      <m:t>M13</m:t>
                    </m:r>
                  </m:e>
                </m:mr>
                <m:mr>
                  <m:e>
                    <m:r>
                      <w:rPr>
                        <w:rFonts w:ascii="Cambria Math" w:hAnsi="Cambria Math"/>
                      </w:rPr>
                      <m:t>M21</m:t>
                    </m:r>
                    <m:ctrlPr>
                      <w:ins w:id="66" w:author="Juan Carlos de Alfonso Juliá" w:date="2020-04-08T21:43:00Z">
                        <w:rPr>
                          <w:rFonts w:ascii="Cambria Math" w:eastAsia="Cambria Math" w:hAnsi="Cambria Math" w:cs="Cambria Math"/>
                          <w:i/>
                        </w:rPr>
                      </w:ins>
                    </m:ctrlPr>
                  </m:e>
                  <m:e>
                    <m:r>
                      <w:rPr>
                        <w:rFonts w:ascii="Cambria Math" w:eastAsia="Cambria Math" w:hAnsi="Cambria Math" w:cs="Cambria Math"/>
                      </w:rPr>
                      <m:t>M22</m:t>
                    </m:r>
                    <m:ctrlPr>
                      <w:ins w:id="67" w:author="Juan Carlos de Alfonso Juliá" w:date="2020-04-08T21:43:00Z">
                        <w:rPr>
                          <w:rFonts w:ascii="Cambria Math" w:eastAsia="Cambria Math" w:hAnsi="Cambria Math" w:cs="Cambria Math"/>
                          <w:i/>
                        </w:rPr>
                      </w:ins>
                    </m:ctrlPr>
                  </m:e>
                  <m:e>
                    <m:r>
                      <w:rPr>
                        <w:rFonts w:ascii="Cambria Math" w:eastAsia="Cambria Math" w:hAnsi="Cambria Math" w:cs="Cambria Math"/>
                      </w:rPr>
                      <m:t>M23</m:t>
                    </m:r>
                    <m:ctrlPr>
                      <w:ins w:id="68" w:author="Juan Carlos de Alfonso Juliá" w:date="2020-04-08T21:43:00Z">
                        <w:rPr>
                          <w:rFonts w:ascii="Cambria Math" w:eastAsia="Cambria Math" w:hAnsi="Cambria Math" w:cs="Cambria Math"/>
                          <w:i/>
                        </w:rPr>
                      </w:ins>
                    </m:ctrlPr>
                  </m:e>
                </m:mr>
                <m:mr>
                  <m:e>
                    <m:r>
                      <w:rPr>
                        <w:rFonts w:ascii="Cambria Math" w:eastAsia="Cambria Math" w:hAnsi="Cambria Math" w:cs="Cambria Math"/>
                      </w:rPr>
                      <m:t>M31</m:t>
                    </m:r>
                  </m:e>
                  <m:e>
                    <m:r>
                      <w:rPr>
                        <w:rFonts w:ascii="Cambria Math" w:hAnsi="Cambria Math"/>
                      </w:rPr>
                      <m:t>M32</m:t>
                    </m:r>
                    <m:ctrlPr>
                      <w:ins w:id="69" w:author="Juan Carlos de Alfonso Juliá" w:date="2020-04-08T21:43:00Z">
                        <w:rPr>
                          <w:rFonts w:ascii="Cambria Math" w:eastAsia="Cambria Math" w:hAnsi="Cambria Math" w:cs="Cambria Math"/>
                          <w:i/>
                        </w:rPr>
                      </w:ins>
                    </m:ctrlPr>
                  </m:e>
                  <m:e>
                    <m:r>
                      <w:rPr>
                        <w:rFonts w:ascii="Cambria Math" w:eastAsia="Cambria Math" w:hAnsi="Cambria Math" w:cs="Cambria Math"/>
                      </w:rPr>
                      <m:t>M33</m:t>
                    </m:r>
                  </m:e>
                </m:mr>
              </m:m>
            </m:e>
          </m:d>
          <m:r>
            <w:rPr>
              <w:rFonts w:ascii="Cambria Math" w:hAnsi="Cambria Math"/>
            </w:rPr>
            <m:t>×</m:t>
          </m:r>
          <m:d>
            <m:dPr>
              <m:ctrlPr>
                <w:ins w:id="70" w:author="Juan Carlos de Alfonso Juliá" w:date="2020-04-08T21:43:00Z">
                  <w:rPr>
                    <w:rFonts w:ascii="Cambria Math" w:hAnsi="Cambria Math"/>
                    <w:i/>
                  </w:rPr>
                </w:ins>
              </m:ctrlPr>
            </m:dPr>
            <m:e>
              <m:d>
                <m:dPr>
                  <m:begChr m:val="["/>
                  <m:endChr m:val="]"/>
                  <m:ctrlPr>
                    <w:ins w:id="71" w:author="Juan Carlos de Alfonso Juliá" w:date="2020-04-08T21:43:00Z">
                      <w:rPr>
                        <w:rFonts w:ascii="Cambria Math" w:hAnsi="Cambria Math"/>
                        <w:i/>
                      </w:rPr>
                    </w:ins>
                  </m:ctrlPr>
                </m:dPr>
                <m:e>
                  <m:eqArr>
                    <m:eqArrPr>
                      <m:ctrlPr>
                        <w:ins w:id="72" w:author="Juan Carlos de Alfonso Juliá" w:date="2020-04-08T21:43:00Z">
                          <w:rPr>
                            <w:rFonts w:ascii="Cambria Math" w:hAnsi="Cambria Math"/>
                            <w:i/>
                          </w:rPr>
                        </w:ins>
                      </m:ctrlPr>
                    </m:eqArrPr>
                    <m:e>
                      <m:r>
                        <w:rPr>
                          <w:rFonts w:ascii="Cambria Math" w:hAnsi="Cambria Math"/>
                        </w:rPr>
                        <m:t>MX</m:t>
                      </m:r>
                    </m:e>
                    <m:e>
                      <m:r>
                        <w:rPr>
                          <w:rFonts w:ascii="Cambria Math" w:hAnsi="Cambria Math"/>
                        </w:rPr>
                        <m:t>MY</m:t>
                      </m:r>
                      <m:ctrlPr>
                        <w:ins w:id="73" w:author="Juan Carlos de Alfonso Juliá" w:date="2020-04-08T21:43:00Z">
                          <w:rPr>
                            <w:rFonts w:ascii="Cambria Math" w:eastAsia="Cambria Math" w:hAnsi="Cambria Math" w:cs="Cambria Math"/>
                            <w:i/>
                          </w:rPr>
                        </w:ins>
                      </m:ctrlPr>
                    </m:e>
                    <m:e>
                      <m:r>
                        <w:rPr>
                          <w:rFonts w:ascii="Cambria Math" w:eastAsia="Cambria Math" w:hAnsi="Cambria Math" w:cs="Cambria Math"/>
                        </w:rPr>
                        <m:t>MZ</m:t>
                      </m:r>
                    </m:e>
                  </m:eqArr>
                </m:e>
              </m:d>
              <m:r>
                <w:rPr>
                  <w:rFonts w:ascii="Cambria Math" w:hAnsi="Cambria Math"/>
                </w:rPr>
                <m:t xml:space="preserve">- </m:t>
              </m:r>
              <m:d>
                <m:dPr>
                  <m:begChr m:val="["/>
                  <m:endChr m:val="]"/>
                  <m:ctrlPr>
                    <w:ins w:id="74" w:author="Juan Carlos de Alfonso Juliá" w:date="2020-04-08T21:43:00Z">
                      <w:rPr>
                        <w:rFonts w:ascii="Cambria Math" w:hAnsi="Cambria Math"/>
                        <w:i/>
                      </w:rPr>
                    </w:ins>
                  </m:ctrlPr>
                </m:dPr>
                <m:e>
                  <m:eqArr>
                    <m:eqArrPr>
                      <m:ctrlPr>
                        <w:ins w:id="75" w:author="Juan Carlos de Alfonso Juliá" w:date="2020-04-08T21:43:00Z">
                          <w:rPr>
                            <w:rFonts w:ascii="Cambria Math" w:hAnsi="Cambria Math"/>
                            <w:i/>
                          </w:rPr>
                        </w:ins>
                      </m:ctrlPr>
                    </m:eqArrPr>
                    <m:e>
                      <m:r>
                        <w:rPr>
                          <w:rFonts w:ascii="Cambria Math" w:hAnsi="Cambria Math"/>
                        </w:rPr>
                        <m:t>BX</m:t>
                      </m:r>
                    </m:e>
                    <m:e>
                      <m:r>
                        <w:rPr>
                          <w:rFonts w:ascii="Cambria Math" w:hAnsi="Cambria Math"/>
                        </w:rPr>
                        <m:t>BY</m:t>
                      </m:r>
                      <m:ctrlPr>
                        <w:ins w:id="76" w:author="Juan Carlos de Alfonso Juliá" w:date="2020-04-08T21:43:00Z">
                          <w:rPr>
                            <w:rFonts w:ascii="Cambria Math" w:eastAsia="Cambria Math" w:hAnsi="Cambria Math" w:cs="Cambria Math"/>
                            <w:i/>
                          </w:rPr>
                        </w:ins>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77"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78" w:author="JUAN FRANCISCO JIMENEZ CASTELLANOS" w:date="2020-03-21T11:44:00Z">
        <w:r w:rsidR="003833D5">
          <w:t>e</w:t>
        </w:r>
      </w:ins>
      <w:r w:rsidR="00E43AB0">
        <w:t>n</w:t>
      </w:r>
      <w:del w:id="79" w:author="JUAN FRANCISCO JIMENEZ CASTELLANOS" w:date="2020-03-21T11:44:00Z">
        <w:r w:rsidR="00E43AB0" w:rsidDel="003833D5">
          <w:delText>e</w:delText>
        </w:r>
      </w:del>
      <w:r w:rsidR="00E43AB0">
        <w:t>cia</w:t>
      </w:r>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2B49F8" w:rsidRDefault="002B49F8"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FdCed4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2B49F8" w:rsidRDefault="002B49F8"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2B49F8" w:rsidRPr="00B4029F" w:rsidRDefault="002B49F8"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DJGkfm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2B49F8" w:rsidRPr="00B4029F" w:rsidRDefault="002B49F8"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80" w:name="_Toc37410411"/>
      <w:r>
        <w:t xml:space="preserve">3.2.3 </w:t>
      </w:r>
      <w:r w:rsidR="00CE6DD9">
        <w:t>Aplicación práctica</w:t>
      </w:r>
      <w:bookmarkEnd w:id="80"/>
    </w:p>
    <w:p w14:paraId="7AF4821E" w14:textId="35CB7B7B" w:rsidR="00890A7E" w:rsidRDefault="00456515" w:rsidP="005D7E55">
      <w:pPr>
        <w:pStyle w:val="Ttulo1"/>
      </w:pPr>
      <w:bookmarkStart w:id="81" w:name="_Toc37410412"/>
      <w:r>
        <w:t xml:space="preserve">3.3 </w:t>
      </w:r>
      <w:r w:rsidR="00F10574">
        <w:t>Sensor barométrico</w:t>
      </w:r>
      <w:bookmarkEnd w:id="81"/>
    </w:p>
    <w:p w14:paraId="3E0666FA" w14:textId="4E2F16B5" w:rsidR="00F86137" w:rsidRDefault="00F86137" w:rsidP="00F86137"/>
    <w:p w14:paraId="7F87054D" w14:textId="3EB643B7" w:rsidR="00E85B31" w:rsidRDefault="00277F64" w:rsidP="00E85B31">
      <w:pPr>
        <w:pStyle w:val="Ttulo2"/>
      </w:pPr>
      <w:bookmarkStart w:id="82" w:name="_Toc37410413"/>
      <w:r>
        <w:t xml:space="preserve">3.3.1 </w:t>
      </w:r>
      <w:r w:rsidR="00E85B31">
        <w:t>Vista teórica</w:t>
      </w:r>
      <w:bookmarkEnd w:id="82"/>
    </w:p>
    <w:p w14:paraId="7DB8A73F" w14:textId="3F2020FF" w:rsidR="00E85B31" w:rsidRDefault="00E85B31" w:rsidP="00E85B31"/>
    <w:p w14:paraId="4E9E9A99" w14:textId="2419DDCB" w:rsidR="00E85B31" w:rsidRDefault="00E85B31" w:rsidP="00E85B31">
      <w:r>
        <w:t>Un barómetro es un aparato utilizado para medir la presión atm</w:t>
      </w:r>
      <w:ins w:id="83"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ins w:id="84" w:author="Juan Carlos de Alfonso Juliá" w:date="2020-04-08T21:43:00Z">
                  <w:rPr>
                    <w:rFonts w:ascii="Cambria Math" w:hAnsi="Cambria Math"/>
                    <w:i/>
                  </w:rPr>
                </w:ins>
              </m:ctrlPr>
            </m:sSupPr>
            <m:e>
              <m:d>
                <m:dPr>
                  <m:ctrlPr>
                    <w:ins w:id="85" w:author="Juan Carlos de Alfonso Juliá" w:date="2020-04-08T21:43:00Z">
                      <w:rPr>
                        <w:rFonts w:ascii="Cambria Math" w:hAnsi="Cambria Math"/>
                        <w:i/>
                      </w:rPr>
                    </w:ins>
                  </m:ctrlPr>
                </m:dPr>
                <m:e>
                  <m:r>
                    <w:rPr>
                      <w:rFonts w:ascii="Cambria Math" w:hAnsi="Cambria Math"/>
                    </w:rPr>
                    <m:t xml:space="preserve">1- </m:t>
                  </m:r>
                  <m:d>
                    <m:dPr>
                      <m:ctrlPr>
                        <w:ins w:id="86" w:author="Juan Carlos de Alfonso Juliá" w:date="2020-04-08T21:43:00Z">
                          <w:rPr>
                            <w:rFonts w:ascii="Cambria Math" w:hAnsi="Cambria Math"/>
                            <w:i/>
                          </w:rPr>
                        </w:ins>
                      </m:ctrlPr>
                    </m:dPr>
                    <m:e>
                      <m:f>
                        <m:fPr>
                          <m:ctrlPr>
                            <w:ins w:id="87" w:author="Juan Carlos de Alfonso Juliá" w:date="2020-04-08T21:43:00Z">
                              <w:rPr>
                                <w:rFonts w:ascii="Cambria Math" w:hAnsi="Cambria Math"/>
                                <w:i/>
                              </w:rPr>
                            </w:ins>
                          </m:ctrlPr>
                        </m:fPr>
                        <m:num>
                          <m:r>
                            <w:rPr>
                              <w:rFonts w:ascii="Cambria Math" w:hAnsi="Cambria Math"/>
                            </w:rPr>
                            <m:t>p</m:t>
                          </m:r>
                        </m:num>
                        <m:den>
                          <m:r>
                            <w:rPr>
                              <w:rFonts w:ascii="Cambria Math" w:hAnsi="Cambria Math"/>
                            </w:rPr>
                            <m:t>p0</m:t>
                          </m:r>
                        </m:den>
                      </m:f>
                    </m:e>
                  </m:d>
                </m:e>
              </m:d>
            </m:e>
            <m:sup>
              <m:f>
                <m:fPr>
                  <m:ctrlPr>
                    <w:ins w:id="88"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1F5AE568" w:rsidR="000976E6" w:rsidRDefault="00601A7F" w:rsidP="00C8355B">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ins w:id="89"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90" w:name="_Toc37410414"/>
      <w:r>
        <w:t xml:space="preserve">3.3.2 </w:t>
      </w:r>
      <w:r w:rsidR="00CD08B1">
        <w:t>Aplicación práctica</w:t>
      </w:r>
      <w:bookmarkEnd w:id="90"/>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BBC2FB0" w14:textId="75C5D7CA" w:rsidR="00AC57CA" w:rsidRDefault="00CD08B1" w:rsidP="00CD08B1">
      <w:r>
        <w:t xml:space="preserve">El código referente al uso de dicho sensor se encuentra en el archivo </w:t>
      </w:r>
      <w:r w:rsidRPr="00AC57CA">
        <w:rPr>
          <w:i/>
          <w:iCs/>
        </w:rPr>
        <w:t xml:space="preserve">sensores/ barómetro.py </w:t>
      </w:r>
      <w:r>
        <w:t>en el repositorio.</w:t>
      </w:r>
    </w:p>
    <w:p w14:paraId="7DE2C1ED" w14:textId="77777777" w:rsidR="00AC57CA" w:rsidRDefault="00AC57CA" w:rsidP="00CD08B1"/>
    <w:p w14:paraId="3493B1AE" w14:textId="10D6074D" w:rsidR="00CD08B1" w:rsidRDefault="00CD08B1" w:rsidP="00CD08B1">
      <w:r>
        <w:t xml:space="preserve">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w:t>
      </w:r>
      <w:r w:rsidR="00AF36D3" w:rsidRPr="00AC57CA">
        <w:rPr>
          <w:i/>
          <w:iCs/>
        </w:rPr>
        <w:t>_</w:t>
      </w:r>
      <w:proofErr w:type="spellStart"/>
      <w:r w:rsidR="00AF36D3" w:rsidRPr="00AC57CA">
        <w:rPr>
          <w:i/>
          <w:iCs/>
        </w:rPr>
        <w:t>getAltitud</w:t>
      </w:r>
      <w:proofErr w:type="spellEnd"/>
      <w:r w:rsidR="00AF36D3" w:rsidRPr="00AC57CA">
        <w:rPr>
          <w:i/>
          <w:iCs/>
        </w:rPr>
        <w:t>_</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91" w:author="JUAN FRANCISCO JIMENEZ CASTELLANOS" w:date="2020-03-21T11:47:00Z">
        <w:r w:rsidR="003833D5">
          <w:t>é</w:t>
        </w:r>
      </w:ins>
      <w:del w:id="92"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70286F3E" w:rsidR="005D7E55" w:rsidRDefault="00456515" w:rsidP="005D7E55">
      <w:pPr>
        <w:pStyle w:val="Ttulo1"/>
      </w:pPr>
      <w:bookmarkStart w:id="93" w:name="_Toc37410415"/>
      <w:r>
        <w:t xml:space="preserve">3.4 </w:t>
      </w:r>
      <w:r w:rsidR="005D7E55">
        <w:t>RGB LED</w:t>
      </w:r>
      <w:bookmarkEnd w:id="93"/>
      <w:r w:rsidR="002B49F8">
        <w:t>.</w:t>
      </w:r>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784E96B9" w:rsidR="00D0516D" w:rsidRPr="0079295D" w:rsidRDefault="005E028F" w:rsidP="00D0516D">
      <w:r>
        <w:t>P</w:t>
      </w:r>
      <w:r w:rsidR="00D0516D">
        <w:t>ermite mediante dos funciones</w:t>
      </w:r>
      <w:r w:rsidR="00BD22E8">
        <w:t xml:space="preserve"> </w:t>
      </w:r>
      <w:proofErr w:type="spellStart"/>
      <w:r w:rsidR="00BD22E8" w:rsidRPr="00BD22E8">
        <w:rPr>
          <w:i/>
          <w:iCs/>
        </w:rPr>
        <w:t>setColor</w:t>
      </w:r>
      <w:proofErr w:type="spellEnd"/>
      <w:r w:rsidR="00BD22E8" w:rsidRPr="00BD22E8">
        <w:rPr>
          <w:i/>
          <w:iCs/>
        </w:rPr>
        <w:t>(color)</w:t>
      </w:r>
      <w:r w:rsidR="00BD22E8">
        <w:t xml:space="preserve"> y </w:t>
      </w:r>
      <w:proofErr w:type="spellStart"/>
      <w:proofErr w:type="gramStart"/>
      <w:r w:rsidR="00BD22E8" w:rsidRPr="00BD22E8">
        <w:rPr>
          <w:i/>
          <w:iCs/>
        </w:rPr>
        <w:t>turnOff</w:t>
      </w:r>
      <w:proofErr w:type="spellEnd"/>
      <w:r w:rsidR="00BD22E8" w:rsidRPr="00BD22E8">
        <w:rPr>
          <w:i/>
          <w:iCs/>
        </w:rPr>
        <w:t>(</w:t>
      </w:r>
      <w:proofErr w:type="gramEnd"/>
      <w:r w:rsidR="00BD22E8" w:rsidRPr="00BD22E8">
        <w:rPr>
          <w:i/>
          <w:iCs/>
        </w:rPr>
        <w:t>)</w:t>
      </w:r>
      <w:r w:rsidR="0079295D">
        <w:rPr>
          <w:i/>
          <w:iCs/>
        </w:rPr>
        <w:t xml:space="preserve"> </w:t>
      </w:r>
      <w:r w:rsidR="0079295D">
        <w:t>encender o apagar el led superior de la placa.</w:t>
      </w:r>
    </w:p>
    <w:p w14:paraId="13917426" w14:textId="77777777" w:rsidR="00D0516D" w:rsidRPr="00D0516D" w:rsidRDefault="00D0516D" w:rsidP="00D0516D"/>
    <w:p w14:paraId="4E218948" w14:textId="53F1A5C6" w:rsidR="007A28FA" w:rsidRDefault="00456515" w:rsidP="0043076D">
      <w:pPr>
        <w:pStyle w:val="Ttulo1"/>
      </w:pPr>
      <w:bookmarkStart w:id="94" w:name="_Toc37410416"/>
      <w:r>
        <w:t xml:space="preserve">3.5 </w:t>
      </w:r>
      <w:r w:rsidR="007A28FA">
        <w:t>Módulo GPS</w:t>
      </w:r>
      <w:r w:rsidR="001F333C">
        <w:t>.</w:t>
      </w:r>
      <w:bookmarkEnd w:id="94"/>
    </w:p>
    <w:p w14:paraId="474F9AC7" w14:textId="77777777" w:rsidR="001F333C" w:rsidRPr="001F333C" w:rsidRDefault="001F333C" w:rsidP="001F333C"/>
    <w:p w14:paraId="39A05DB8" w14:textId="16E89DD4" w:rsidR="007A5A2F" w:rsidRDefault="00EE1852" w:rsidP="00A16035">
      <w:pPr>
        <w:pStyle w:val="Ttulo2"/>
      </w:pPr>
      <w:bookmarkStart w:id="95" w:name="_Toc37410417"/>
      <w:r>
        <w:t xml:space="preserve">3.5.1 </w:t>
      </w:r>
      <w:r w:rsidR="00A16035">
        <w:t>Vista teórica.</w:t>
      </w:r>
      <w:bookmarkEnd w:id="95"/>
    </w:p>
    <w:p w14:paraId="74FB9784" w14:textId="72F0AA6C" w:rsidR="00D66DDA" w:rsidRDefault="00D66DDA" w:rsidP="00D66DDA"/>
    <w:p w14:paraId="15C6DAA9" w14:textId="4026FEAA" w:rsidR="00D66DDA" w:rsidRDefault="00D66DDA" w:rsidP="00D66DDA">
      <w:r>
        <w:t xml:space="preserve">Dentro del </w:t>
      </w:r>
      <w:proofErr w:type="spellStart"/>
      <w:r>
        <w:t>hat</w:t>
      </w:r>
      <w:proofErr w:type="spellEnd"/>
      <w:r>
        <w:t xml:space="preserve"> Navio2 se encuentra el módulo </w:t>
      </w:r>
      <w:r w:rsidR="0099253E">
        <w:t>GPS</w:t>
      </w:r>
      <w:r>
        <w:t xml:space="preserve"> </w:t>
      </w:r>
      <w:commentRangeStart w:id="96"/>
      <w:r>
        <w:t>NEO-M8N</w:t>
      </w:r>
      <w:commentRangeEnd w:id="96"/>
      <w:r w:rsidR="008C4940">
        <w:rPr>
          <w:rStyle w:val="Refdecomentario"/>
          <w:rFonts w:eastAsiaTheme="minorEastAsia" w:cstheme="minorBidi"/>
        </w:rPr>
        <w:commentReference w:id="96"/>
      </w:r>
      <w:r>
        <w:t>. Dicho módulo va a permitir obtener una infinidad de datos de distintos satélites a los que se conecta.</w:t>
      </w:r>
    </w:p>
    <w:p w14:paraId="2DA7B8DD" w14:textId="1978B1DA" w:rsidR="00D66DDA" w:rsidRDefault="00D66DDA" w:rsidP="00D66DDA">
      <w:r>
        <w:t xml:space="preserve">El intercambio de mensajes se realiza a través del protocolo </w:t>
      </w:r>
      <w:proofErr w:type="spellStart"/>
      <w:r>
        <w:t>ubx</w:t>
      </w:r>
      <w:proofErr w:type="spellEnd"/>
      <w:r>
        <w:t xml:space="preserve">, este protocolo implica </w:t>
      </w:r>
      <w:r w:rsidR="002C2FC8">
        <w:t>que,</w:t>
      </w:r>
      <w:r>
        <w:t xml:space="preserve"> a cada mensaje enviado por un satélite, este lleva adjunto un identificador que permite saber que contiene dicho mensaje y como debemos leerlo.</w:t>
      </w:r>
    </w:p>
    <w:p w14:paraId="51B8CACB" w14:textId="22099985" w:rsidR="00D66DDA" w:rsidRDefault="00D66DDA" w:rsidP="00D66DDA">
      <w:r>
        <w:lastRenderedPageBreak/>
        <w:t xml:space="preserve">En este apartado se van a </w:t>
      </w:r>
      <w:r w:rsidR="002C2FC8">
        <w:t>explicar los</w:t>
      </w:r>
      <w:r>
        <w:t xml:space="preserve"> mensajes </w:t>
      </w:r>
      <w:r w:rsidR="002C2FC8">
        <w:t xml:space="preserve">con Id </w:t>
      </w:r>
      <w:r>
        <w:t>NAV-POSLLH que serán los que utilicemos durante la programación del sensor.</w:t>
      </w:r>
    </w:p>
    <w:p w14:paraId="4AF4F0D6" w14:textId="1905574C" w:rsidR="00D66DDA" w:rsidRDefault="00D66DDA" w:rsidP="00D66DDA">
      <w:r>
        <w:t>Este Id va a proporcionar toda la informaci</w:t>
      </w:r>
      <w:r w:rsidR="008C4940">
        <w:t xml:space="preserve">ón referente a la posición geodésica de la Dentro del mensaje el </w:t>
      </w:r>
      <w:r w:rsidR="002C2FC8">
        <w:t>fabricante</w:t>
      </w:r>
      <w:r w:rsidR="008C4940">
        <w:t xml:space="preserve"> especifica los datos que vamos a poder </w:t>
      </w:r>
      <w:proofErr w:type="gramStart"/>
      <w:r w:rsidR="003F4171">
        <w:t>encontrar</w:t>
      </w:r>
      <w:proofErr w:type="gramEnd"/>
      <w:r w:rsidR="008C4940">
        <w:t xml:space="preserve"> así como el offset de estos en bytes, para este tipo de mensajes en concreto el contenido es el </w:t>
      </w:r>
      <w:r w:rsidR="002C2FC8">
        <w:t xml:space="preserve">de la </w:t>
      </w:r>
      <w:proofErr w:type="spellStart"/>
      <w:r w:rsidR="002C2FC8">
        <w:t>fig</w:t>
      </w:r>
      <w:proofErr w:type="spellEnd"/>
      <w:r w:rsidR="002C2FC8">
        <w:t xml:space="preserve"> x.</w:t>
      </w:r>
    </w:p>
    <w:p w14:paraId="275A7B2A" w14:textId="5533B021" w:rsidR="008C4940" w:rsidRDefault="008C4940" w:rsidP="00D66DDA"/>
    <w:p w14:paraId="028E44B6" w14:textId="77777777" w:rsidR="00600B63" w:rsidRDefault="008C4940" w:rsidP="00600B63">
      <w:pPr>
        <w:keepNext/>
      </w:pPr>
      <w:commentRangeStart w:id="97"/>
      <w:r w:rsidRPr="008C4940">
        <w:drawing>
          <wp:inline distT="0" distB="0" distL="0" distR="0" wp14:anchorId="5A67F263" wp14:editId="0C7AC5A9">
            <wp:extent cx="5396230" cy="1442720"/>
            <wp:effectExtent l="0" t="0" r="1270" b="5080"/>
            <wp:docPr id="42" name="Imagen 4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1442720"/>
                    </a:xfrm>
                    <a:prstGeom prst="rect">
                      <a:avLst/>
                    </a:prstGeom>
                  </pic:spPr>
                </pic:pic>
              </a:graphicData>
            </a:graphic>
          </wp:inline>
        </w:drawing>
      </w:r>
      <w:commentRangeEnd w:id="97"/>
    </w:p>
    <w:p w14:paraId="26EE9D43" w14:textId="00B680C9" w:rsidR="00600B63" w:rsidRDefault="00600B63" w:rsidP="00600B63">
      <w:pPr>
        <w:pStyle w:val="Descripcin"/>
      </w:pPr>
      <w:proofErr w:type="spellStart"/>
      <w:r>
        <w:t>Fig</w:t>
      </w:r>
      <w:proofErr w:type="spellEnd"/>
      <w:r>
        <w:t xml:space="preserve"> x. Contenido de un mensaje NAV-POSLLH.</w:t>
      </w:r>
    </w:p>
    <w:p w14:paraId="31B9C988" w14:textId="3C10C4CB" w:rsidR="00D66DDA" w:rsidRDefault="008C4940" w:rsidP="00D66DDA">
      <w:r>
        <w:rPr>
          <w:rStyle w:val="Refdecomentario"/>
          <w:rFonts w:eastAsiaTheme="minorEastAsia" w:cstheme="minorBidi"/>
        </w:rPr>
        <w:commentReference w:id="97"/>
      </w:r>
    </w:p>
    <w:p w14:paraId="3AE8A637" w14:textId="419C175A" w:rsidR="008C4940" w:rsidRPr="00D66DDA" w:rsidRDefault="008C4940" w:rsidP="00D66DDA">
      <w:r>
        <w:t>En el siguiente apartado se va a implementar únicamente la lectura de la longitud y latitud, si bien es cierto que podríamos también usar la altitud e inclinación, la precisión de estos es muy inferior respecto a la proporcionada por la IMU y el barómetro por lo que no usaremos este módulo para su medida.</w:t>
      </w:r>
    </w:p>
    <w:p w14:paraId="7BDDD705" w14:textId="77777777" w:rsidR="001F333C" w:rsidRPr="001F333C" w:rsidRDefault="001F333C" w:rsidP="001F333C"/>
    <w:p w14:paraId="4F25E220" w14:textId="584B619E" w:rsidR="00A16035" w:rsidRPr="00A16035" w:rsidRDefault="00EE1852" w:rsidP="00D7368F">
      <w:pPr>
        <w:pStyle w:val="Ttulo2"/>
      </w:pPr>
      <w:bookmarkStart w:id="98" w:name="_Toc37410418"/>
      <w:r>
        <w:t xml:space="preserve">3.5.2 </w:t>
      </w:r>
      <w:r w:rsidR="00A16035">
        <w:t>Aplicación práctica.</w:t>
      </w:r>
      <w:bookmarkEnd w:id="98"/>
    </w:p>
    <w:p w14:paraId="7D2A9A6F" w14:textId="67E5A644" w:rsidR="002B49F8" w:rsidRDefault="002B49F8" w:rsidP="007A5A2F"/>
    <w:p w14:paraId="6DDABF96" w14:textId="2EB344F3" w:rsidR="007A5A2F" w:rsidRDefault="002B49F8" w:rsidP="007A5A2F">
      <w:r>
        <w:t xml:space="preserve">El código que implementa este módulo esta implementado en el archivo </w:t>
      </w:r>
      <w:r>
        <w:rPr>
          <w:i/>
          <w:iCs/>
        </w:rPr>
        <w:t>gps.py</w:t>
      </w:r>
      <w:r>
        <w:t xml:space="preserve">. </w:t>
      </w:r>
    </w:p>
    <w:p w14:paraId="2E68F0B3" w14:textId="51126635" w:rsidR="002B49F8" w:rsidRDefault="002B49F8" w:rsidP="007A5A2F">
      <w:r>
        <w:t xml:space="preserve">Dentro de este archivo se encuentra primero la declaración de una instancia del módulo </w:t>
      </w:r>
      <w:r w:rsidR="00847FB8">
        <w:t>GPS</w:t>
      </w:r>
      <w:r>
        <w:t>.</w:t>
      </w:r>
    </w:p>
    <w:p w14:paraId="1B9E3247" w14:textId="1AE42C56" w:rsidR="002B49F8" w:rsidRDefault="002B49F8" w:rsidP="007A5A2F"/>
    <w:p w14:paraId="3E859E55" w14:textId="32422F7C" w:rsidR="002B49F8" w:rsidRPr="002B49F8" w:rsidRDefault="002B49F8" w:rsidP="007A5A2F">
      <w:pPr>
        <w:rPr>
          <w:rFonts w:ascii="Times New Roman" w:hAnsi="Times New Roman"/>
        </w:rPr>
      </w:pPr>
      <w:proofErr w:type="spellStart"/>
      <w:r w:rsidRPr="002B49F8">
        <w:rPr>
          <w:rFonts w:ascii="Consolas" w:hAnsi="Consolas" w:cs="Consolas"/>
          <w:color w:val="24292E"/>
          <w:sz w:val="18"/>
          <w:szCs w:val="18"/>
        </w:rPr>
        <w:t>ubl</w:t>
      </w:r>
      <w:proofErr w:type="spellEnd"/>
      <w:r w:rsidRPr="002B49F8">
        <w:rPr>
          <w:rFonts w:ascii="Consolas" w:hAnsi="Consolas" w:cs="Consolas"/>
          <w:color w:val="24292E"/>
          <w:sz w:val="18"/>
          <w:szCs w:val="18"/>
          <w:shd w:val="clear" w:color="auto" w:fill="FFFFFF"/>
        </w:rPr>
        <w:t xml:space="preserve"> </w:t>
      </w:r>
      <w:r w:rsidRPr="002B49F8">
        <w:rPr>
          <w:rFonts w:ascii="Consolas" w:hAnsi="Consolas" w:cs="Consolas"/>
          <w:color w:val="005CC5"/>
          <w:sz w:val="18"/>
          <w:szCs w:val="18"/>
        </w:rPr>
        <w:t>=</w:t>
      </w:r>
      <w:r w:rsidRPr="002B49F8">
        <w:rPr>
          <w:rFonts w:ascii="Consolas" w:hAnsi="Consolas" w:cs="Consolas"/>
          <w:color w:val="24292E"/>
          <w:sz w:val="18"/>
          <w:szCs w:val="18"/>
          <w:shd w:val="clear" w:color="auto" w:fill="FFFFFF"/>
        </w:rPr>
        <w:t xml:space="preserve"> </w:t>
      </w:r>
      <w:proofErr w:type="spellStart"/>
      <w:proofErr w:type="gramStart"/>
      <w:r w:rsidRPr="002B49F8">
        <w:rPr>
          <w:rFonts w:ascii="Consolas" w:hAnsi="Consolas" w:cs="Consolas"/>
          <w:color w:val="24292E"/>
          <w:sz w:val="18"/>
          <w:szCs w:val="18"/>
        </w:rPr>
        <w:t>navio</w:t>
      </w:r>
      <w:r w:rsidRPr="002B49F8">
        <w:rPr>
          <w:rFonts w:ascii="Consolas" w:hAnsi="Consolas" w:cs="Consolas"/>
          <w:color w:val="24292E"/>
          <w:sz w:val="18"/>
          <w:szCs w:val="18"/>
          <w:shd w:val="clear" w:color="auto" w:fill="FFFFFF"/>
        </w:rPr>
        <w:t>.</w:t>
      </w:r>
      <w:r w:rsidRPr="002B49F8">
        <w:rPr>
          <w:rFonts w:ascii="Consolas" w:hAnsi="Consolas" w:cs="Consolas"/>
          <w:color w:val="24292E"/>
          <w:sz w:val="18"/>
          <w:szCs w:val="18"/>
        </w:rPr>
        <w:t>ublox</w:t>
      </w:r>
      <w:proofErr w:type="gramEnd"/>
      <w:r w:rsidRPr="002B49F8">
        <w:rPr>
          <w:rFonts w:ascii="Consolas" w:hAnsi="Consolas" w:cs="Consolas"/>
          <w:color w:val="24292E"/>
          <w:sz w:val="18"/>
          <w:szCs w:val="18"/>
          <w:shd w:val="clear" w:color="auto" w:fill="FFFFFF"/>
        </w:rPr>
        <w:t>.</w:t>
      </w:r>
      <w:r w:rsidRPr="002B49F8">
        <w:rPr>
          <w:rFonts w:ascii="Consolas" w:hAnsi="Consolas" w:cs="Consolas"/>
          <w:color w:val="E36209"/>
          <w:sz w:val="18"/>
          <w:szCs w:val="18"/>
        </w:rPr>
        <w:t>UBlox</w:t>
      </w:r>
      <w:proofErr w:type="spellEnd"/>
      <w:r w:rsidRPr="002B49F8">
        <w:rPr>
          <w:rFonts w:ascii="Consolas" w:hAnsi="Consolas" w:cs="Consolas"/>
          <w:color w:val="24292E"/>
          <w:sz w:val="18"/>
          <w:szCs w:val="18"/>
          <w:shd w:val="clear" w:color="auto" w:fill="FFFFFF"/>
        </w:rPr>
        <w:t>(</w:t>
      </w:r>
      <w:r w:rsidRPr="002B49F8">
        <w:rPr>
          <w:rFonts w:ascii="Consolas" w:hAnsi="Consolas" w:cs="Consolas"/>
          <w:color w:val="032F62"/>
          <w:sz w:val="18"/>
          <w:szCs w:val="18"/>
        </w:rPr>
        <w:t>"spi:0.0"</w:t>
      </w:r>
      <w:r w:rsidRPr="002B49F8">
        <w:rPr>
          <w:rFonts w:ascii="Consolas" w:hAnsi="Consolas" w:cs="Consolas"/>
          <w:color w:val="24292E"/>
          <w:sz w:val="18"/>
          <w:szCs w:val="18"/>
          <w:shd w:val="clear" w:color="auto" w:fill="FFFFFF"/>
        </w:rPr>
        <w:t xml:space="preserve">, </w:t>
      </w:r>
      <w:proofErr w:type="spellStart"/>
      <w:r w:rsidRPr="002B49F8">
        <w:rPr>
          <w:rFonts w:ascii="Consolas" w:hAnsi="Consolas" w:cs="Consolas"/>
          <w:color w:val="24292E"/>
          <w:sz w:val="18"/>
          <w:szCs w:val="18"/>
        </w:rPr>
        <w:t>baudrate</w:t>
      </w:r>
      <w:proofErr w:type="spellEnd"/>
      <w:r w:rsidRPr="002B49F8">
        <w:rPr>
          <w:rFonts w:ascii="Consolas" w:hAnsi="Consolas" w:cs="Consolas"/>
          <w:color w:val="005CC5"/>
          <w:sz w:val="18"/>
          <w:szCs w:val="18"/>
        </w:rPr>
        <w:t>=50000</w:t>
      </w:r>
      <w:r w:rsidRPr="002B49F8">
        <w:rPr>
          <w:rFonts w:ascii="Consolas" w:hAnsi="Consolas" w:cs="Consolas"/>
          <w:color w:val="24292E"/>
          <w:sz w:val="18"/>
          <w:szCs w:val="18"/>
          <w:shd w:val="clear" w:color="auto" w:fill="FFFFFF"/>
        </w:rPr>
        <w:t xml:space="preserve">, </w:t>
      </w:r>
      <w:proofErr w:type="spellStart"/>
      <w:r w:rsidRPr="002B49F8">
        <w:rPr>
          <w:rFonts w:ascii="Consolas" w:hAnsi="Consolas" w:cs="Consolas"/>
          <w:color w:val="24292E"/>
          <w:sz w:val="18"/>
          <w:szCs w:val="18"/>
        </w:rPr>
        <w:t>timeout</w:t>
      </w:r>
      <w:proofErr w:type="spellEnd"/>
      <w:r w:rsidRPr="002B49F8">
        <w:rPr>
          <w:rFonts w:ascii="Consolas" w:hAnsi="Consolas" w:cs="Consolas"/>
          <w:color w:val="005CC5"/>
          <w:sz w:val="18"/>
          <w:szCs w:val="18"/>
        </w:rPr>
        <w:t>=2</w:t>
      </w:r>
      <w:r w:rsidRPr="002B49F8">
        <w:rPr>
          <w:rFonts w:ascii="Consolas" w:hAnsi="Consolas" w:cs="Consolas"/>
          <w:color w:val="24292E"/>
          <w:sz w:val="18"/>
          <w:szCs w:val="18"/>
          <w:shd w:val="clear" w:color="auto" w:fill="FFFFFF"/>
        </w:rPr>
        <w:t>)</w:t>
      </w:r>
    </w:p>
    <w:p w14:paraId="5FCB851C" w14:textId="77777777" w:rsidR="002B49F8" w:rsidRDefault="002B49F8" w:rsidP="007A5A2F"/>
    <w:p w14:paraId="352FFC7C" w14:textId="4071EB80" w:rsidR="002B49F8" w:rsidRDefault="002B49F8" w:rsidP="007A5A2F">
      <w:pPr>
        <w:rPr>
          <w:i/>
          <w:iCs/>
        </w:rPr>
      </w:pPr>
      <w:r>
        <w:t>A continuación</w:t>
      </w:r>
      <w:r w:rsidR="00691DC2">
        <w:t>,</w:t>
      </w:r>
      <w:r>
        <w:t xml:space="preserve"> hay dos métodos, el primero es un método de inicialización de parámetros proporcionado por </w:t>
      </w:r>
      <w:proofErr w:type="spellStart"/>
      <w:r>
        <w:t>Navio</w:t>
      </w:r>
      <w:proofErr w:type="spellEnd"/>
      <w:r>
        <w:t xml:space="preserve"> para poder utilizar el módulo, seguido del método </w:t>
      </w:r>
      <w:proofErr w:type="spellStart"/>
      <w:r>
        <w:rPr>
          <w:i/>
          <w:iCs/>
        </w:rPr>
        <w:t>get_coords</w:t>
      </w:r>
      <w:proofErr w:type="spellEnd"/>
      <w:r>
        <w:t xml:space="preserve">. Este método es el que al llamarlo va a devolver la latitud y longitud en una tupla del tipo </w:t>
      </w:r>
      <w:proofErr w:type="spellStart"/>
      <w:r w:rsidRPr="002B49F8">
        <w:rPr>
          <w:i/>
          <w:iCs/>
        </w:rPr>
        <w:t>float</w:t>
      </w:r>
      <w:proofErr w:type="spellEnd"/>
      <w:r>
        <w:rPr>
          <w:i/>
          <w:iCs/>
        </w:rPr>
        <w:t>.</w:t>
      </w:r>
    </w:p>
    <w:p w14:paraId="7950D98B" w14:textId="267946BC" w:rsidR="007F2AB6" w:rsidRDefault="002B49F8" w:rsidP="007F2AB6">
      <w:r>
        <w:t>Como se ha explicado en el apartado anterior el protocolo UBX proporciona varios tipos de mensajes de forma periódica con cada uno</w:t>
      </w:r>
      <w:r w:rsidR="007F2AB6">
        <w:t xml:space="preserve"> con</w:t>
      </w:r>
      <w:r>
        <w:t xml:space="preserve"> una información</w:t>
      </w:r>
      <w:r w:rsidR="007F2AB6">
        <w:t xml:space="preserve"> distinta y dado que la latitud y la longitud se encuentran en el protocolo </w:t>
      </w:r>
      <w:r w:rsidR="007F2AB6" w:rsidRPr="007F2AB6">
        <w:t>NAV-POSLLH </w:t>
      </w:r>
      <w:r w:rsidR="007F2AB6">
        <w:t>una vez recibido un mensaje hay un bucle que descarta el mensaje y vuelve a ponerse a la escucha hasta recibir uno del tipo esperado.</w:t>
      </w:r>
    </w:p>
    <w:p w14:paraId="159B6F91" w14:textId="0713DC48" w:rsidR="007F2AB6" w:rsidRDefault="007F2AB6" w:rsidP="007F2AB6"/>
    <w:p w14:paraId="489BBBEA" w14:textId="77777777" w:rsidR="007F2AB6" w:rsidRDefault="007F2AB6" w:rsidP="007F2AB6">
      <w:pPr>
        <w:rPr>
          <w:rFonts w:ascii="Consolas" w:hAnsi="Consolas" w:cs="Consolas"/>
          <w:color w:val="24292E"/>
          <w:sz w:val="18"/>
          <w:szCs w:val="18"/>
        </w:rPr>
      </w:pPr>
      <w:proofErr w:type="spellStart"/>
      <w:r w:rsidRPr="005C771E">
        <w:rPr>
          <w:rFonts w:ascii="Consolas" w:hAnsi="Consolas" w:cs="Consolas"/>
          <w:color w:val="24292E"/>
          <w:sz w:val="18"/>
          <w:szCs w:val="18"/>
        </w:rPr>
        <w:t>msg</w:t>
      </w:r>
      <w:proofErr w:type="spell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spellStart"/>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proofErr w:type="spellEnd"/>
      <w:r w:rsidRPr="005C771E">
        <w:rPr>
          <w:rFonts w:ascii="Consolas" w:hAnsi="Consolas" w:cs="Consolas"/>
          <w:color w:val="24292E"/>
          <w:sz w:val="18"/>
          <w:szCs w:val="18"/>
        </w:rPr>
        <w:t>()</w:t>
      </w:r>
    </w:p>
    <w:p w14:paraId="1984E2C4" w14:textId="77777777" w:rsidR="007F2AB6" w:rsidRDefault="007F2AB6" w:rsidP="007F2AB6">
      <w:pPr>
        <w:rPr>
          <w:rFonts w:ascii="Consolas" w:hAnsi="Consolas" w:cs="Consolas"/>
          <w:color w:val="24292E"/>
          <w:sz w:val="18"/>
          <w:szCs w:val="18"/>
        </w:rPr>
      </w:pPr>
      <w:proofErr w:type="spellStart"/>
      <w:r w:rsidRPr="005C771E">
        <w:rPr>
          <w:rFonts w:ascii="Consolas" w:hAnsi="Consolas" w:cs="Consolas"/>
          <w:color w:val="D73A49"/>
          <w:sz w:val="18"/>
          <w:szCs w:val="18"/>
        </w:rPr>
        <w:t>while</w:t>
      </w:r>
      <w:proofErr w:type="spellEnd"/>
      <w:r w:rsidRPr="005C771E">
        <w:rPr>
          <w:rFonts w:ascii="Consolas" w:hAnsi="Consolas" w:cs="Consolas"/>
          <w:color w:val="24292E"/>
          <w:sz w:val="18"/>
          <w:szCs w:val="18"/>
        </w:rPr>
        <w:t xml:space="preserve"> </w:t>
      </w:r>
      <w:proofErr w:type="gramStart"/>
      <w:r w:rsidRPr="005C771E">
        <w:rPr>
          <w:rFonts w:ascii="Consolas" w:hAnsi="Consolas" w:cs="Consolas"/>
          <w:color w:val="24292E"/>
          <w:sz w:val="18"/>
          <w:szCs w:val="18"/>
        </w:rPr>
        <w:t>msg.</w:t>
      </w:r>
      <w:r w:rsidRPr="005C771E">
        <w:rPr>
          <w:rFonts w:ascii="Consolas" w:hAnsi="Consolas" w:cs="Consolas"/>
          <w:color w:val="6F42C1"/>
          <w:sz w:val="18"/>
          <w:szCs w:val="18"/>
        </w:rPr>
        <w:t>name</w:t>
      </w:r>
      <w:r w:rsidRPr="005C771E">
        <w:rPr>
          <w:rFonts w:ascii="Consolas" w:hAnsi="Consolas" w:cs="Consolas"/>
          <w:color w:val="24292E"/>
          <w:sz w:val="18"/>
          <w:szCs w:val="18"/>
        </w:rPr>
        <w:t>(</w:t>
      </w:r>
      <w:proofErr w:type="gram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r w:rsidRPr="005C771E">
        <w:rPr>
          <w:rFonts w:ascii="Consolas" w:hAnsi="Consolas" w:cs="Consolas"/>
          <w:color w:val="032F62"/>
          <w:sz w:val="18"/>
          <w:szCs w:val="18"/>
        </w:rPr>
        <w:t>"NAV_POSLLH"</w:t>
      </w:r>
      <w:r w:rsidRPr="005C771E">
        <w:rPr>
          <w:rFonts w:ascii="Consolas" w:hAnsi="Consolas" w:cs="Consolas"/>
          <w:color w:val="24292E"/>
          <w:sz w:val="18"/>
          <w:szCs w:val="18"/>
        </w:rPr>
        <w:t>:</w:t>
      </w:r>
    </w:p>
    <w:p w14:paraId="19FC3C1E" w14:textId="77777777" w:rsidR="007F2AB6" w:rsidRDefault="007F2AB6" w:rsidP="007F2AB6">
      <w:r>
        <w:rPr>
          <w:rFonts w:ascii="Consolas" w:hAnsi="Consolas" w:cs="Consolas"/>
          <w:color w:val="24292E"/>
          <w:sz w:val="18"/>
          <w:szCs w:val="18"/>
        </w:rPr>
        <w:tab/>
      </w:r>
      <w:proofErr w:type="spellStart"/>
      <w:r w:rsidRPr="005C771E">
        <w:rPr>
          <w:rFonts w:ascii="Consolas" w:hAnsi="Consolas" w:cs="Consolas"/>
          <w:color w:val="24292E"/>
          <w:sz w:val="18"/>
          <w:szCs w:val="18"/>
        </w:rPr>
        <w:t>msg</w:t>
      </w:r>
      <w:proofErr w:type="spell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spellStart"/>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proofErr w:type="spellEnd"/>
      <w:r w:rsidRPr="005C771E">
        <w:rPr>
          <w:rFonts w:ascii="Consolas" w:hAnsi="Consolas" w:cs="Consolas"/>
          <w:color w:val="24292E"/>
          <w:sz w:val="18"/>
          <w:szCs w:val="18"/>
        </w:rPr>
        <w:t>()</w:t>
      </w:r>
    </w:p>
    <w:p w14:paraId="1FF65807" w14:textId="7DD494D7" w:rsidR="007F2AB6" w:rsidRDefault="007F2AB6" w:rsidP="007F2AB6"/>
    <w:p w14:paraId="5F5EF8A2" w14:textId="5C8343D2" w:rsidR="007F2AB6" w:rsidRDefault="007F2AB6" w:rsidP="007F2AB6">
      <w:r>
        <w:t xml:space="preserve">La siguiente acción de la función es de todos los parámetros del método obtener la latitud y la longitud que se encuentran en la segunda y tercera posición del vector de datos recibido. </w:t>
      </w:r>
    </w:p>
    <w:p w14:paraId="46A00389" w14:textId="5168CAF5" w:rsidR="007F2AB6" w:rsidRDefault="007F2AB6" w:rsidP="007F2AB6">
      <w:r>
        <w:lastRenderedPageBreak/>
        <w:t xml:space="preserve">Una vez que tenemos la latitud y la longitud hay que </w:t>
      </w:r>
      <w:proofErr w:type="spellStart"/>
      <w:r>
        <w:t>parsearlas</w:t>
      </w:r>
      <w:proofErr w:type="spellEnd"/>
      <w:r>
        <w:t xml:space="preserve"> para eliminar los nombres asociados dado que el </w:t>
      </w:r>
      <w:proofErr w:type="spellStart"/>
      <w:r>
        <w:t>array</w:t>
      </w:r>
      <w:proofErr w:type="spellEnd"/>
      <w:r>
        <w:t xml:space="preserve"> contendrá algo parecido al vector siguiente: </w:t>
      </w:r>
    </w:p>
    <w:p w14:paraId="7A0B1CCD" w14:textId="03B47730" w:rsidR="007F2AB6" w:rsidRDefault="007F2AB6" w:rsidP="007F2AB6">
      <w:r>
        <w:t>[“</w:t>
      </w:r>
      <w:proofErr w:type="spellStart"/>
      <w:r w:rsidRPr="007F2AB6">
        <w:t>Longitude</w:t>
      </w:r>
      <w:proofErr w:type="spellEnd"/>
      <w:r w:rsidRPr="007F2AB6">
        <w:t>=-</w:t>
      </w:r>
      <w:r>
        <w:t>53.</w:t>
      </w:r>
      <w:r w:rsidRPr="007F2AB6">
        <w:t>80001</w:t>
      </w:r>
      <w:r>
        <w:t>8”,”</w:t>
      </w:r>
      <w:r w:rsidRPr="007F2AB6">
        <w:t xml:space="preserve"> </w:t>
      </w:r>
      <w:proofErr w:type="spellStart"/>
      <w:r w:rsidRPr="007F2AB6">
        <w:t>Latitude</w:t>
      </w:r>
      <w:proofErr w:type="spellEnd"/>
      <w:r w:rsidRPr="007F2AB6">
        <w:t>=4</w:t>
      </w:r>
      <w:r>
        <w:t>1.</w:t>
      </w:r>
      <w:r w:rsidRPr="007F2AB6">
        <w:t>4087435</w:t>
      </w:r>
      <w:r>
        <w:t>”]</w:t>
      </w:r>
    </w:p>
    <w:p w14:paraId="3D4D2CCD" w14:textId="60F17012" w:rsidR="007F2AB6" w:rsidRDefault="007F2AB6" w:rsidP="007F2AB6">
      <w:r>
        <w:t xml:space="preserve">Una vez eliminados los nombres de cada variable basta con convertirlos a formato decimal llamando al método </w:t>
      </w:r>
      <w:proofErr w:type="spellStart"/>
      <w:proofErr w:type="gramStart"/>
      <w:r>
        <w:t>float</w:t>
      </w:r>
      <w:proofErr w:type="spellEnd"/>
      <w:r>
        <w:t>(</w:t>
      </w:r>
      <w:proofErr w:type="gramEnd"/>
      <w:r>
        <w:t>) y devolver la tupla resultante.</w:t>
      </w:r>
    </w:p>
    <w:p w14:paraId="296553C2" w14:textId="2F4AFE90" w:rsidR="007F2AB6" w:rsidRDefault="007F2AB6" w:rsidP="007F2AB6"/>
    <w:p w14:paraId="6B149FEB" w14:textId="24456E62" w:rsidR="007F2AB6" w:rsidRDefault="007F2AB6" w:rsidP="007F2AB6">
      <w:r>
        <w:t>Aclaración: el módulo tarda entre uno y tres minutos en realizar la conexión con algún satélite y devolver datos válidos, hasta entonces la función retornará cero.</w:t>
      </w:r>
    </w:p>
    <w:p w14:paraId="3172EA25" w14:textId="175CCAC1" w:rsidR="007F2AB6" w:rsidRDefault="007F2AB6" w:rsidP="007F2AB6"/>
    <w:p w14:paraId="465D1B08" w14:textId="7CE2E110" w:rsidR="007F2AB6" w:rsidRDefault="007F2AB6" w:rsidP="007F2AB6"/>
    <w:p w14:paraId="68398670" w14:textId="77777777" w:rsidR="007F2AB6" w:rsidRPr="007F2AB6" w:rsidRDefault="007F2AB6" w:rsidP="007F2AB6"/>
    <w:p w14:paraId="76A5DED2" w14:textId="2DB6941F" w:rsidR="002B49F8" w:rsidRPr="002B49F8" w:rsidRDefault="002B49F8" w:rsidP="007A5A2F">
      <w:r>
        <w:t xml:space="preserve"> </w:t>
      </w:r>
    </w:p>
    <w:p w14:paraId="74F43A59" w14:textId="088EC5F8" w:rsidR="0043076D" w:rsidRDefault="00456515" w:rsidP="0043076D">
      <w:pPr>
        <w:pStyle w:val="Ttulo1"/>
      </w:pPr>
      <w:bookmarkStart w:id="99" w:name="_Toc37410419"/>
      <w:r>
        <w:t xml:space="preserve">3.6 </w:t>
      </w:r>
      <w:r w:rsidR="0043076D">
        <w:t>Controlador PWM</w:t>
      </w:r>
      <w:r w:rsidR="001F333C">
        <w:t>.</w:t>
      </w:r>
      <w:bookmarkEnd w:id="99"/>
    </w:p>
    <w:p w14:paraId="684D64FA" w14:textId="77777777" w:rsidR="001F333C" w:rsidRPr="001F333C" w:rsidRDefault="001F333C" w:rsidP="001F333C"/>
    <w:p w14:paraId="4258408E" w14:textId="2F1E81A4" w:rsidR="00D0516D" w:rsidRDefault="00277F64" w:rsidP="00013FB1">
      <w:pPr>
        <w:pStyle w:val="Ttulo2"/>
      </w:pPr>
      <w:bookmarkStart w:id="100" w:name="_Toc37410420"/>
      <w:r>
        <w:t xml:space="preserve">3.6.1 </w:t>
      </w:r>
      <w:r w:rsidR="00013FB1">
        <w:t>Vista teórica.</w:t>
      </w:r>
      <w:bookmarkEnd w:id="100"/>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00B88F98"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ins w:id="101"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f</m:t>
              </m:r>
            </m:den>
          </m:f>
          <m:r>
            <w:rPr>
              <w:rFonts w:ascii="Cambria Math" w:hAnsi="Cambria Math"/>
            </w:rPr>
            <m:t>=</m:t>
          </m:r>
          <m:f>
            <m:fPr>
              <m:ctrlPr>
                <w:ins w:id="102"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447F781" w:rsidR="008F1F73" w:rsidRDefault="008F1F73" w:rsidP="0027471E">
      <w:r>
        <w:t xml:space="preserve">Como </w:t>
      </w:r>
      <w:r w:rsidR="0094761C">
        <w:t xml:space="preserve">se ha </w:t>
      </w:r>
      <w:r w:rsidR="00140B52">
        <w:t>mencionado</w:t>
      </w:r>
      <w:r w:rsidR="0094761C">
        <w:t xml:space="preserve">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2B49F8" w:rsidRDefault="002B49F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" fillcolor="white [3201]" strokeweight=".5pt">
                <v:textbox>
                  <w:txbxContent>
                    <w:p w14:paraId="171B8BFF" w14:textId="5C2DFFB0" w:rsidR="002B49F8" w:rsidRDefault="002B49F8"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2B49F8" w:rsidRDefault="002B49F8">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KResEB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2B49F8" w:rsidRDefault="002B49F8">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2B49F8" w:rsidRDefault="002B49F8"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EcA+LR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2B49F8" w:rsidRDefault="002B49F8"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2B49F8" w:rsidRDefault="002B49F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CX9C1J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2B49F8" w:rsidRDefault="002B49F8"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w:lastRenderedPageBreak/>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" stroked="f">
                <v:textbox style="mso-fit-shape-to-text:t" inset="0,0,0,0">
                  <w:txbxContent>
                    <w:p w14:paraId="71F7A18A" w14:textId="2E232203"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7EEFB2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rsidR="00140B52">
        <w:t>,</w:t>
      </w:r>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103" w:name="_Ref37324103"/>
      <w:r>
        <w:t>Recibimos otro sonido de confirmación que indica que el variador ha sido calibrado.</w:t>
      </w:r>
      <w:bookmarkEnd w:id="103"/>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32564FBA" w:rsidR="00AA60F5" w:rsidRDefault="00277F64" w:rsidP="00AA60F5">
      <w:pPr>
        <w:pStyle w:val="Ttulo2"/>
      </w:pPr>
      <w:bookmarkStart w:id="104" w:name="_Toc37410421"/>
      <w:r>
        <w:t xml:space="preserve">3.6.2 </w:t>
      </w:r>
      <w:r w:rsidR="006A0D35">
        <w:t>Aplicación práctica. Calibración de los variadores</w:t>
      </w:r>
      <w:bookmarkEnd w:id="104"/>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105" w:name="_Toc37410422"/>
      <w:r>
        <w:t xml:space="preserve">4. </w:t>
      </w:r>
      <w:r w:rsidR="00BC1E65">
        <w:t>Diseño de una aplicación de control.</w:t>
      </w:r>
      <w:bookmarkEnd w:id="105"/>
    </w:p>
    <w:p w14:paraId="207A2D31" w14:textId="2D2FB4D6" w:rsidR="008F6737" w:rsidRDefault="00456515" w:rsidP="008F6737">
      <w:pPr>
        <w:pStyle w:val="Ttulo1"/>
      </w:pPr>
      <w:bookmarkStart w:id="106" w:name="_Toc37410423"/>
      <w:r>
        <w:t xml:space="preserve">4.1 </w:t>
      </w:r>
      <w:r w:rsidR="008F6737">
        <w:t>Introducción.</w:t>
      </w:r>
      <w:bookmarkEnd w:id="106"/>
    </w:p>
    <w:p w14:paraId="0A2475AA" w14:textId="77777777" w:rsidR="00B67008" w:rsidRDefault="00B67008" w:rsidP="00B67008"/>
    <w:p w14:paraId="33C2AB76" w14:textId="4E6DED81" w:rsidR="00B67008" w:rsidRDefault="00B67008" w:rsidP="00B67008">
      <w:r>
        <w:lastRenderedPageBreak/>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107" w:name="_Toc37410424"/>
      <w:ins w:id="108" w:author="Juan Carlos de Alfonso Juliá" w:date="2020-04-08T11:49:00Z">
        <w:r>
          <w:t xml:space="preserve">4.2 </w:t>
        </w:r>
      </w:ins>
      <w:r w:rsidR="008F6737">
        <w:t>Protocolo de comunicación.</w:t>
      </w:r>
      <w:bookmarkEnd w:id="107"/>
    </w:p>
    <w:p w14:paraId="0A6189E2" w14:textId="77777777" w:rsidR="001F333C" w:rsidRPr="001F333C" w:rsidRDefault="001F333C" w:rsidP="001F333C"/>
    <w:p w14:paraId="60D97047" w14:textId="5B315123" w:rsidR="00FA1520" w:rsidRDefault="00456515" w:rsidP="00FA1520">
      <w:pPr>
        <w:pStyle w:val="Ttulo2"/>
      </w:pPr>
      <w:bookmarkStart w:id="109" w:name="_Toc37410425"/>
      <w:ins w:id="110" w:author="Juan Carlos de Alfonso Juliá" w:date="2020-04-08T11:49:00Z">
        <w:r>
          <w:t xml:space="preserve">4.2.1 </w:t>
        </w:r>
      </w:ins>
      <w:r w:rsidR="00FA1520">
        <w:t xml:space="preserve">Modelo cliente </w:t>
      </w:r>
      <w:commentRangeStart w:id="111"/>
      <w:r w:rsidR="00FA1520">
        <w:t>servidor</w:t>
      </w:r>
      <w:commentRangeEnd w:id="111"/>
      <w:r w:rsidR="008256EE">
        <w:rPr>
          <w:rStyle w:val="Refdecomentario"/>
          <w:rFonts w:asciiTheme="minorHAnsi" w:eastAsiaTheme="minorEastAsia" w:hAnsiTheme="minorHAnsi" w:cstheme="minorBidi"/>
          <w:color w:val="auto"/>
        </w:rPr>
        <w:commentReference w:id="111"/>
      </w:r>
      <w:r w:rsidR="00FA1520">
        <w:t>.</w:t>
      </w:r>
      <w:bookmarkEnd w:id="109"/>
    </w:p>
    <w:p w14:paraId="0E029E22" w14:textId="77777777" w:rsidR="001F333C" w:rsidRPr="001F333C" w:rsidRDefault="001F333C" w:rsidP="001F333C"/>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19B33563" w:rsidR="008F6737" w:rsidRDefault="00456515" w:rsidP="008F6737">
      <w:pPr>
        <w:pStyle w:val="Ttulo2"/>
      </w:pPr>
      <w:bookmarkStart w:id="112" w:name="_Toc37410426"/>
      <w:ins w:id="113" w:author="Juan Carlos de Alfonso Juliá" w:date="2020-04-08T11:50:00Z">
        <w:r>
          <w:t xml:space="preserve">4.2.2 </w:t>
        </w:r>
      </w:ins>
      <w:del w:id="114" w:author="Juan Carlos de Alfonso Juliá" w:date="2020-04-08T13:16:00Z">
        <w:r w:rsidR="0079031C" w:rsidDel="00A50E68">
          <w:delText xml:space="preserve">Protocolo </w:delText>
        </w:r>
      </w:del>
      <w:r w:rsidR="00A50E68">
        <w:t xml:space="preserve">Protocolo </w:t>
      </w:r>
      <w:commentRangeStart w:id="115"/>
      <w:r w:rsidR="0079031C">
        <w:t>TCP</w:t>
      </w:r>
      <w:commentRangeEnd w:id="115"/>
      <w:r w:rsidR="00A60C19">
        <w:rPr>
          <w:rStyle w:val="Refdecomentario"/>
          <w:rFonts w:asciiTheme="minorHAnsi" w:eastAsiaTheme="minorEastAsia" w:hAnsiTheme="minorHAnsi" w:cstheme="minorBidi"/>
          <w:color w:val="auto"/>
        </w:rPr>
        <w:commentReference w:id="115"/>
      </w:r>
      <w:r w:rsidR="008F6737">
        <w:t>.</w:t>
      </w:r>
      <w:bookmarkEnd w:id="112"/>
      <w:del w:id="116" w:author="Juan Carlos de Alfonso Juliá" w:date="2020-04-08T14:36:00Z">
        <w:r w:rsidR="00EF43E8" w:rsidDel="00892957">
          <w:delText xml:space="preserve"> (explicar)</w:delText>
        </w:r>
      </w:del>
    </w:p>
    <w:p w14:paraId="0B13CC3E" w14:textId="77777777" w:rsidR="004F476D" w:rsidRPr="004F476D" w:rsidRDefault="004F476D" w:rsidP="004F476D"/>
    <w:p w14:paraId="0D933B91" w14:textId="1D31C730"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3ABCD9F9"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w:t>
      </w:r>
      <w:proofErr w:type="spellStart"/>
      <w:r>
        <w:t>ack</w:t>
      </w:r>
      <w:proofErr w:type="spellEnd"/>
      <w:r>
        <w:t xml:space="preserve"> que corresponde al primer byte que espera recibir. Hay dos características </w:t>
      </w:r>
      <w:proofErr w:type="gramStart"/>
      <w:r>
        <w:t>a</w:t>
      </w:r>
      <w:proofErr w:type="gramEnd"/>
      <w:r>
        <w:t xml:space="preserve"> tener en cuenta del </w:t>
      </w:r>
      <w:proofErr w:type="spellStart"/>
      <w:r>
        <w:t>ack</w:t>
      </w:r>
      <w:proofErr w:type="spellEnd"/>
      <w:r>
        <w:t>:</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proofErr w:type="spellStart"/>
      <w:r>
        <w:t>Piggibacking</w:t>
      </w:r>
      <w:proofErr w:type="spellEnd"/>
      <w:r>
        <w:t xml:space="preserve">: este termino hace referencia a que el mensaje </w:t>
      </w:r>
      <w:proofErr w:type="spellStart"/>
      <w:r>
        <w:t>ack</w:t>
      </w:r>
      <w:proofErr w:type="spellEnd"/>
      <w:r>
        <w:t xml:space="preserve"> va solapado al mensaje de envío de datos.</w:t>
      </w:r>
    </w:p>
    <w:p w14:paraId="562AE988" w14:textId="1730353C" w:rsidR="00E817E4" w:rsidRDefault="00E817E4" w:rsidP="00E817E4"/>
    <w:p w14:paraId="7E47F039" w14:textId="7A02FCAC" w:rsidR="002543F4" w:rsidRDefault="00E817E4" w:rsidP="00A50E68">
      <w:r>
        <w:lastRenderedPageBreak/>
        <w:t xml:space="preserve">El uso de este protocolo garantiza que en el caso de pérdida de un paquete el emisor lo sepa dado que no recibe un </w:t>
      </w:r>
      <w:proofErr w:type="spellStart"/>
      <w:r>
        <w:t>ack</w:t>
      </w:r>
      <w:proofErr w:type="spellEnd"/>
      <w:r>
        <w:t xml:space="preserve"> pudiendo así reenviar el paquete y de la misma manera ocurre en el caso de envío de un paquete erróneo dado que el </w:t>
      </w:r>
      <w:proofErr w:type="spellStart"/>
      <w:r>
        <w:t>ack</w:t>
      </w:r>
      <w:proofErr w:type="spellEnd"/>
      <w:r>
        <w:t xml:space="preserve"> no va a corresponder con el siguiente número al enviado.</w:t>
      </w:r>
    </w:p>
    <w:p w14:paraId="776F4B49" w14:textId="77777777" w:rsidR="002543F4" w:rsidRPr="00A50E68" w:rsidRDefault="002543F4">
      <w:pPr>
        <w:pPrChange w:id="117" w:author="Juan Carlos de Alfonso Juliá" w:date="2020-04-08T13:16:00Z">
          <w:pPr>
            <w:pStyle w:val="Ttulo2"/>
          </w:pPr>
        </w:pPrChange>
      </w:pPr>
    </w:p>
    <w:p w14:paraId="51B3C603" w14:textId="15686DC0" w:rsidR="00930E80" w:rsidRDefault="00456515" w:rsidP="00930E80">
      <w:pPr>
        <w:pStyle w:val="Ttulo2"/>
      </w:pPr>
      <w:bookmarkStart w:id="118" w:name="_Toc37410427"/>
      <w:ins w:id="119" w:author="Juan Carlos de Alfonso Juliá" w:date="2020-04-08T11:50:00Z">
        <w:r>
          <w:t xml:space="preserve">4.2.3 </w:t>
        </w:r>
      </w:ins>
      <w:r w:rsidR="00930E80">
        <w:t>Funcionamiento interno.</w:t>
      </w:r>
      <w:bookmarkEnd w:id="118"/>
    </w:p>
    <w:p w14:paraId="62470FAD" w14:textId="77777777" w:rsidR="001F333C" w:rsidRPr="001F333C" w:rsidRDefault="001F333C" w:rsidP="001F333C"/>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59E709B0"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r w:rsidR="00AE2CD7">
        <w:t xml:space="preserve"> 6.3|40.34523,-3.43463|42.343243,-3.3532…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3B77BF4A" w:rsidR="0088076E" w:rsidRDefault="0088076E" w:rsidP="00D6671E">
      <w:r>
        <w:t>El segundo mensaje corresponde a una confirmación de recibido (</w:t>
      </w:r>
      <w:proofErr w:type="spellStart"/>
      <w:r w:rsidR="00AE2CD7">
        <w:t>ack</w:t>
      </w:r>
      <w:proofErr w:type="spellEnd"/>
      <w:r>
        <w:t>) que pondrá fin a la comunicación.</w:t>
      </w:r>
    </w:p>
    <w:p w14:paraId="2C83F069" w14:textId="3292A93D" w:rsidR="00774D70" w:rsidRDefault="00456515" w:rsidP="00EF43E8">
      <w:pPr>
        <w:pStyle w:val="Ttulo1"/>
      </w:pPr>
      <w:bookmarkStart w:id="120" w:name="_Toc37410428"/>
      <w:ins w:id="121" w:author="Juan Carlos de Alfonso Juliá" w:date="2020-04-08T11:50:00Z">
        <w:r>
          <w:t xml:space="preserve">4.3 </w:t>
        </w:r>
      </w:ins>
      <w:r w:rsidR="00EF43E8">
        <w:t xml:space="preserve">Estructura del </w:t>
      </w:r>
      <w:del w:id="122" w:author="Juan Carlos de Alfonso Juliá" w:date="2020-04-08T21:50:00Z">
        <w:r w:rsidR="00EF43E8" w:rsidDel="00F672DC">
          <w:delText>servidor</w:delText>
        </w:r>
      </w:del>
      <w:r w:rsidR="006714CF">
        <w:t>Servidor</w:t>
      </w:r>
      <w:r w:rsidR="00EF43E8">
        <w:t>.</w:t>
      </w:r>
      <w:bookmarkEnd w:id="120"/>
    </w:p>
    <w:p w14:paraId="2C856B0C" w14:textId="77777777" w:rsidR="001F333C" w:rsidRPr="001F333C" w:rsidRDefault="001F333C" w:rsidP="001F333C"/>
    <w:p w14:paraId="6AD6475D" w14:textId="0A110C01" w:rsidR="00EF43E8" w:rsidRDefault="00456515" w:rsidP="00ED67E4">
      <w:pPr>
        <w:pStyle w:val="Ttulo2"/>
      </w:pPr>
      <w:bookmarkStart w:id="123" w:name="_Toc37410429"/>
      <w:ins w:id="124" w:author="Juan Carlos de Alfonso Juliá" w:date="2020-04-08T11:50:00Z">
        <w:r>
          <w:t xml:space="preserve">4.3.1 </w:t>
        </w:r>
      </w:ins>
      <w:r w:rsidR="00EF43E8">
        <w:t>Estructura interna</w:t>
      </w:r>
      <w:r w:rsidR="0009519C">
        <w:t>.</w:t>
      </w:r>
      <w:bookmarkEnd w:id="123"/>
    </w:p>
    <w:p w14:paraId="3D7043D3" w14:textId="77777777" w:rsidR="001F333C" w:rsidRPr="001F333C" w:rsidRDefault="001F333C" w:rsidP="001F333C"/>
    <w:p w14:paraId="283FAD91" w14:textId="3D1962CE" w:rsidR="00CF6286" w:rsidRDefault="00EF43E8" w:rsidP="00EF43E8">
      <w:pPr>
        <w:rPr>
          <w:ins w:id="125" w:author="Juan Carlos de Alfonso Juliá" w:date="2020-04-08T11:05:00Z"/>
        </w:rPr>
      </w:pPr>
      <w:r>
        <w:t xml:space="preserve">Como se ha mencionado anteriormente el servidor se aloja en la Raspberry, todo el código de este se encuentra en el archivo </w:t>
      </w:r>
      <w:r w:rsidRPr="00467636">
        <w:rPr>
          <w:i/>
          <w:iCs/>
        </w:rPr>
        <w:t>/sensores/serv_socket.py</w:t>
      </w:r>
      <w:r>
        <w:t>.</w:t>
      </w:r>
    </w:p>
    <w:p w14:paraId="114A4E91" w14:textId="77777777" w:rsidR="00ED67E4" w:rsidRDefault="00ED67E4" w:rsidP="00EF43E8">
      <w:pPr>
        <w:rPr>
          <w:ins w:id="126" w:author="Juan Carlos de Alfonso Juliá" w:date="2020-04-08T10:40:00Z"/>
        </w:rPr>
      </w:pPr>
    </w:p>
    <w:p w14:paraId="6392DD32" w14:textId="75E74BD2" w:rsidR="003636BC" w:rsidRDefault="00CF6286" w:rsidP="00EF43E8">
      <w:pPr>
        <w:rPr>
          <w:ins w:id="127"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128"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129" w:author="Juan Carlos de Alfonso Juliá" w:date="2020-04-08T11:07:00Z">
        <w:r w:rsidR="00C613EA">
          <w:t>,</w:t>
        </w:r>
      </w:ins>
      <w:r>
        <w:t xml:space="preserve"> </w:t>
      </w:r>
      <w:ins w:id="130"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t>Ip</w:t>
      </w:r>
      <w:proofErr w:type="spellEnd"/>
      <w:r>
        <w:t xml:space="preserve"> del servidor(estática): </w:t>
      </w:r>
      <w:r w:rsidRPr="003636BC">
        <w:t>192.168.1.52</w:t>
      </w:r>
      <w:ins w:id="131"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132" w:author="Juan Carlos de Alfonso Juliá" w:date="2020-04-08T11:07:00Z">
        <w:r w:rsidR="00C613EA">
          <w:t>.</w:t>
        </w:r>
      </w:ins>
    </w:p>
    <w:p w14:paraId="13BE4D71" w14:textId="1753FF66" w:rsidR="003636BC" w:rsidRDefault="003636BC" w:rsidP="003636BC">
      <w:pPr>
        <w:pStyle w:val="Prrafodelista"/>
        <w:numPr>
          <w:ilvl w:val="1"/>
          <w:numId w:val="2"/>
        </w:numPr>
        <w:rPr>
          <w:ins w:id="133" w:author="Juan Carlos de Alfonso Juliá" w:date="2020-04-08T11:07:00Z"/>
        </w:rPr>
      </w:pPr>
      <w:r>
        <w:t>Tamaño del buffer: 1024 bytes</w:t>
      </w:r>
      <w:ins w:id="134"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lastRenderedPageBreak/>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spellEnd"/>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proofErr w:type="spell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proofErr w:type="spellEnd"/>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3A566836" w:rsidR="00BC600E" w:rsidRDefault="00BC600E" w:rsidP="00851FAA">
      <w:pPr>
        <w:ind w:left="708"/>
      </w:pPr>
      <w:r>
        <w:t xml:space="preserve">La línea más importante de este fragmento de código es la última, en concreto la función </w:t>
      </w:r>
      <w:proofErr w:type="spellStart"/>
      <w:r w:rsidRPr="00467636">
        <w:rPr>
          <w:i/>
          <w:iCs/>
        </w:rPr>
        <w:t>s.accept</w:t>
      </w:r>
      <w:proofErr w:type="spellEnd"/>
      <w:r w:rsidRPr="00467636">
        <w:rPr>
          <w:i/>
          <w:iCs/>
        </w:rPr>
        <w:t>()</w:t>
      </w:r>
      <w:r>
        <w:t xml:space="preserve"> que como el propio nombre ind</w:t>
      </w:r>
      <w:ins w:id="135" w:author="Juan Carlos de Alfonso Juliá" w:date="2020-04-08T11:08:00Z">
        <w:r w:rsidR="00A3696D">
          <w:t>i</w:t>
        </w:r>
      </w:ins>
      <w:r>
        <w:t xml:space="preserve">ca es la encargada de aceptar la conexión de un cliente, además la función también tiene un papel bloqueante </w:t>
      </w:r>
      <w:r w:rsidR="00467636">
        <w:t>dado</w:t>
      </w:r>
      <w:r>
        <w:t xml:space="preserve"> que si no hay ningún cliente a la espera de conexión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4F1945F8" w:rsidR="003636BC" w:rsidRDefault="00BC600E" w:rsidP="00851FAA">
      <w:pPr>
        <w:pStyle w:val="Prrafodelista"/>
        <w:numPr>
          <w:ilvl w:val="0"/>
          <w:numId w:val="2"/>
        </w:numPr>
      </w:pPr>
      <w:r>
        <w:t xml:space="preserve">Por </w:t>
      </w:r>
      <w:del w:id="136" w:author="Juan Carlos de Alfonso Juliá" w:date="2020-04-08T11:11:00Z">
        <w:r w:rsidDel="007C1FB2">
          <w:delText>último</w:delText>
        </w:r>
      </w:del>
      <w:ins w:id="137"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rsidRPr="00467636">
        <w:rPr>
          <w:i/>
          <w:iCs/>
        </w:rPr>
        <w:t>convertStr</w:t>
      </w:r>
      <w:proofErr w:type="spellEnd"/>
      <w:r w:rsidR="00467636" w:rsidRPr="00467636">
        <w:rPr>
          <w:i/>
          <w:iCs/>
        </w:rPr>
        <w:t>(</w:t>
      </w:r>
      <w:proofErr w:type="spellStart"/>
      <w:r w:rsidR="00467636" w:rsidRPr="00467636">
        <w:rPr>
          <w:i/>
          <w:iCs/>
        </w:rPr>
        <w:t>msg</w:t>
      </w:r>
      <w:proofErr w:type="spellEnd"/>
      <w:r w:rsidR="00467636" w:rsidRPr="00467636">
        <w:rPr>
          <w:i/>
          <w:iCs/>
        </w:rPr>
        <w:t>)</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316BE75F" w:rsidR="00CF6286" w:rsidRPr="00EF43E8" w:rsidRDefault="00CF6286" w:rsidP="00851FAA">
      <w:r>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5CAAA4A4" w14:textId="3EE49696" w:rsidR="00721DB0" w:rsidRDefault="00456515" w:rsidP="0050680A">
      <w:pPr>
        <w:pStyle w:val="Ttulo1"/>
      </w:pPr>
      <w:bookmarkStart w:id="138" w:name="_Toc37410430"/>
      <w:ins w:id="139" w:author="Juan Carlos de Alfonso Juliá" w:date="2020-04-08T11:50:00Z">
        <w:r>
          <w:t xml:space="preserve">4.4 </w:t>
        </w:r>
      </w:ins>
      <w:r w:rsidR="00721DB0">
        <w:t>Estructura de la aplicación</w:t>
      </w:r>
      <w:r w:rsidR="00EF43E8">
        <w:t xml:space="preserve"> del cliente</w:t>
      </w:r>
      <w:r w:rsidR="00721DB0">
        <w:t>.</w:t>
      </w:r>
      <w:bookmarkEnd w:id="138"/>
    </w:p>
    <w:p w14:paraId="6271DCE5" w14:textId="77777777" w:rsidR="001F333C" w:rsidRPr="001F333C" w:rsidRDefault="001F333C" w:rsidP="001F333C"/>
    <w:p w14:paraId="197AFFC5" w14:textId="57CFEBD9" w:rsidR="009A737A" w:rsidRDefault="00456515" w:rsidP="009A737A">
      <w:pPr>
        <w:pStyle w:val="Ttulo2"/>
      </w:pPr>
      <w:bookmarkStart w:id="140" w:name="_Toc37410431"/>
      <w:ins w:id="141" w:author="Juan Carlos de Alfonso Juliá" w:date="2020-04-08T11:50:00Z">
        <w:r>
          <w:t xml:space="preserve">4.4.1 </w:t>
        </w:r>
      </w:ins>
      <w:r w:rsidR="009A737A">
        <w:t>Logo de la aplicación.</w:t>
      </w:r>
      <w:bookmarkEnd w:id="140"/>
    </w:p>
    <w:p w14:paraId="5E97D832" w14:textId="77777777" w:rsidR="001F333C" w:rsidRPr="001F333C" w:rsidRDefault="001F333C" w:rsidP="001F333C"/>
    <w:p w14:paraId="1EB2FA64" w14:textId="2900CD97" w:rsidR="008266FB" w:rsidRDefault="008266FB" w:rsidP="008266FB">
      <w:r>
        <w:t>El logo se ha creado usando la herramienta</w:t>
      </w:r>
      <w:r w:rsidR="006D748A">
        <w:t xml:space="preserve"> </w:t>
      </w:r>
      <w:proofErr w:type="spellStart"/>
      <w:r w:rsidR="006D748A" w:rsidRPr="001D569B">
        <w:rPr>
          <w:i/>
          <w:iCs/>
        </w:rPr>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741FC5">
        <w:t>20)</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142" w:name="_Toc37410432"/>
      <w:ins w:id="143" w:author="Juan Carlos de Alfonso Juliá" w:date="2020-04-08T11:50:00Z">
        <w:r>
          <w:t xml:space="preserve">4.4.2 </w:t>
        </w:r>
      </w:ins>
      <w:r w:rsidR="003C363F">
        <w:t>Ventanas</w:t>
      </w:r>
      <w:r w:rsidR="00721DB0">
        <w:t xml:space="preserve"> de la aplicación.</w:t>
      </w:r>
      <w:bookmarkEnd w:id="142"/>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2E6084BD"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lastRenderedPageBreak/>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282A96CB" w:rsidR="008D3559" w:rsidRDefault="008D3559" w:rsidP="008D3559">
      <w:r>
        <w:t xml:space="preserve">La tercera de las ventanas a la que se llega si se selecciona el botón </w:t>
      </w:r>
      <w:r w:rsidR="004B3735">
        <w:rPr>
          <w:i/>
          <w:iCs/>
        </w:rPr>
        <w:t>I</w:t>
      </w:r>
      <w:r w:rsidRPr="004B3735">
        <w:rPr>
          <w:i/>
          <w:iCs/>
        </w:rPr>
        <w:t>niciar vuelo</w:t>
      </w:r>
      <w:r>
        <w:t xml:space="preserve"> abrirá una interfaz más compleja formada por un mapa en donde aparecerá la ubicación de nuestro </w:t>
      </w:r>
      <w:proofErr w:type="gramStart"/>
      <w:r>
        <w:t>aparato</w:t>
      </w:r>
      <w:proofErr w:type="gramEnd"/>
      <w:r>
        <w:t xml:space="preserve"> así como dos botones </w:t>
      </w:r>
      <w:r w:rsidR="000A393B">
        <w:rPr>
          <w:i/>
          <w:iCs/>
        </w:rPr>
        <w:t xml:space="preserve">iniciar </w:t>
      </w:r>
      <w:r>
        <w:t xml:space="preserve">y </w:t>
      </w:r>
      <w:proofErr w:type="spellStart"/>
      <w:r w:rsidRPr="000A393B">
        <w:rPr>
          <w:i/>
          <w:iCs/>
        </w:rP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C3BAB39" w:rsidR="008D3559" w:rsidRDefault="008D3559" w:rsidP="008D3559">
      <w:r>
        <w:t xml:space="preserve">La última ventana es meramente informativa pues dado que cuando se inicia, gráficamente no realiza ninguna acción, el código de </w:t>
      </w:r>
      <w:ins w:id="144"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38247A41" w14:textId="77777777" w:rsidR="006A3B1F" w:rsidRDefault="006A3B1F" w:rsidP="008D3559"/>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2B49F8" w:rsidRDefault="002B49F8"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2B49F8" w:rsidRDefault="002B49F8"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2B49F8" w:rsidRDefault="002B49F8"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2B49F8" w:rsidRDefault="002B49F8"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2B49F8" w:rsidRDefault="002B49F8"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2B49F8" w:rsidRDefault="002B49F8"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145" w:name="_Toc37410433"/>
      <w:r>
        <w:lastRenderedPageBreak/>
        <w:t xml:space="preserve">4.4.3 </w:t>
      </w:r>
      <w:r w:rsidR="00E63A5A">
        <w:t>Estructura interna.</w:t>
      </w:r>
      <w:bookmarkEnd w:id="145"/>
    </w:p>
    <w:p w14:paraId="2A7F8A0F" w14:textId="77777777" w:rsidR="00C41CE0" w:rsidRDefault="00C41CE0" w:rsidP="00E63A5A"/>
    <w:p w14:paraId="79E03750" w14:textId="1E48A7B6" w:rsidR="0003545C" w:rsidRPr="00E11705" w:rsidRDefault="0003545C" w:rsidP="00E63A5A">
      <w:pPr>
        <w:rPr>
          <w:b/>
          <w:bCs/>
          <w:rPrChange w:id="146" w:author="Juan Carlos de Alfonso Juliá" w:date="2020-04-08T20:36:00Z">
            <w:rPr>
              <w:u w:val="single"/>
            </w:rPr>
          </w:rPrChange>
        </w:rPr>
      </w:pPr>
      <w:r w:rsidRPr="00E11705">
        <w:rPr>
          <w:b/>
          <w:bCs/>
          <w:rPrChange w:id="147" w:author="Juan Carlos de Alfonso Juliá" w:date="2020-04-08T20:36:00Z">
            <w:rPr>
              <w:u w:val="single"/>
            </w:rPr>
          </w:rPrChange>
        </w:rPr>
        <w:t>Archivos .java</w:t>
      </w:r>
    </w:p>
    <w:p w14:paraId="3A7FCC03" w14:textId="233FBEF3" w:rsidR="009058BA" w:rsidRDefault="009058BA" w:rsidP="009058BA">
      <w:r>
        <w:t>Cada una de las clases java corresponde</w:t>
      </w:r>
      <w:ins w:id="148" w:author="Juan Carlos de Alfonso Juliá" w:date="2020-04-08T20:36:00Z">
        <w:r w:rsidR="00E11705">
          <w:t>n</w:t>
        </w:r>
      </w:ins>
      <w:r>
        <w:t xml:space="preserve"> al controlador de cada una de las vistas</w:t>
      </w:r>
      <w:r w:rsidR="006471DB">
        <w:t xml:space="preserve"> de la aplicación</w:t>
      </w:r>
      <w:r>
        <w:t xml:space="preserve"> por lo que habiendo 5 vistas hay 5 clases </w:t>
      </w:r>
      <w:r w:rsidR="006471DB">
        <w:t xml:space="preserve">que serán </w:t>
      </w:r>
      <w:r>
        <w:t>explicadas a continuación.</w:t>
      </w:r>
    </w:p>
    <w:p w14:paraId="6456B394" w14:textId="6D341306" w:rsidR="009058BA" w:rsidRDefault="009058BA" w:rsidP="00E63A5A">
      <w:pPr>
        <w:rPr>
          <w:u w:val="single"/>
        </w:rPr>
      </w:pPr>
    </w:p>
    <w:p w14:paraId="659A2940" w14:textId="056C6D2F" w:rsidR="009058BA" w:rsidRPr="006471DB" w:rsidRDefault="009058BA" w:rsidP="009058BA">
      <w:r w:rsidRPr="006471DB">
        <w:t xml:space="preserve">Como aclaración previa cada uno de los archivos lleva </w:t>
      </w:r>
      <w:ins w:id="149" w:author="Juan Carlos de Alfonso Juliá" w:date="2020-04-08T20:36:00Z">
        <w:r w:rsidR="00E11705" w:rsidRPr="006471DB">
          <w:t xml:space="preserve">el método </w:t>
        </w:r>
      </w:ins>
      <w:del w:id="150" w:author="Juan Carlos de Alfonso Juliá" w:date="2020-04-08T20:36:00Z">
        <w:r w:rsidRPr="006471DB" w:rsidDel="00E11705">
          <w:rPr>
            <w:i/>
            <w:iCs/>
          </w:rPr>
          <w:delText xml:space="preserve">la función </w:delText>
        </w:r>
      </w:del>
      <w:proofErr w:type="spellStart"/>
      <w:proofErr w:type="gramStart"/>
      <w:r w:rsidRPr="006471DB">
        <w:rPr>
          <w:i/>
          <w:iCs/>
        </w:rPr>
        <w:t>onCreate</w:t>
      </w:r>
      <w:proofErr w:type="spellEnd"/>
      <w:r w:rsidRPr="006471DB">
        <w:rPr>
          <w:i/>
          <w:iCs/>
        </w:rPr>
        <w:t>(</w:t>
      </w:r>
      <w:proofErr w:type="spellStart"/>
      <w:proofErr w:type="gramEnd"/>
      <w:r w:rsidRPr="006471DB">
        <w:rPr>
          <w:rFonts w:eastAsiaTheme="majorEastAsia"/>
          <w:i/>
          <w:iCs/>
        </w:rPr>
        <w:t>Bundle</w:t>
      </w:r>
      <w:proofErr w:type="spellEnd"/>
      <w:r w:rsidRPr="006471DB">
        <w:rPr>
          <w:i/>
          <w:iCs/>
        </w:rPr>
        <w:t xml:space="preserve"> </w:t>
      </w:r>
      <w:proofErr w:type="spellStart"/>
      <w:r w:rsidRPr="006471DB">
        <w:rPr>
          <w:i/>
          <w:iCs/>
        </w:rPr>
        <w:t>savedInstanceState</w:t>
      </w:r>
      <w:proofErr w:type="spellEnd"/>
      <w:r w:rsidRPr="006471DB">
        <w:rPr>
          <w:i/>
          <w:iCs/>
        </w:rPr>
        <w:t>)</w:t>
      </w:r>
      <w:r w:rsidRPr="006471DB">
        <w:t xml:space="preserve"> que es </w:t>
      </w:r>
      <w:r w:rsidR="006471DB">
        <w:t xml:space="preserve">método </w:t>
      </w:r>
      <w:r w:rsidRPr="006471DB">
        <w:t>obligatori</w:t>
      </w:r>
      <w:r w:rsidR="006471DB">
        <w:t>o</w:t>
      </w:r>
      <w:r w:rsidRPr="006471DB">
        <w:t xml:space="preserve"> que se ejecuta nada más crearse la vista de</w:t>
      </w:r>
      <w:ins w:id="151" w:author="Juan Carlos de Alfonso Juliá" w:date="2020-04-08T20:37:00Z">
        <w:r w:rsidR="00E11705" w:rsidRPr="006471DB">
          <w:t xml:space="preserve"> la clase</w:t>
        </w:r>
      </w:ins>
      <w:del w:id="152" w:author="Juan Carlos de Alfonso Juliá" w:date="2020-04-08T20:37:00Z">
        <w:r w:rsidRPr="006471DB" w:rsidDel="00E11705">
          <w:delText>l</w:delText>
        </w:r>
      </w:del>
      <w:del w:id="153" w:author="Juan Carlos de Alfonso Juliá" w:date="2020-04-08T20:36:00Z">
        <w:r w:rsidRPr="006471DB" w:rsidDel="00E11705">
          <w:delText xml:space="preserve"> archivo</w:delText>
        </w:r>
      </w:del>
      <w:r w:rsidRPr="006471DB">
        <w:t>.</w:t>
      </w:r>
    </w:p>
    <w:p w14:paraId="29B6FE69" w14:textId="076AB6B5" w:rsidR="0003545C" w:rsidRPr="0003545C" w:rsidDel="009058BA" w:rsidRDefault="0003545C" w:rsidP="00E63A5A">
      <w:pPr>
        <w:rPr>
          <w:del w:id="154" w:author="Juan Carlos de Alfonso Juliá" w:date="2020-04-08T15:09:00Z"/>
        </w:rPr>
      </w:pPr>
      <w:del w:id="155" w:author="Juan Carlos de Alfonso Juliá" w:date="2020-04-08T15:09:00Z">
        <w:r w:rsidDel="009058BA">
          <w:delText>Corresponden a clases usadas..</w:delText>
        </w:r>
      </w:del>
    </w:p>
    <w:p w14:paraId="797F09CA" w14:textId="77777777" w:rsidR="009058BA" w:rsidRDefault="009058BA" w:rsidP="00E63A5A"/>
    <w:p w14:paraId="0D14792C" w14:textId="22CEC495" w:rsidR="008F7F39" w:rsidRPr="002336AD" w:rsidRDefault="002336AD" w:rsidP="00E63A5A">
      <w:pPr>
        <w:rPr>
          <w:u w:val="single"/>
        </w:rPr>
      </w:pPr>
      <w:r w:rsidRPr="002336AD">
        <w:sym w:font="Symbol" w:char="F0B7"/>
      </w:r>
      <w:r w:rsidRPr="002336AD">
        <w:t xml:space="preserve"> </w:t>
      </w:r>
      <w:del w:id="156" w:author="Juan Carlos de Alfonso Juliá" w:date="2020-04-08T20:37:00Z">
        <w:r w:rsidR="008F7F39"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proofErr w:type="spellStart"/>
      <w:r w:rsidR="005D4E46" w:rsidRPr="002336AD">
        <w:rPr>
          <w:i/>
          <w:iCs/>
        </w:rPr>
        <w:t>btnGuardar</w:t>
      </w:r>
      <w:proofErr w:type="spellEnd"/>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5D4E46" w:rsidRDefault="005D4E46" w:rsidP="005D4E46">
      <w:pPr>
        <w:rPr>
          <w:rFonts w:ascii="Consolas" w:hAnsi="Consolas" w:cs="Consolas"/>
          <w:sz w:val="18"/>
          <w:szCs w:val="18"/>
          <w:rPrChange w:id="157" w:author="Juan Carlos de Alfonso Juliá" w:date="2020-04-08T15:19:00Z">
            <w:rPr/>
          </w:rPrChange>
        </w:rPr>
      </w:pPr>
      <w:proofErr w:type="spellStart"/>
      <w:r w:rsidRPr="005D4E46">
        <w:rPr>
          <w:rFonts w:ascii="Consolas" w:hAnsi="Consolas" w:cs="Consolas"/>
          <w:sz w:val="18"/>
          <w:szCs w:val="18"/>
          <w:rPrChange w:id="158" w:author="Juan Carlos de Alfonso Juliá" w:date="2020-04-08T15:19:00Z">
            <w:rPr/>
          </w:rPrChange>
        </w:rPr>
        <w:t>EditText</w:t>
      </w:r>
      <w:proofErr w:type="spellEnd"/>
      <w:r w:rsidRPr="005D4E46">
        <w:rPr>
          <w:rFonts w:ascii="Consolas" w:hAnsi="Consolas" w:cs="Consolas"/>
          <w:sz w:val="18"/>
          <w:szCs w:val="18"/>
          <w:rPrChange w:id="159" w:author="Juan Carlos de Alfonso Juliá" w:date="2020-04-08T15:19:00Z">
            <w:rPr/>
          </w:rPrChange>
        </w:rPr>
        <w:t xml:space="preserve"> </w:t>
      </w:r>
      <w:proofErr w:type="spellStart"/>
      <w:r w:rsidRPr="005D4E46">
        <w:rPr>
          <w:rFonts w:ascii="Consolas" w:hAnsi="Consolas" w:cs="Consolas"/>
          <w:sz w:val="18"/>
          <w:szCs w:val="18"/>
          <w:rPrChange w:id="160" w:author="Juan Carlos de Alfonso Juliá" w:date="2020-04-08T15:19:00Z">
            <w:rPr/>
          </w:rPrChange>
        </w:rPr>
        <w:t>ip</w:t>
      </w:r>
      <w:proofErr w:type="spellEnd"/>
      <w:r w:rsidRPr="005D4E46">
        <w:rPr>
          <w:rFonts w:ascii="Consolas" w:hAnsi="Consolas" w:cs="Consolas"/>
          <w:sz w:val="18"/>
          <w:szCs w:val="18"/>
          <w:rPrChange w:id="161" w:author="Juan Carlos de Alfonso Juliá" w:date="2020-04-08T15:19:00Z">
            <w:rPr/>
          </w:rPrChange>
        </w:rPr>
        <w:t xml:space="preserve"> = (</w:t>
      </w:r>
      <w:proofErr w:type="spellStart"/>
      <w:r w:rsidRPr="005D4E46">
        <w:rPr>
          <w:rFonts w:ascii="Consolas" w:hAnsi="Consolas" w:cs="Consolas"/>
          <w:sz w:val="18"/>
          <w:szCs w:val="18"/>
          <w:rPrChange w:id="162" w:author="Juan Carlos de Alfonso Juliá" w:date="2020-04-08T15:19:00Z">
            <w:rPr/>
          </w:rPrChange>
        </w:rPr>
        <w:t>EditText</w:t>
      </w:r>
      <w:proofErr w:type="spellEnd"/>
      <w:r w:rsidRPr="005D4E46">
        <w:rPr>
          <w:rFonts w:ascii="Consolas" w:hAnsi="Consolas" w:cs="Consolas"/>
          <w:sz w:val="18"/>
          <w:szCs w:val="18"/>
          <w:rPrChange w:id="163" w:author="Juan Carlos de Alfonso Juliá" w:date="2020-04-08T15:19:00Z">
            <w:rPr/>
          </w:rPrChange>
        </w:rPr>
        <w:t xml:space="preserve">) </w:t>
      </w:r>
      <w:proofErr w:type="spellStart"/>
      <w:r w:rsidRPr="005D4E46">
        <w:rPr>
          <w:rFonts w:ascii="Consolas" w:hAnsi="Consolas" w:cs="Consolas"/>
          <w:sz w:val="18"/>
          <w:szCs w:val="18"/>
          <w:rPrChange w:id="164" w:author="Juan Carlos de Alfonso Juliá" w:date="2020-04-08T15:19:00Z">
            <w:rPr/>
          </w:rPrChange>
        </w:rPr>
        <w:t>findViewById</w:t>
      </w:r>
      <w:proofErr w:type="spellEnd"/>
      <w:r w:rsidRPr="005D4E46">
        <w:rPr>
          <w:rFonts w:ascii="Consolas" w:hAnsi="Consolas" w:cs="Consolas"/>
          <w:sz w:val="18"/>
          <w:szCs w:val="18"/>
          <w:rPrChange w:id="165" w:author="Juan Carlos de Alfonso Juliá" w:date="2020-04-08T15:19:00Z">
            <w:rPr/>
          </w:rPrChange>
        </w:rPr>
        <w:t>(</w:t>
      </w:r>
      <w:proofErr w:type="spellStart"/>
      <w:r w:rsidRPr="005D4E46">
        <w:rPr>
          <w:rFonts w:ascii="Consolas" w:hAnsi="Consolas" w:cs="Consolas"/>
          <w:sz w:val="18"/>
          <w:szCs w:val="18"/>
          <w:rPrChange w:id="166" w:author="Juan Carlos de Alfonso Juliá" w:date="2020-04-08T15:19:00Z">
            <w:rPr/>
          </w:rPrChange>
        </w:rPr>
        <w:t>R.</w:t>
      </w:r>
      <w:proofErr w:type="gramStart"/>
      <w:r w:rsidRPr="005D4E46">
        <w:rPr>
          <w:rFonts w:ascii="Consolas" w:hAnsi="Consolas" w:cs="Consolas"/>
          <w:sz w:val="18"/>
          <w:szCs w:val="18"/>
          <w:rPrChange w:id="167" w:author="Juan Carlos de Alfonso Juliá" w:date="2020-04-08T15:19:00Z">
            <w:rPr/>
          </w:rPrChange>
        </w:rPr>
        <w:t>id.editText</w:t>
      </w:r>
      <w:proofErr w:type="spellEnd"/>
      <w:proofErr w:type="gramEnd"/>
      <w:r w:rsidRPr="005D4E46">
        <w:rPr>
          <w:rFonts w:ascii="Consolas" w:hAnsi="Consolas" w:cs="Consolas"/>
          <w:sz w:val="18"/>
          <w:szCs w:val="18"/>
          <w:rPrChange w:id="168" w:author="Juan Carlos de Alfonso Juliá" w:date="2020-04-08T15:19:00Z">
            <w:rPr/>
          </w:rPrChange>
        </w:rPr>
        <w:t>); //</w:t>
      </w:r>
      <w:proofErr w:type="spellStart"/>
      <w:r w:rsidRPr="005D4E46">
        <w:rPr>
          <w:rFonts w:ascii="Consolas" w:hAnsi="Consolas" w:cs="Consolas"/>
          <w:sz w:val="18"/>
          <w:szCs w:val="18"/>
          <w:rPrChange w:id="169" w:author="Juan Carlos de Alfonso Juliá" w:date="2020-04-08T15:19:00Z">
            <w:rPr/>
          </w:rPrChange>
        </w:rPr>
        <w:t>ip</w:t>
      </w:r>
      <w:proofErr w:type="spellEnd"/>
      <w:r w:rsidRPr="005D4E46">
        <w:rPr>
          <w:rFonts w:ascii="Consolas" w:hAnsi="Consolas" w:cs="Consolas"/>
          <w:sz w:val="18"/>
          <w:szCs w:val="18"/>
          <w:rPrChange w:id="170" w:author="Juan Carlos de Alfonso Juliá" w:date="2020-04-08T15:19:00Z">
            <w:rPr/>
          </w:rPrChange>
        </w:rPr>
        <w:t xml:space="preserve"> </w:t>
      </w:r>
      <w:proofErr w:type="spellStart"/>
      <w:r w:rsidRPr="005D4E46">
        <w:rPr>
          <w:rFonts w:ascii="Consolas" w:hAnsi="Consolas" w:cs="Consolas"/>
          <w:sz w:val="18"/>
          <w:szCs w:val="18"/>
          <w:rPrChange w:id="171" w:author="Juan Carlos de Alfonso Juliá" w:date="2020-04-08T15:19:00Z">
            <w:rPr/>
          </w:rPrChange>
        </w:rPr>
        <w:t>tcp</w:t>
      </w:r>
      <w:proofErr w:type="spellEnd"/>
    </w:p>
    <w:p w14:paraId="22A4A0ED" w14:textId="2B85993F" w:rsidR="005D4E46" w:rsidRPr="005D4E46" w:rsidRDefault="005D4E46" w:rsidP="005D4E46">
      <w:pPr>
        <w:rPr>
          <w:rFonts w:ascii="Consolas" w:hAnsi="Consolas" w:cs="Consolas"/>
          <w:sz w:val="18"/>
          <w:szCs w:val="18"/>
          <w:rPrChange w:id="172" w:author="Juan Carlos de Alfonso Juliá" w:date="2020-04-08T15:19:00Z">
            <w:rPr/>
          </w:rPrChange>
        </w:rPr>
      </w:pPr>
      <w:proofErr w:type="spellStart"/>
      <w:r w:rsidRPr="005D4E46">
        <w:rPr>
          <w:rFonts w:ascii="Consolas" w:hAnsi="Consolas" w:cs="Consolas"/>
          <w:sz w:val="18"/>
          <w:szCs w:val="18"/>
          <w:rPrChange w:id="173" w:author="Juan Carlos de Alfonso Juliá" w:date="2020-04-08T15:19:00Z">
            <w:rPr/>
          </w:rPrChange>
        </w:rPr>
        <w:t>EditText</w:t>
      </w:r>
      <w:proofErr w:type="spellEnd"/>
      <w:r w:rsidRPr="005D4E46">
        <w:rPr>
          <w:rFonts w:ascii="Consolas" w:hAnsi="Consolas" w:cs="Consolas"/>
          <w:sz w:val="18"/>
          <w:szCs w:val="18"/>
          <w:rPrChange w:id="174" w:author="Juan Carlos de Alfonso Juliá" w:date="2020-04-08T15:19:00Z">
            <w:rPr/>
          </w:rPrChange>
        </w:rPr>
        <w:t xml:space="preserve"> </w:t>
      </w:r>
      <w:proofErr w:type="spellStart"/>
      <w:r w:rsidRPr="005D4E46">
        <w:rPr>
          <w:rFonts w:ascii="Consolas" w:hAnsi="Consolas" w:cs="Consolas"/>
          <w:sz w:val="18"/>
          <w:szCs w:val="18"/>
          <w:rPrChange w:id="175" w:author="Juan Carlos de Alfonso Juliá" w:date="2020-04-08T15:19:00Z">
            <w:rPr/>
          </w:rPrChange>
        </w:rPr>
        <w:t>port</w:t>
      </w:r>
      <w:proofErr w:type="spellEnd"/>
      <w:r w:rsidRPr="005D4E46">
        <w:rPr>
          <w:rFonts w:ascii="Consolas" w:hAnsi="Consolas" w:cs="Consolas"/>
          <w:sz w:val="18"/>
          <w:szCs w:val="18"/>
          <w:rPrChange w:id="176" w:author="Juan Carlos de Alfonso Juliá" w:date="2020-04-08T15:19:00Z">
            <w:rPr/>
          </w:rPrChange>
        </w:rPr>
        <w:t xml:space="preserve"> = (</w:t>
      </w:r>
      <w:proofErr w:type="spellStart"/>
      <w:r w:rsidRPr="005D4E46">
        <w:rPr>
          <w:rFonts w:ascii="Consolas" w:hAnsi="Consolas" w:cs="Consolas"/>
          <w:sz w:val="18"/>
          <w:szCs w:val="18"/>
          <w:rPrChange w:id="177" w:author="Juan Carlos de Alfonso Juliá" w:date="2020-04-08T15:19:00Z">
            <w:rPr/>
          </w:rPrChange>
        </w:rPr>
        <w:t>EditText</w:t>
      </w:r>
      <w:proofErr w:type="spellEnd"/>
      <w:r w:rsidRPr="005D4E46">
        <w:rPr>
          <w:rFonts w:ascii="Consolas" w:hAnsi="Consolas" w:cs="Consolas"/>
          <w:sz w:val="18"/>
          <w:szCs w:val="18"/>
          <w:rPrChange w:id="178" w:author="Juan Carlos de Alfonso Juliá" w:date="2020-04-08T15:19:00Z">
            <w:rPr/>
          </w:rPrChange>
        </w:rPr>
        <w:t xml:space="preserve">) </w:t>
      </w:r>
      <w:proofErr w:type="spellStart"/>
      <w:r w:rsidRPr="005D4E46">
        <w:rPr>
          <w:rFonts w:ascii="Consolas" w:hAnsi="Consolas" w:cs="Consolas"/>
          <w:sz w:val="18"/>
          <w:szCs w:val="18"/>
          <w:rPrChange w:id="179" w:author="Juan Carlos de Alfonso Juliá" w:date="2020-04-08T15:19:00Z">
            <w:rPr/>
          </w:rPrChange>
        </w:rPr>
        <w:t>findViewById</w:t>
      </w:r>
      <w:proofErr w:type="spellEnd"/>
      <w:r w:rsidRPr="005D4E46">
        <w:rPr>
          <w:rFonts w:ascii="Consolas" w:hAnsi="Consolas" w:cs="Consolas"/>
          <w:sz w:val="18"/>
          <w:szCs w:val="18"/>
          <w:rPrChange w:id="180" w:author="Juan Carlos de Alfonso Juliá" w:date="2020-04-08T15:19:00Z">
            <w:rPr/>
          </w:rPrChange>
        </w:rPr>
        <w:t>(R.</w:t>
      </w:r>
      <w:proofErr w:type="gramStart"/>
      <w:r w:rsidRPr="005D4E46">
        <w:rPr>
          <w:rFonts w:ascii="Consolas" w:hAnsi="Consolas" w:cs="Consolas"/>
          <w:sz w:val="18"/>
          <w:szCs w:val="18"/>
          <w:rPrChange w:id="181" w:author="Juan Carlos de Alfonso Juliá" w:date="2020-04-08T15:19:00Z">
            <w:rPr/>
          </w:rPrChange>
        </w:rPr>
        <w:t>id.editText</w:t>
      </w:r>
      <w:proofErr w:type="gramEnd"/>
      <w:r w:rsidRPr="005D4E46">
        <w:rPr>
          <w:rFonts w:ascii="Consolas" w:hAnsi="Consolas" w:cs="Consolas"/>
          <w:sz w:val="18"/>
          <w:szCs w:val="18"/>
          <w:rPrChange w:id="182" w:author="Juan Carlos de Alfonso Juliá" w:date="2020-04-08T15:19:00Z">
            <w:rPr/>
          </w:rPrChange>
        </w:rPr>
        <w:t xml:space="preserve">2); //puerto </w:t>
      </w:r>
      <w:proofErr w:type="spellStart"/>
      <w:r w:rsidRPr="005D4E46">
        <w:rPr>
          <w:rFonts w:ascii="Consolas" w:hAnsi="Consolas" w:cs="Consolas"/>
          <w:sz w:val="18"/>
          <w:szCs w:val="18"/>
          <w:rPrChange w:id="183" w:author="Juan Carlos de Alfonso Juliá" w:date="2020-04-08T15:19:00Z">
            <w:rPr/>
          </w:rPrChange>
        </w:rPr>
        <w:t>tcp</w:t>
      </w:r>
      <w:proofErr w:type="spellEnd"/>
    </w:p>
    <w:p w14:paraId="20BE60DE" w14:textId="6B3E846C" w:rsidR="005D4E46" w:rsidRPr="005D4E46" w:rsidRDefault="005D4E46" w:rsidP="005D4E46">
      <w:pPr>
        <w:rPr>
          <w:rFonts w:ascii="Consolas" w:hAnsi="Consolas" w:cs="Consolas"/>
          <w:sz w:val="18"/>
          <w:szCs w:val="18"/>
          <w:rPrChange w:id="184" w:author="Juan Carlos de Alfonso Juliá" w:date="2020-04-08T15:19:00Z">
            <w:rPr/>
          </w:rPrChange>
        </w:rPr>
      </w:pPr>
      <w:proofErr w:type="spellStart"/>
      <w:r w:rsidRPr="005D4E46">
        <w:rPr>
          <w:rFonts w:ascii="Consolas" w:hAnsi="Consolas" w:cs="Consolas"/>
          <w:sz w:val="18"/>
          <w:szCs w:val="18"/>
          <w:rPrChange w:id="185" w:author="Juan Carlos de Alfonso Juliá" w:date="2020-04-08T15:19:00Z">
            <w:rPr/>
          </w:rPrChange>
        </w:rPr>
        <w:t>EditText</w:t>
      </w:r>
      <w:proofErr w:type="spellEnd"/>
      <w:r w:rsidRPr="005D4E46">
        <w:rPr>
          <w:rFonts w:ascii="Consolas" w:hAnsi="Consolas" w:cs="Consolas"/>
          <w:sz w:val="18"/>
          <w:szCs w:val="18"/>
          <w:rPrChange w:id="186" w:author="Juan Carlos de Alfonso Juliá" w:date="2020-04-08T15:19:00Z">
            <w:rPr/>
          </w:rPrChange>
        </w:rPr>
        <w:t xml:space="preserve"> altura = (</w:t>
      </w:r>
      <w:proofErr w:type="spellStart"/>
      <w:r w:rsidRPr="005D4E46">
        <w:rPr>
          <w:rFonts w:ascii="Consolas" w:hAnsi="Consolas" w:cs="Consolas"/>
          <w:sz w:val="18"/>
          <w:szCs w:val="18"/>
          <w:rPrChange w:id="187" w:author="Juan Carlos de Alfonso Juliá" w:date="2020-04-08T15:19:00Z">
            <w:rPr/>
          </w:rPrChange>
        </w:rPr>
        <w:t>EditText</w:t>
      </w:r>
      <w:proofErr w:type="spellEnd"/>
      <w:r w:rsidRPr="005D4E46">
        <w:rPr>
          <w:rFonts w:ascii="Consolas" w:hAnsi="Consolas" w:cs="Consolas"/>
          <w:sz w:val="18"/>
          <w:szCs w:val="18"/>
          <w:rPrChange w:id="188" w:author="Juan Carlos de Alfonso Juliá" w:date="2020-04-08T15:19:00Z">
            <w:rPr/>
          </w:rPrChange>
        </w:rPr>
        <w:t xml:space="preserve">) </w:t>
      </w:r>
      <w:proofErr w:type="spellStart"/>
      <w:r w:rsidRPr="005D4E46">
        <w:rPr>
          <w:rFonts w:ascii="Consolas" w:hAnsi="Consolas" w:cs="Consolas"/>
          <w:sz w:val="18"/>
          <w:szCs w:val="18"/>
          <w:rPrChange w:id="189" w:author="Juan Carlos de Alfonso Juliá" w:date="2020-04-08T15:19:00Z">
            <w:rPr/>
          </w:rPrChange>
        </w:rPr>
        <w:t>findViewById</w:t>
      </w:r>
      <w:proofErr w:type="spellEnd"/>
      <w:r w:rsidRPr="005D4E46">
        <w:rPr>
          <w:rFonts w:ascii="Consolas" w:hAnsi="Consolas" w:cs="Consolas"/>
          <w:sz w:val="18"/>
          <w:szCs w:val="18"/>
          <w:rPrChange w:id="190" w:author="Juan Carlos de Alfonso Juliá" w:date="2020-04-08T15:19:00Z">
            <w:rPr/>
          </w:rPrChange>
        </w:rPr>
        <w:t>(R.</w:t>
      </w:r>
      <w:proofErr w:type="gramStart"/>
      <w:r w:rsidRPr="005D4E46">
        <w:rPr>
          <w:rFonts w:ascii="Consolas" w:hAnsi="Consolas" w:cs="Consolas"/>
          <w:sz w:val="18"/>
          <w:szCs w:val="18"/>
          <w:rPrChange w:id="191" w:author="Juan Carlos de Alfonso Juliá" w:date="2020-04-08T15:19:00Z">
            <w:rPr/>
          </w:rPrChange>
        </w:rPr>
        <w:t>id.editText</w:t>
      </w:r>
      <w:proofErr w:type="gramEnd"/>
      <w:r w:rsidRPr="005D4E46">
        <w:rPr>
          <w:rFonts w:ascii="Consolas" w:hAnsi="Consolas" w:cs="Consolas"/>
          <w:sz w:val="18"/>
          <w:szCs w:val="18"/>
          <w:rPrChange w:id="192" w:author="Juan Carlos de Alfonso Juliá" w:date="2020-04-08T15:19:00Z">
            <w:rPr/>
          </w:rPrChange>
        </w:rPr>
        <w:t xml:space="preserve">3); </w:t>
      </w:r>
    </w:p>
    <w:p w14:paraId="7546EC78" w14:textId="4214A02A" w:rsidR="005D4E46" w:rsidRPr="005D4E46" w:rsidRDefault="005D4E46" w:rsidP="005D4E46">
      <w:pPr>
        <w:rPr>
          <w:rFonts w:ascii="Consolas" w:hAnsi="Consolas" w:cs="Consolas"/>
          <w:sz w:val="18"/>
          <w:szCs w:val="18"/>
          <w:rPrChange w:id="193" w:author="Juan Carlos de Alfonso Juliá" w:date="2020-04-08T15:19:00Z">
            <w:rPr/>
          </w:rPrChange>
        </w:rPr>
      </w:pPr>
      <w:proofErr w:type="spellStart"/>
      <w:r w:rsidRPr="005D4E46">
        <w:rPr>
          <w:rFonts w:ascii="Consolas" w:hAnsi="Consolas" w:cs="Consolas"/>
          <w:sz w:val="18"/>
          <w:szCs w:val="18"/>
          <w:rPrChange w:id="194" w:author="Juan Carlos de Alfonso Juliá" w:date="2020-04-08T15:19:00Z">
            <w:rPr/>
          </w:rPrChange>
        </w:rPr>
        <w:t>Switch</w:t>
      </w:r>
      <w:proofErr w:type="spellEnd"/>
      <w:r w:rsidRPr="005D4E46">
        <w:rPr>
          <w:rFonts w:ascii="Consolas" w:hAnsi="Consolas" w:cs="Consolas"/>
          <w:sz w:val="18"/>
          <w:szCs w:val="18"/>
          <w:rPrChange w:id="195" w:author="Juan Carlos de Alfonso Juliá" w:date="2020-04-08T15:19:00Z">
            <w:rPr/>
          </w:rPrChange>
        </w:rPr>
        <w:t xml:space="preserve"> </w:t>
      </w:r>
      <w:proofErr w:type="spellStart"/>
      <w:r w:rsidRPr="005D4E46">
        <w:rPr>
          <w:rFonts w:ascii="Consolas" w:hAnsi="Consolas" w:cs="Consolas"/>
          <w:sz w:val="18"/>
          <w:szCs w:val="18"/>
          <w:rPrChange w:id="196" w:author="Juan Carlos de Alfonso Juliá" w:date="2020-04-08T15:19:00Z">
            <w:rPr/>
          </w:rPrChange>
        </w:rPr>
        <w:t>ret</w:t>
      </w:r>
      <w:proofErr w:type="spellEnd"/>
      <w:r w:rsidRPr="005D4E46">
        <w:rPr>
          <w:rFonts w:ascii="Consolas" w:hAnsi="Consolas" w:cs="Consolas"/>
          <w:sz w:val="18"/>
          <w:szCs w:val="18"/>
          <w:rPrChange w:id="197" w:author="Juan Carlos de Alfonso Juliá" w:date="2020-04-08T15:19:00Z">
            <w:rPr/>
          </w:rPrChange>
        </w:rPr>
        <w:t xml:space="preserve"> = (</w:t>
      </w:r>
      <w:proofErr w:type="spellStart"/>
      <w:r w:rsidRPr="005D4E46">
        <w:rPr>
          <w:rFonts w:ascii="Consolas" w:hAnsi="Consolas" w:cs="Consolas"/>
          <w:sz w:val="18"/>
          <w:szCs w:val="18"/>
          <w:rPrChange w:id="198" w:author="Juan Carlos de Alfonso Juliá" w:date="2020-04-08T15:19:00Z">
            <w:rPr/>
          </w:rPrChange>
        </w:rPr>
        <w:t>Switch</w:t>
      </w:r>
      <w:proofErr w:type="spellEnd"/>
      <w:r w:rsidRPr="005D4E46">
        <w:rPr>
          <w:rFonts w:ascii="Consolas" w:hAnsi="Consolas" w:cs="Consolas"/>
          <w:sz w:val="18"/>
          <w:szCs w:val="18"/>
          <w:rPrChange w:id="199" w:author="Juan Carlos de Alfonso Juliá" w:date="2020-04-08T15:19:00Z">
            <w:rPr/>
          </w:rPrChange>
        </w:rPr>
        <w:t xml:space="preserve">) </w:t>
      </w:r>
      <w:proofErr w:type="spellStart"/>
      <w:r w:rsidRPr="005D4E46">
        <w:rPr>
          <w:rFonts w:ascii="Consolas" w:hAnsi="Consolas" w:cs="Consolas"/>
          <w:sz w:val="18"/>
          <w:szCs w:val="18"/>
          <w:rPrChange w:id="200" w:author="Juan Carlos de Alfonso Juliá" w:date="2020-04-08T15:19:00Z">
            <w:rPr/>
          </w:rPrChange>
        </w:rPr>
        <w:t>findViewById</w:t>
      </w:r>
      <w:proofErr w:type="spellEnd"/>
      <w:r w:rsidRPr="005D4E46">
        <w:rPr>
          <w:rFonts w:ascii="Consolas" w:hAnsi="Consolas" w:cs="Consolas"/>
          <w:sz w:val="18"/>
          <w:szCs w:val="18"/>
          <w:rPrChange w:id="201" w:author="Juan Carlos de Alfonso Juliá" w:date="2020-04-08T15:19:00Z">
            <w:rPr/>
          </w:rPrChange>
        </w:rPr>
        <w:t>(R.</w:t>
      </w:r>
      <w:proofErr w:type="gramStart"/>
      <w:r w:rsidRPr="005D4E46">
        <w:rPr>
          <w:rFonts w:ascii="Consolas" w:hAnsi="Consolas" w:cs="Consolas"/>
          <w:sz w:val="18"/>
          <w:szCs w:val="18"/>
          <w:rPrChange w:id="202" w:author="Juan Carlos de Alfonso Juliá" w:date="2020-04-08T15:19:00Z">
            <w:rPr/>
          </w:rPrChange>
        </w:rPr>
        <w:t>id.switch</w:t>
      </w:r>
      <w:proofErr w:type="gramEnd"/>
      <w:r w:rsidRPr="005D4E46">
        <w:rPr>
          <w:rFonts w:ascii="Consolas" w:hAnsi="Consolas" w:cs="Consolas"/>
          <w:sz w:val="18"/>
          <w:szCs w:val="18"/>
          <w:rPrChange w:id="203" w:author="Juan Carlos de Alfonso Juliá" w:date="2020-04-08T15:19:00Z">
            <w:rPr/>
          </w:rPrChange>
        </w:rPr>
        <w:t xml:space="preserve">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proofErr w:type="spellStart"/>
      <w:r w:rsidRPr="002336AD">
        <w:rPr>
          <w:i/>
          <w:iCs/>
        </w:rPr>
        <w:t>Intent</w:t>
      </w:r>
      <w:proofErr w:type="spellEnd"/>
      <w:r>
        <w:t xml:space="preserve"> usado para almacenar </w:t>
      </w:r>
      <w:r w:rsidR="002336AD">
        <w:t>parámetros y poder enviarlos a otras actividades</w:t>
      </w:r>
      <w:r w:rsidR="00CE5475">
        <w:t xml:space="preserve"> (en este caso los valores de los ajustes)</w:t>
      </w:r>
      <w:r>
        <w:t>.</w:t>
      </w:r>
    </w:p>
    <w:p w14:paraId="590B93DD" w14:textId="2C345862" w:rsidR="005D4E46" w:rsidRDefault="005D4E46" w:rsidP="00E63A5A"/>
    <w:p w14:paraId="151B27A8" w14:textId="318720AE" w:rsidR="005D4E46" w:rsidRDefault="005D4E46" w:rsidP="005D4E46">
      <w:pPr>
        <w:rPr>
          <w:rFonts w:ascii="Consolas" w:hAnsi="Consolas" w:cs="Consolas"/>
          <w:color w:val="24292E"/>
          <w:sz w:val="18"/>
          <w:szCs w:val="18"/>
          <w:shd w:val="clear" w:color="auto" w:fill="FFFFFF"/>
        </w:rPr>
      </w:pPr>
      <w:proofErr w:type="spellStart"/>
      <w:r w:rsidRPr="005D4E46">
        <w:rPr>
          <w:rFonts w:ascii="Consolas" w:hAnsi="Consolas" w:cs="Consolas"/>
          <w:color w:val="24292E"/>
          <w:sz w:val="18"/>
          <w:szCs w:val="18"/>
        </w:rPr>
        <w:t>Intent</w:t>
      </w:r>
      <w:proofErr w:type="spellEnd"/>
      <w:r w:rsidRPr="005D4E46">
        <w:rPr>
          <w:rFonts w:ascii="Consolas" w:hAnsi="Consolas" w:cs="Consolas"/>
          <w:color w:val="24292E"/>
          <w:sz w:val="18"/>
          <w:szCs w:val="18"/>
          <w:shd w:val="clear" w:color="auto" w:fill="FFFFFF"/>
        </w:rPr>
        <w:t xml:space="preserve"> </w:t>
      </w:r>
      <w:proofErr w:type="spellStart"/>
      <w:r w:rsidRPr="005D4E46">
        <w:rPr>
          <w:rFonts w:ascii="Consolas" w:hAnsi="Consolas" w:cs="Consolas"/>
          <w:color w:val="24292E"/>
          <w:sz w:val="18"/>
          <w:szCs w:val="18"/>
          <w:shd w:val="clear" w:color="auto" w:fill="FFFFFF"/>
        </w:rPr>
        <w:t>intent</w:t>
      </w:r>
      <w:proofErr w:type="spellEnd"/>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proofErr w:type="spellStart"/>
      <w:proofErr w:type="gramStart"/>
      <w:r w:rsidRPr="005D4E46">
        <w:rPr>
          <w:rFonts w:ascii="Consolas" w:hAnsi="Consolas" w:cs="Consolas"/>
          <w:color w:val="24292E"/>
          <w:sz w:val="18"/>
          <w:szCs w:val="18"/>
        </w:rPr>
        <w:t>Intent</w:t>
      </w:r>
      <w:proofErr w:type="spellEnd"/>
      <w:r w:rsidRPr="005D4E46">
        <w:rPr>
          <w:rFonts w:ascii="Consolas" w:hAnsi="Consolas" w:cs="Consolas"/>
          <w:color w:val="24292E"/>
          <w:sz w:val="18"/>
          <w:szCs w:val="18"/>
          <w:shd w:val="clear" w:color="auto" w:fill="FFFFFF"/>
        </w:rPr>
        <w:t>(</w:t>
      </w:r>
      <w:proofErr w:type="spellStart"/>
      <w:proofErr w:type="gramEnd"/>
      <w:r w:rsidRPr="005D4E46">
        <w:rPr>
          <w:rFonts w:ascii="Consolas" w:hAnsi="Consolas" w:cs="Consolas"/>
          <w:color w:val="005CC5"/>
          <w:sz w:val="18"/>
          <w:szCs w:val="18"/>
        </w:rPr>
        <w:t>this</w:t>
      </w:r>
      <w:proofErr w:type="spellEnd"/>
      <w:r w:rsidRPr="005D4E46">
        <w:rPr>
          <w:rFonts w:ascii="Consolas" w:hAnsi="Consolas" w:cs="Consolas"/>
          <w:color w:val="24292E"/>
          <w:sz w:val="18"/>
          <w:szCs w:val="18"/>
          <w:shd w:val="clear" w:color="auto" w:fill="FFFFFF"/>
        </w:rPr>
        <w:t xml:space="preserve">, </w:t>
      </w:r>
      <w:proofErr w:type="spellStart"/>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roofErr w:type="spellEnd"/>
      <w:r w:rsidRPr="005D4E46">
        <w:rPr>
          <w:rFonts w:ascii="Consolas" w:hAnsi="Consolas" w:cs="Consolas"/>
          <w:color w:val="24292E"/>
          <w:sz w:val="18"/>
          <w:szCs w:val="18"/>
          <w:shd w:val="clear" w:color="auto" w:fill="FFFFFF"/>
        </w:rPr>
        <w:t>);</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proofErr w:type="spellStart"/>
      <w:proofErr w:type="gramStart"/>
      <w:r w:rsidRPr="002336AD">
        <w:rPr>
          <w:i/>
          <w:iCs/>
        </w:rPr>
        <w:t>intent.putExtra</w:t>
      </w:r>
      <w:proofErr w:type="spellEnd"/>
      <w:proofErr w:type="gramEnd"/>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ip</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ip</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0D1FA792"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port</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port</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126C3733"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Double</w:t>
      </w:r>
      <w:r w:rsidRPr="00720FC0">
        <w:rPr>
          <w:rFonts w:ascii="Consolas" w:hAnsi="Consolas" w:cs="Consolas"/>
          <w:color w:val="D73A49"/>
          <w:sz w:val="18"/>
          <w:szCs w:val="18"/>
        </w:rPr>
        <w:t>.</w:t>
      </w:r>
      <w:r w:rsidRPr="00720FC0">
        <w:rPr>
          <w:rFonts w:ascii="Consolas" w:hAnsi="Consolas" w:cs="Consolas"/>
          <w:color w:val="24292E"/>
          <w:sz w:val="18"/>
          <w:szCs w:val="18"/>
        </w:rPr>
        <w:t>parseDouble</w:t>
      </w:r>
      <w:proofErr w:type="spellEnd"/>
      <w:r w:rsidRPr="00720FC0">
        <w:rPr>
          <w:rFonts w:ascii="Consolas" w:hAnsi="Consolas" w:cs="Consolas"/>
          <w:color w:val="24292E"/>
          <w:sz w:val="18"/>
          <w:szCs w:val="18"/>
        </w:rPr>
        <w:t>(</w:t>
      </w:r>
      <w:proofErr w:type="spellStart"/>
      <w:r w:rsidRPr="00720FC0">
        <w:rPr>
          <w:rFonts w:ascii="Consolas" w:hAnsi="Consolas" w:cs="Consolas"/>
          <w:color w:val="24292E"/>
          <w:sz w:val="18"/>
          <w:szCs w:val="18"/>
        </w:rPr>
        <w:t>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5C8E6AFB" w14:textId="77777777" w:rsidR="004433B3" w:rsidRDefault="004433B3" w:rsidP="004433B3">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volverOrig</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roofErr w:type="spellEnd"/>
      <w:r w:rsidRPr="00720FC0">
        <w:rPr>
          <w:rFonts w:ascii="Consolas" w:hAnsi="Consolas" w:cs="Consolas"/>
          <w:color w:val="24292E"/>
          <w:sz w:val="18"/>
          <w:szCs w:val="18"/>
        </w:rPr>
        <w:t>());</w:t>
      </w:r>
    </w:p>
    <w:p w14:paraId="0BBF229C" w14:textId="77777777" w:rsidR="005D4E46" w:rsidRDefault="005D4E46" w:rsidP="00E63A5A"/>
    <w:p w14:paraId="65794F72" w14:textId="2DDB1F19" w:rsidR="0003545C" w:rsidRDefault="004E3455" w:rsidP="00E63A5A">
      <w:r w:rsidRPr="002336AD">
        <w:sym w:font="Symbol" w:char="F0B7"/>
      </w:r>
      <w:r w:rsidRPr="002336AD">
        <w:t xml:space="preserve"> </w:t>
      </w:r>
      <w:del w:id="204" w:author="Juan Carlos de Alfonso Juliá" w:date="2020-04-08T20:37:00Z">
        <w:r w:rsidR="00AE2F4E" w:rsidDel="00D91E41">
          <w:delText>Java//</w:delText>
        </w:r>
      </w:del>
      <w:r w:rsidR="00AE2F4E">
        <w:t>InfoActivity.java</w:t>
      </w:r>
    </w:p>
    <w:p w14:paraId="47BC596F" w14:textId="42D44699" w:rsidR="009058BA" w:rsidRDefault="009058BA" w:rsidP="00E63A5A">
      <w:r>
        <w:t xml:space="preserve">Su única tarea es al crearse llamar a la función </w:t>
      </w:r>
      <w:proofErr w:type="spellStart"/>
      <w:r w:rsidRPr="002229AD">
        <w:rPr>
          <w:i/>
          <w:iCs/>
        </w:rPr>
        <w:t>setText</w:t>
      </w:r>
      <w:proofErr w:type="spellEnd"/>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proofErr w:type="spellStart"/>
      <w:r w:rsidR="002229AD">
        <w:rPr>
          <w:i/>
          <w:iCs/>
        </w:rPr>
        <w:t>inputStream</w:t>
      </w:r>
      <w:proofErr w:type="spellEnd"/>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4A54202" w:rsidR="0003545C" w:rsidRDefault="002229AD" w:rsidP="00E63A5A">
      <w:r w:rsidRPr="002336AD">
        <w:sym w:font="Symbol" w:char="F0B7"/>
      </w:r>
      <w:r w:rsidRPr="002336AD">
        <w:t xml:space="preserve"> </w:t>
      </w:r>
      <w:del w:id="205" w:author="Juan Carlos de Alfonso Juliá" w:date="2020-04-08T20:37:00Z">
        <w:r w:rsidR="00AE2F4E" w:rsidDel="00D91E41">
          <w:delText>Java//</w:delText>
        </w:r>
      </w:del>
      <w:r w:rsidR="00AE2F4E">
        <w:t>MainActivity.java</w:t>
      </w:r>
    </w:p>
    <w:p w14:paraId="48C85688" w14:textId="22DCD41A" w:rsidR="0003545C" w:rsidRDefault="0003545C" w:rsidP="00E63A5A">
      <w:r>
        <w:t xml:space="preserve">Es la clase principal llamada al inicio de la aplicación, está formada por varios métodos que actúan como </w:t>
      </w:r>
      <w:proofErr w:type="spellStart"/>
      <w:r w:rsidRPr="009D2E31">
        <w:rPr>
          <w:i/>
          <w:iCs/>
        </w:rPr>
        <w:t>lis</w:t>
      </w:r>
      <w:ins w:id="206" w:author="JUAN FRANCISCO JIMENEZ CASTELLANOS" w:date="2020-03-21T12:32:00Z">
        <w:r w:rsidR="003833D5" w:rsidRPr="009D2E31">
          <w:rPr>
            <w:i/>
            <w:iCs/>
          </w:rPr>
          <w:t>t</w:t>
        </w:r>
      </w:ins>
      <w:r w:rsidRPr="009D2E31">
        <w:rPr>
          <w:i/>
          <w:iCs/>
        </w:rPr>
        <w:t>eners</w:t>
      </w:r>
      <w:proofErr w:type="spellEnd"/>
      <w:r>
        <w:t xml:space="preserve"> de los botones</w:t>
      </w:r>
      <w:r w:rsidR="00C22ED9">
        <w:t xml:space="preserve"> de la interfaz</w:t>
      </w:r>
      <w:r>
        <w:t>.</w:t>
      </w:r>
    </w:p>
    <w:p w14:paraId="48AC8AB4" w14:textId="036A7B29" w:rsidR="0003545C" w:rsidRDefault="00FA7B65" w:rsidP="00E63A5A">
      <w:pPr>
        <w:rPr>
          <w:ins w:id="207" w:author="Juan Carlos de Alfonso Juliá" w:date="2020-04-08T15:25:00Z"/>
        </w:rPr>
      </w:pPr>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xml:space="preserve">, esta acción se realiza recogiendo los datos enviados por los ajustes </w:t>
      </w:r>
      <w:r w:rsidR="009D2E31">
        <w:t>en</w:t>
      </w:r>
      <w:r w:rsidR="007A4459">
        <w:t xml:space="preserve"> la siguiente porción de código:</w:t>
      </w:r>
    </w:p>
    <w:p w14:paraId="06A88884" w14:textId="77777777" w:rsidR="002700B8" w:rsidRDefault="002700B8" w:rsidP="00E63A5A">
      <w:pPr>
        <w:rPr>
          <w:ins w:id="208" w:author="Juan Carlos de Alfonso Juliá" w:date="2020-04-08T15:25:00Z"/>
        </w:rPr>
      </w:pPr>
    </w:p>
    <w:p w14:paraId="4644200F" w14:textId="77777777" w:rsidR="0042012A" w:rsidRDefault="0042012A" w:rsidP="0042012A">
      <w:pPr>
        <w:rPr>
          <w:rFonts w:ascii="Consolas" w:hAnsi="Consolas" w:cs="Consolas"/>
          <w:color w:val="6A737D"/>
          <w:sz w:val="18"/>
          <w:szCs w:val="18"/>
        </w:rPr>
      </w:pPr>
      <w:proofErr w:type="spellStart"/>
      <w:r w:rsidRPr="00720FC0">
        <w:rPr>
          <w:rFonts w:ascii="Consolas" w:hAnsi="Consolas" w:cs="Consolas"/>
          <w:color w:val="D73A49"/>
          <w:sz w:val="18"/>
          <w:szCs w:val="18"/>
        </w:rPr>
        <w:t>if</w:t>
      </w:r>
      <w:proofErr w:type="spellEnd"/>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w:t>
      </w:r>
      <w:proofErr w:type="spellStart"/>
      <w:r w:rsidRPr="00720FC0">
        <w:rPr>
          <w:rFonts w:ascii="Consolas" w:hAnsi="Consolas" w:cs="Consolas"/>
          <w:color w:val="005CC5"/>
          <w:sz w:val="18"/>
          <w:szCs w:val="18"/>
        </w:rPr>
        <w:t>null</w:t>
      </w:r>
      <w:proofErr w:type="spellEnd"/>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proofErr w:type="spellStart"/>
      <w:r w:rsidRPr="00720FC0">
        <w:rPr>
          <w:rFonts w:ascii="Consolas" w:hAnsi="Consolas" w:cs="Consolas"/>
          <w:color w:val="24292E"/>
          <w:sz w:val="18"/>
          <w:szCs w:val="18"/>
        </w:rPr>
        <w:t>ip</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port</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lastRenderedPageBreak/>
        <w:tab/>
      </w:r>
      <w:proofErr w:type="spellStart"/>
      <w:r w:rsidRPr="00720FC0">
        <w:rPr>
          <w:rFonts w:ascii="Consolas" w:hAnsi="Consolas" w:cs="Consolas"/>
          <w:color w:val="24292E"/>
          <w:sz w:val="18"/>
          <w:szCs w:val="18"/>
        </w:rPr>
        <w:t>volverOrig</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proofErr w:type="spellStart"/>
      <w:proofErr w:type="gramStart"/>
      <w:r w:rsidRPr="00720FC0">
        <w:rPr>
          <w:rFonts w:ascii="Consolas" w:hAnsi="Consolas" w:cs="Consolas"/>
          <w:color w:val="D73A49"/>
          <w:sz w:val="18"/>
          <w:szCs w:val="18"/>
        </w:rPr>
        <w:t>else</w:t>
      </w:r>
      <w:proofErr w:type="spellEnd"/>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 xml:space="preserve">/si no lo son leemos los </w:t>
      </w:r>
      <w:proofErr w:type="spellStart"/>
      <w:r w:rsidRPr="00720FC0">
        <w:rPr>
          <w:rFonts w:ascii="Consolas" w:hAnsi="Consolas" w:cs="Consolas"/>
          <w:color w:val="6A737D"/>
          <w:sz w:val="18"/>
          <w:szCs w:val="18"/>
        </w:rPr>
        <w:t>parametros</w:t>
      </w:r>
      <w:proofErr w:type="spellEnd"/>
      <w:r w:rsidRPr="00720FC0">
        <w:rPr>
          <w:rFonts w:ascii="Consolas" w:hAnsi="Consolas" w:cs="Consolas"/>
          <w:color w:val="6A737D"/>
          <w:sz w:val="18"/>
          <w:szCs w:val="18"/>
        </w:rPr>
        <w:t xml:space="preserve">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proofErr w:type="spellStart"/>
      <w:r w:rsidRPr="00720FC0">
        <w:rPr>
          <w:rFonts w:ascii="Consolas" w:hAnsi="Consolas" w:cs="Consolas"/>
          <w:color w:val="24292E"/>
          <w:sz w:val="18"/>
          <w:szCs w:val="18"/>
        </w:rPr>
        <w:t>ip</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ip</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port</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port</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volverOrig</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volverOrig</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ins w:id="209" w:author="Juan Carlos de Alfonso Juliá" w:date="2020-04-08T15:34:00Z"/>
          <w:rFonts w:ascii="Consolas" w:hAnsi="Consolas" w:cs="Consolas"/>
          <w:sz w:val="18"/>
          <w:szCs w:val="18"/>
        </w:rPr>
      </w:pPr>
    </w:p>
    <w:p w14:paraId="7A10512B" w14:textId="57946A37" w:rsidR="002E5974" w:rsidRPr="002E5974" w:rsidRDefault="002E5974" w:rsidP="002E5974">
      <w:pPr>
        <w:rPr>
          <w:rFonts w:ascii="Consolas" w:hAnsi="Consolas" w:cs="Consolas"/>
          <w:sz w:val="18"/>
          <w:szCs w:val="18"/>
          <w:rPrChange w:id="210" w:author="Juan Carlos de Alfonso Juliá" w:date="2020-04-08T15:34:00Z">
            <w:rPr/>
          </w:rPrChange>
        </w:rPr>
      </w:pPr>
    </w:p>
    <w:p w14:paraId="1E51F96E" w14:textId="3A1A1E1D" w:rsidR="0003545C" w:rsidRDefault="00523820" w:rsidP="00E63A5A">
      <w:pPr>
        <w:rPr>
          <w:ins w:id="211" w:author="Juan Carlos de Alfonso Juliá" w:date="2020-04-08T15:27:00Z"/>
        </w:rPr>
      </w:pPr>
      <w:ins w:id="212" w:author="Juan Carlos de Alfonso Juliá" w:date="2020-04-08T15:26:00Z">
        <w:r>
          <w:t xml:space="preserve">En donde si el </w:t>
        </w:r>
      </w:ins>
      <w:proofErr w:type="spellStart"/>
      <w:r w:rsidR="009D2E31" w:rsidRPr="009D2E31">
        <w:rPr>
          <w:i/>
          <w:iCs/>
        </w:rPr>
        <w:t>I</w:t>
      </w:r>
      <w:ins w:id="213" w:author="Juan Carlos de Alfonso Juliá" w:date="2020-04-08T15:26:00Z">
        <w:r w:rsidRPr="009D2E31">
          <w:rPr>
            <w:i/>
            <w:iCs/>
          </w:rPr>
          <w:t>ntent</w:t>
        </w:r>
        <w:proofErr w:type="spellEnd"/>
        <w:r w:rsidRPr="009D2E31">
          <w:rPr>
            <w:i/>
            <w:iCs/>
          </w:rPr>
          <w:t xml:space="preserve"> ajustes</w:t>
        </w:r>
        <w:r>
          <w:t xml:space="preserve"> mencionado anteriormente es nulo, significa que no hemos cambiado ningún ajuste y podemos mantener los que teníamos por defecto, en caso contrario usando el </w:t>
        </w:r>
      </w:ins>
      <w:ins w:id="214" w:author="Juan Carlos de Alfonso Juliá" w:date="2020-04-08T15:27:00Z">
        <w:r>
          <w:t xml:space="preserve">método </w:t>
        </w:r>
        <w:proofErr w:type="spellStart"/>
        <w:r w:rsidRPr="009D2E31">
          <w:rPr>
            <w:i/>
            <w:iCs/>
          </w:rPr>
          <w:t>get</w:t>
        </w:r>
        <w:proofErr w:type="spellEnd"/>
        <w:r>
          <w:t xml:space="preserve"> podemos leer los datos nuevos y </w:t>
        </w:r>
      </w:ins>
      <w:r w:rsidR="009D2E31">
        <w:t>sobrescribirlos</w:t>
      </w:r>
      <w:ins w:id="215" w:author="Juan Carlos de Alfonso Juliá" w:date="2020-04-08T15:27:00Z">
        <w:r>
          <w:t>.</w:t>
        </w:r>
      </w:ins>
    </w:p>
    <w:p w14:paraId="1352C978" w14:textId="6A07C560" w:rsidR="00523820" w:rsidRDefault="00523820" w:rsidP="00E63A5A">
      <w:pPr>
        <w:rPr>
          <w:ins w:id="216" w:author="Juan Carlos de Alfonso Juliá" w:date="2020-04-08T15:27:00Z"/>
        </w:rPr>
      </w:pPr>
    </w:p>
    <w:p w14:paraId="472BEA56" w14:textId="728D3AE5" w:rsidR="00523820" w:rsidRDefault="00A12F0A" w:rsidP="00E63A5A">
      <w:ins w:id="217" w:author="Juan Carlos de Alfonso Juliá" w:date="2020-04-08T15:27:00Z">
        <w:r>
          <w:t>Los métodos</w:t>
        </w:r>
      </w:ins>
      <w:ins w:id="218" w:author="Juan Carlos de Alfonso Juliá" w:date="2020-04-08T15:28:00Z">
        <w:r>
          <w:t xml:space="preserve"> no se van a explicar en profundidad dado que como se ha </w:t>
        </w:r>
      </w:ins>
      <w:r w:rsidR="009D2E31">
        <w:t>dicho</w:t>
      </w:r>
      <w:ins w:id="219" w:author="Juan Carlos de Alfonso Juliá" w:date="2020-04-08T15:28:00Z">
        <w:r>
          <w:t xml:space="preserve"> son meros </w:t>
        </w:r>
        <w:proofErr w:type="spellStart"/>
        <w:r w:rsidRPr="009D2E31">
          <w:rPr>
            <w:i/>
            <w:iCs/>
          </w:rPr>
          <w:t>listeners</w:t>
        </w:r>
        <w:proofErr w:type="spellEnd"/>
        <w:r>
          <w:t xml:space="preserve"> que al llamar al método </w:t>
        </w:r>
        <w:proofErr w:type="spellStart"/>
        <w:proofErr w:type="gramStart"/>
        <w:r w:rsidRPr="009D2E31">
          <w:rPr>
            <w:i/>
            <w:iCs/>
          </w:rPr>
          <w:t>startActivity</w:t>
        </w:r>
      </w:ins>
      <w:proofErr w:type="spellEnd"/>
      <w:r w:rsidR="009D2E31">
        <w:rPr>
          <w:i/>
          <w:iCs/>
        </w:rPr>
        <w:t>(</w:t>
      </w:r>
      <w:proofErr w:type="gramEnd"/>
      <w:r w:rsidR="009D2E31">
        <w:rPr>
          <w:i/>
          <w:iCs/>
        </w:rPr>
        <w:t>)</w:t>
      </w:r>
      <w:ins w:id="220" w:author="Juan Carlos de Alfonso Juliá" w:date="2020-04-08T15:28:00Z">
        <w:r>
          <w:t xml:space="preserve"> crean una nueva vista pasando si es necesario la información de los ajustes.</w:t>
        </w:r>
      </w:ins>
    </w:p>
    <w:p w14:paraId="11AFA91C" w14:textId="77777777" w:rsidR="0003545C" w:rsidRDefault="0003545C" w:rsidP="00E63A5A">
      <w:r>
        <w:t xml:space="preserve"> </w:t>
      </w:r>
    </w:p>
    <w:p w14:paraId="3768D286" w14:textId="73D4672F" w:rsidR="00A12F0A" w:rsidRDefault="002229AD" w:rsidP="00E63A5A">
      <w:pPr>
        <w:rPr>
          <w:ins w:id="221" w:author="Juan Carlos de Alfonso Juliá" w:date="2020-04-08T20:00:00Z"/>
        </w:rPr>
      </w:pPr>
      <w:r w:rsidRPr="002336AD">
        <w:sym w:font="Symbol" w:char="F0B7"/>
      </w:r>
      <w:r w:rsidRPr="002336AD">
        <w:t xml:space="preserve"> </w:t>
      </w:r>
      <w:del w:id="222" w:author="Juan Carlos de Alfonso Juliá" w:date="2020-04-08T20:37:00Z">
        <w:r w:rsidR="00AE2F4E" w:rsidDel="00D91E41">
          <w:delText>Java//</w:delText>
        </w:r>
      </w:del>
      <w:r w:rsidR="00AE2F4E">
        <w:t>VueloActivity</w:t>
      </w:r>
      <w:ins w:id="223" w:author="Juan Carlos de Alfonso Juliá" w:date="2020-04-08T15:28:00Z">
        <w:r w:rsidR="00A12F0A">
          <w:t>_Map</w:t>
        </w:r>
      </w:ins>
      <w:r w:rsidR="00AE2F4E">
        <w:t>.java</w:t>
      </w:r>
    </w:p>
    <w:p w14:paraId="601A29F4" w14:textId="5FBFEF88" w:rsidR="000A4680" w:rsidRDefault="000A4680" w:rsidP="00E63A5A">
      <w:pPr>
        <w:rPr>
          <w:ins w:id="224" w:author="Juan Carlos de Alfonso Juliá" w:date="2020-04-08T20:01:00Z"/>
        </w:rPr>
      </w:pPr>
      <w:ins w:id="225" w:author="Juan Carlos de Alfonso Juliá" w:date="2020-04-08T20:00:00Z">
        <w:r>
          <w:t xml:space="preserve">Esta clase es la encargada de crear el mapa usado para el </w:t>
        </w:r>
        <w:proofErr w:type="gramStart"/>
        <w:r>
          <w:t>recorrido</w:t>
        </w:r>
        <w:proofErr w:type="gramEnd"/>
        <w:r>
          <w:t xml:space="preserve"> así como de tr</w:t>
        </w:r>
      </w:ins>
      <w:ins w:id="226" w:author="Juan Carlos de Alfonso Juliá" w:date="2020-04-08T20:01:00Z">
        <w:r>
          <w:t>atar las pulsaciones en dicho mapa por lo que es la clase más compleja dentro del dominio de la aplicación.</w:t>
        </w:r>
      </w:ins>
    </w:p>
    <w:p w14:paraId="04AE5259" w14:textId="7805A16F" w:rsidR="000A4680" w:rsidRDefault="000A4680" w:rsidP="00E63A5A">
      <w:pPr>
        <w:rPr>
          <w:ins w:id="227" w:author="Juan Carlos de Alfonso Juliá" w:date="2020-04-08T20:02:00Z"/>
        </w:rPr>
      </w:pPr>
    </w:p>
    <w:p w14:paraId="0B0F0CA6" w14:textId="4975E02F" w:rsidR="000A4680" w:rsidRDefault="000A4680" w:rsidP="00E63A5A">
      <w:pPr>
        <w:rPr>
          <w:ins w:id="228" w:author="Juan Carlos de Alfonso Juliá" w:date="2020-04-08T20:04:00Z"/>
        </w:rPr>
      </w:pPr>
      <w:ins w:id="229" w:author="Juan Carlos de Alfonso Juliá" w:date="2020-04-08T20:03:00Z">
        <w:r>
          <w:t xml:space="preserve">El primer proceso llevado a cabo en la clase </w:t>
        </w:r>
      </w:ins>
      <w:r w:rsidR="00F709F1">
        <w:t xml:space="preserve">tras </w:t>
      </w:r>
      <w:r w:rsidR="00173B21">
        <w:t xml:space="preserve">la declaración de variable </w:t>
      </w:r>
      <w:ins w:id="230" w:author="Juan Carlos de Alfonso Juliá" w:date="2020-04-08T20:03:00Z">
        <w:r>
          <w:t xml:space="preserve">es dentro del método </w:t>
        </w:r>
        <w:proofErr w:type="spellStart"/>
        <w:proofErr w:type="gramStart"/>
        <w:r w:rsidRPr="00F709F1">
          <w:rPr>
            <w:i/>
            <w:iCs/>
          </w:rPr>
          <w:t>onCreate</w:t>
        </w:r>
      </w:ins>
      <w:proofErr w:type="spellEnd"/>
      <w:r w:rsidR="00173B21" w:rsidRPr="00173B21">
        <w:t>,  se</w:t>
      </w:r>
      <w:proofErr w:type="gramEnd"/>
      <w:r w:rsidR="00173B21" w:rsidRPr="00173B21">
        <w:t xml:space="preserve"> trata de</w:t>
      </w:r>
      <w:ins w:id="231" w:author="Juan Carlos de Alfonso Juliá" w:date="2020-04-08T20:03:00Z">
        <w:r>
          <w:t xml:space="preserve"> la </w:t>
        </w:r>
      </w:ins>
      <w:ins w:id="232"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233" w:author="Juan Carlos de Alfonso Juliá" w:date="2020-04-08T20:04:00Z"/>
        </w:rPr>
      </w:pPr>
    </w:p>
    <w:p w14:paraId="2B17BB7C" w14:textId="77777777" w:rsidR="006152A4" w:rsidRDefault="006152A4" w:rsidP="006152A4">
      <w:pPr>
        <w:rPr>
          <w:rFonts w:ascii="Consolas" w:hAnsi="Consolas" w:cs="Consolas"/>
          <w:color w:val="24292E"/>
          <w:sz w:val="18"/>
          <w:szCs w:val="18"/>
        </w:rPr>
      </w:pPr>
      <w:proofErr w:type="spellStart"/>
      <w:r>
        <w:rPr>
          <w:rFonts w:ascii="Consolas" w:hAnsi="Consolas" w:cs="Consolas"/>
          <w:color w:val="D73A49"/>
          <w:sz w:val="18"/>
          <w:szCs w:val="18"/>
        </w:rPr>
        <w:t>i</w:t>
      </w:r>
      <w:r w:rsidRPr="00E74F95">
        <w:rPr>
          <w:rFonts w:ascii="Consolas" w:hAnsi="Consolas" w:cs="Consolas"/>
          <w:color w:val="D73A49"/>
          <w:sz w:val="18"/>
          <w:szCs w:val="18"/>
        </w:rPr>
        <w:t>f</w:t>
      </w:r>
      <w:proofErr w:type="spellEnd"/>
      <w:r>
        <w:rPr>
          <w:rFonts w:ascii="Consolas" w:hAnsi="Consolas" w:cs="Consolas"/>
          <w:color w:val="D73A49"/>
          <w:sz w:val="18"/>
          <w:szCs w:val="18"/>
        </w:rPr>
        <w:t xml:space="preserve"> </w:t>
      </w:r>
      <w:r w:rsidRPr="00E74F95">
        <w:rPr>
          <w:rFonts w:ascii="Consolas" w:hAnsi="Consolas" w:cs="Consolas"/>
          <w:color w:val="24292E"/>
          <w:sz w:val="18"/>
          <w:szCs w:val="18"/>
        </w:rPr>
        <w:t>(</w:t>
      </w:r>
      <w:proofErr w:type="spellStart"/>
      <w:proofErr w:type="gramStart"/>
      <w:r w:rsidRPr="00E74F95">
        <w:rPr>
          <w:rFonts w:ascii="Consolas" w:hAnsi="Consolas" w:cs="Consolas"/>
          <w:color w:val="24292E"/>
          <w:sz w:val="18"/>
          <w:szCs w:val="18"/>
        </w:rPr>
        <w:t>checkSelfPermission</w:t>
      </w:r>
      <w:proofErr w:type="spellEnd"/>
      <w:r w:rsidRPr="00E74F95">
        <w:rPr>
          <w:rFonts w:ascii="Consolas" w:hAnsi="Consolas" w:cs="Consolas"/>
          <w:color w:val="24292E"/>
          <w:sz w:val="18"/>
          <w:szCs w:val="18"/>
        </w:rPr>
        <w:t>(</w:t>
      </w:r>
      <w:proofErr w:type="spellStart"/>
      <w:proofErr w:type="gramEnd"/>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proofErr w:type="spellEnd"/>
      <w:r w:rsidRPr="00E74F95">
        <w:rPr>
          <w:rFonts w:ascii="Consolas" w:hAnsi="Consolas" w:cs="Consolas"/>
          <w:color w:val="24292E"/>
          <w:sz w:val="18"/>
          <w:szCs w:val="18"/>
        </w:rPr>
        <w:t>)</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proofErr w:type="spellStart"/>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proofErr w:type="spellEnd"/>
      <w:r>
        <w:rPr>
          <w:rFonts w:ascii="Consolas" w:hAnsi="Consolas" w:cs="Consolas"/>
          <w:color w:val="005CC5"/>
          <w:sz w:val="18"/>
          <w:szCs w:val="18"/>
        </w:rPr>
        <w:t xml:space="preserve"> &amp;&amp; </w:t>
      </w:r>
      <w:proofErr w:type="spellStart"/>
      <w:r w:rsidRPr="00E74F95">
        <w:rPr>
          <w:rFonts w:ascii="Consolas" w:hAnsi="Consolas" w:cs="Consolas"/>
          <w:color w:val="24292E"/>
          <w:sz w:val="18"/>
          <w:szCs w:val="18"/>
        </w:rPr>
        <w:t>checkSelfPermission</w:t>
      </w:r>
      <w:proofErr w:type="spellEnd"/>
      <w:r>
        <w:rPr>
          <w:rFonts w:ascii="Consolas" w:hAnsi="Consolas" w:cs="Consolas"/>
          <w:color w:val="24292E"/>
          <w:sz w:val="18"/>
          <w:szCs w:val="18"/>
        </w:rPr>
        <w:t xml:space="preserve"> </w:t>
      </w:r>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ACCESS_COARSE_LOCATION</w:t>
      </w:r>
      <w:proofErr w:type="spellEnd"/>
      <w:r w:rsidRPr="00E74F95">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proofErr w:type="spellStart"/>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proofErr w:type="spellEnd"/>
      <w:r w:rsidRPr="00E74F95">
        <w:rPr>
          <w:rFonts w:ascii="Consolas" w:hAnsi="Consolas" w:cs="Consolas"/>
          <w:color w:val="24292E"/>
          <w:sz w:val="18"/>
          <w:szCs w:val="18"/>
        </w:rPr>
        <w:t>) {</w:t>
      </w:r>
    </w:p>
    <w:p w14:paraId="488042E9"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proofErr w:type="spellStart"/>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proofErr w:type="spellEnd"/>
      <w:r w:rsidRPr="00E74F95">
        <w:rPr>
          <w:rFonts w:ascii="Consolas" w:hAnsi="Consolas" w:cs="Consolas"/>
          <w:color w:val="24292E"/>
          <w:sz w:val="18"/>
          <w:szCs w:val="18"/>
        </w:rPr>
        <w:t>(</w:t>
      </w:r>
      <w:r w:rsidRPr="00E74F95">
        <w:rPr>
          <w:rFonts w:ascii="Consolas" w:hAnsi="Consolas" w:cs="Consolas"/>
          <w:color w:val="032F62"/>
          <w:sz w:val="18"/>
          <w:szCs w:val="18"/>
        </w:rPr>
        <w:t>"</w:t>
      </w:r>
      <w:proofErr w:type="spellStart"/>
      <w:r w:rsidRPr="00E74F95">
        <w:rPr>
          <w:rFonts w:ascii="Consolas" w:hAnsi="Consolas" w:cs="Consolas"/>
          <w:color w:val="032F62"/>
          <w:sz w:val="18"/>
          <w:szCs w:val="18"/>
        </w:rPr>
        <w:t>errorUbicacion</w:t>
      </w:r>
      <w:proofErr w:type="spellEnd"/>
      <w:r w:rsidRPr="00E74F95">
        <w:rPr>
          <w:rFonts w:ascii="Consolas" w:hAnsi="Consolas" w:cs="Consolas"/>
          <w:color w:val="032F62"/>
          <w:sz w:val="18"/>
          <w:szCs w:val="18"/>
        </w:rPr>
        <w:t>"</w:t>
      </w:r>
      <w:r w:rsidRPr="00E74F95">
        <w:rPr>
          <w:rFonts w:ascii="Consolas" w:hAnsi="Consolas" w:cs="Consolas"/>
          <w:color w:val="24292E"/>
          <w:sz w:val="18"/>
          <w:szCs w:val="18"/>
        </w:rPr>
        <w:t xml:space="preserve">, </w:t>
      </w:r>
      <w:r w:rsidRPr="00E74F95">
        <w:rPr>
          <w:rFonts w:ascii="Consolas" w:hAnsi="Consolas" w:cs="Consolas"/>
          <w:color w:val="032F62"/>
          <w:sz w:val="18"/>
          <w:szCs w:val="18"/>
        </w:rPr>
        <w:t xml:space="preserve">"no se ha podido obtener la </w:t>
      </w:r>
      <w:proofErr w:type="spellStart"/>
      <w:r w:rsidRPr="00E74F95">
        <w:rPr>
          <w:rFonts w:ascii="Consolas" w:hAnsi="Consolas" w:cs="Consolas"/>
          <w:color w:val="032F62"/>
          <w:sz w:val="18"/>
          <w:szCs w:val="18"/>
        </w:rPr>
        <w:t>ubicacion</w:t>
      </w:r>
      <w:proofErr w:type="spellEnd"/>
      <w:r w:rsidRPr="00E74F95">
        <w:rPr>
          <w:rFonts w:ascii="Consolas" w:hAnsi="Consolas" w:cs="Consolas"/>
          <w:color w:val="032F62"/>
          <w:sz w:val="18"/>
          <w:szCs w:val="18"/>
        </w:rPr>
        <w:t>"</w:t>
      </w:r>
      <w:r w:rsidRPr="00E74F95">
        <w:rPr>
          <w:rFonts w:ascii="Consolas" w:hAnsi="Consolas" w:cs="Consolas"/>
          <w:color w:val="24292E"/>
          <w:sz w:val="18"/>
          <w:szCs w:val="18"/>
        </w:rPr>
        <w:t>);</w:t>
      </w:r>
    </w:p>
    <w:p w14:paraId="7B93CDB1"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proofErr w:type="spellStart"/>
      <w:r w:rsidRPr="00E74F95">
        <w:rPr>
          <w:rFonts w:ascii="Consolas" w:hAnsi="Consolas" w:cs="Consolas"/>
          <w:color w:val="D73A49"/>
          <w:sz w:val="18"/>
          <w:szCs w:val="18"/>
        </w:rPr>
        <w:t>return</w:t>
      </w:r>
      <w:proofErr w:type="spellEnd"/>
      <w:r w:rsidRPr="00E74F95">
        <w:rPr>
          <w:rFonts w:ascii="Consolas" w:hAnsi="Consolas" w:cs="Consolas"/>
          <w:color w:val="24292E"/>
          <w:sz w:val="18"/>
          <w:szCs w:val="18"/>
        </w:rPr>
        <w:t>;</w:t>
      </w:r>
    </w:p>
    <w:p w14:paraId="7046F277"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6152A4">
      <w:pPr>
        <w:rPr>
          <w:rFonts w:ascii="Consolas" w:hAnsi="Consolas" w:cs="Consolas"/>
          <w:color w:val="6A737D"/>
          <w:sz w:val="18"/>
          <w:szCs w:val="18"/>
        </w:rPr>
      </w:pPr>
      <w:r w:rsidRPr="00E74F95">
        <w:rPr>
          <w:rFonts w:ascii="Consolas" w:hAnsi="Consolas" w:cs="Consolas"/>
          <w:color w:val="6A737D"/>
          <w:sz w:val="18"/>
          <w:szCs w:val="18"/>
        </w:rPr>
        <w:t xml:space="preserve">//leemos la ultima </w:t>
      </w:r>
      <w:proofErr w:type="spellStart"/>
      <w:r w:rsidRPr="00E74F95">
        <w:rPr>
          <w:rFonts w:ascii="Consolas" w:hAnsi="Consolas" w:cs="Consolas"/>
          <w:color w:val="6A737D"/>
          <w:sz w:val="18"/>
          <w:szCs w:val="18"/>
        </w:rPr>
        <w:t>ubicacion</w:t>
      </w:r>
      <w:proofErr w:type="spellEnd"/>
      <w:r w:rsidRPr="00E74F95">
        <w:rPr>
          <w:rFonts w:ascii="Consolas" w:hAnsi="Consolas" w:cs="Consolas"/>
          <w:color w:val="6A737D"/>
          <w:sz w:val="18"/>
          <w:szCs w:val="18"/>
        </w:rPr>
        <w:t xml:space="preserve"> conocida</w:t>
      </w:r>
    </w:p>
    <w:p w14:paraId="1A9B4D22" w14:textId="77777777" w:rsidR="006152A4" w:rsidRDefault="006152A4" w:rsidP="006152A4">
      <w:pPr>
        <w:rPr>
          <w:rFonts w:ascii="Consolas" w:hAnsi="Consolas" w:cs="Consolas"/>
          <w:color w:val="24292E"/>
          <w:sz w:val="18"/>
          <w:szCs w:val="18"/>
        </w:rPr>
      </w:pP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 xml:space="preserve"> </w:t>
      </w: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 xml:space="preserve"> </w:t>
      </w:r>
      <w:r w:rsidRPr="00E74F95">
        <w:rPr>
          <w:rFonts w:ascii="Consolas" w:hAnsi="Consolas" w:cs="Consolas"/>
          <w:color w:val="D73A49"/>
          <w:sz w:val="18"/>
          <w:szCs w:val="18"/>
        </w:rPr>
        <w:t>=</w:t>
      </w:r>
      <w:r>
        <w:rPr>
          <w:rFonts w:ascii="Consolas" w:hAnsi="Consolas" w:cs="Consolas"/>
          <w:color w:val="24292E"/>
          <w:sz w:val="18"/>
          <w:szCs w:val="18"/>
        </w:rPr>
        <w:t xml:space="preserve"> </w:t>
      </w:r>
      <w:proofErr w:type="spellStart"/>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proofErr w:type="spellEnd"/>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roofErr w:type="spellEnd"/>
      <w:r w:rsidRPr="00E74F95">
        <w:rPr>
          <w:rFonts w:ascii="Consolas" w:hAnsi="Consolas" w:cs="Consolas"/>
          <w:color w:val="24292E"/>
          <w:sz w:val="18"/>
          <w:szCs w:val="18"/>
        </w:rPr>
        <w:t>);</w:t>
      </w:r>
    </w:p>
    <w:p w14:paraId="52EAC7AC" w14:textId="77777777" w:rsidR="006152A4" w:rsidRDefault="006152A4" w:rsidP="006152A4">
      <w:pPr>
        <w:rPr>
          <w:rFonts w:ascii="Consolas" w:hAnsi="Consolas" w:cs="Consolas"/>
          <w:color w:val="24292E"/>
          <w:sz w:val="18"/>
          <w:szCs w:val="18"/>
        </w:rPr>
      </w:pPr>
      <w:proofErr w:type="spellStart"/>
      <w:r w:rsidRPr="00E74F95">
        <w:rPr>
          <w:rFonts w:ascii="Consolas" w:hAnsi="Consolas" w:cs="Consolas"/>
          <w:color w:val="24292E"/>
          <w:sz w:val="18"/>
          <w:szCs w:val="18"/>
        </w:rPr>
        <w:t>onLocationChanged</w:t>
      </w:r>
      <w:proofErr w:type="spellEnd"/>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w:t>
      </w:r>
    </w:p>
    <w:p w14:paraId="0E7C99D8" w14:textId="219CCEC0" w:rsidR="000A4680" w:rsidRDefault="000A4680" w:rsidP="00E63A5A">
      <w:pPr>
        <w:rPr>
          <w:ins w:id="234" w:author="Juan Carlos de Alfonso Juliá" w:date="2020-04-08T20:05:00Z"/>
        </w:rPr>
      </w:pPr>
    </w:p>
    <w:p w14:paraId="465C4DB1" w14:textId="3B659B73" w:rsidR="000A4680" w:rsidRDefault="000A4680" w:rsidP="00E63A5A">
      <w:pPr>
        <w:rPr>
          <w:ins w:id="235" w:author="Juan Carlos de Alfonso Juliá" w:date="2020-04-08T20:07:00Z"/>
        </w:rPr>
      </w:pPr>
      <w:ins w:id="236" w:author="Juan Carlos de Alfonso Juliá" w:date="2020-04-08T20:05:00Z">
        <w:r>
          <w:t>El código para realiza</w:t>
        </w:r>
      </w:ins>
      <w:ins w:id="237" w:author="Juan Carlos de Alfonso Juliá" w:date="2020-04-08T20:06:00Z">
        <w:r>
          <w:t xml:space="preserve">r la acción comienza con unas comprobaciones obligadas por Android para comprobar que se han concedido los permisos necesarios a la </w:t>
        </w:r>
        <w:proofErr w:type="gramStart"/>
        <w:r>
          <w:t>app</w:t>
        </w:r>
        <w:proofErr w:type="gramEnd"/>
        <w:r>
          <w:t xml:space="preserve">, a </w:t>
        </w:r>
      </w:ins>
      <w:r w:rsidR="00173B21">
        <w:t>continuación,</w:t>
      </w:r>
      <w:ins w:id="238" w:author="Juan Carlos de Alfonso Juliá" w:date="2020-04-08T20:06:00Z">
        <w:r>
          <w:t xml:space="preserve"> leemos la última ubicación conocida con el método </w:t>
        </w:r>
        <w:proofErr w:type="spellStart"/>
        <w:r w:rsidRPr="00173B21">
          <w:rPr>
            <w:i/>
            <w:iCs/>
          </w:rPr>
          <w:t>getLastKnowLocation</w:t>
        </w:r>
      </w:ins>
      <w:proofErr w:type="spellEnd"/>
      <w:ins w:id="239" w:author="Juan Carlos de Alfonso Juliá" w:date="2020-04-08T20:07:00Z">
        <w:r>
          <w:t xml:space="preserve"> y actualizamos la ubicación.</w:t>
        </w:r>
      </w:ins>
    </w:p>
    <w:p w14:paraId="0D871E68" w14:textId="13A6273E" w:rsidR="000A4680" w:rsidRDefault="000A4680" w:rsidP="00E63A5A">
      <w:pPr>
        <w:rPr>
          <w:ins w:id="240" w:author="Juan Carlos de Alfonso Juliá" w:date="2020-04-08T20:07:00Z"/>
        </w:rPr>
      </w:pPr>
    </w:p>
    <w:p w14:paraId="683C367C" w14:textId="546E0BC3" w:rsidR="000A4680" w:rsidRDefault="000A4680" w:rsidP="00E63A5A">
      <w:pPr>
        <w:rPr>
          <w:ins w:id="241" w:author="Juan Carlos de Alfonso Juliá" w:date="2020-04-08T20:10:00Z"/>
        </w:rPr>
      </w:pPr>
      <w:ins w:id="242" w:author="Juan Carlos de Alfonso Juliá" w:date="2020-04-08T20:09:00Z">
        <w:r>
          <w:t>Una vez conocida la ubicación creamos el mapa en el siguiente fragmento</w:t>
        </w:r>
      </w:ins>
      <w:ins w:id="243" w:author="Juan Carlos de Alfonso Juliá" w:date="2020-04-08T20:10:00Z">
        <w:r>
          <w:t>:</w:t>
        </w:r>
      </w:ins>
    </w:p>
    <w:p w14:paraId="1CC60BFD" w14:textId="74C69BB5" w:rsidR="000A4680" w:rsidRDefault="000A4680" w:rsidP="00E63A5A">
      <w:pPr>
        <w:rPr>
          <w:ins w:id="244" w:author="Juan Carlos de Alfonso Juliá" w:date="2020-04-08T20:10:00Z"/>
        </w:rPr>
      </w:pPr>
    </w:p>
    <w:p w14:paraId="60613407" w14:textId="77777777" w:rsidR="00A4609A" w:rsidRDefault="00A4609A" w:rsidP="00A4609A">
      <w:pPr>
        <w:rPr>
          <w:rFonts w:ascii="Consolas" w:hAnsi="Consolas" w:cs="Consolas"/>
          <w:color w:val="24292E"/>
          <w:sz w:val="18"/>
          <w:szCs w:val="18"/>
        </w:rPr>
      </w:pPr>
      <w:proofErr w:type="spellStart"/>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 xml:space="preserve">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getFragmentManager</w:t>
      </w:r>
      <w:proofErr w:type="spellEnd"/>
      <w:r w:rsidRPr="00120E4B">
        <w:rPr>
          <w:rFonts w:ascii="Consolas" w:hAnsi="Consolas" w:cs="Consolas"/>
          <w:color w:val="24292E"/>
          <w:sz w:val="18"/>
          <w:szCs w:val="18"/>
        </w:rPr>
        <w:t>(</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proofErr w:type="spellStart"/>
      <w:r w:rsidRPr="00120E4B">
        <w:rPr>
          <w:rFonts w:ascii="Consolas" w:hAnsi="Consolas" w:cs="Consolas"/>
          <w:color w:val="24292E"/>
          <w:sz w:val="18"/>
          <w:szCs w:val="18"/>
        </w:rPr>
        <w:t>findFragmentById</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w:t>
      </w:r>
    </w:p>
    <w:p w14:paraId="0C15D4A7" w14:textId="77777777" w:rsidR="00A4609A" w:rsidRDefault="00A4609A" w:rsidP="00A4609A">
      <w:pPr>
        <w:rPr>
          <w:rFonts w:ascii="Consolas" w:hAnsi="Consolas" w:cs="Consolas"/>
          <w:color w:val="24292E"/>
          <w:sz w:val="18"/>
          <w:szCs w:val="18"/>
        </w:rPr>
      </w:pP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proofErr w:type="spellEnd"/>
      <w:r w:rsidRPr="00120E4B">
        <w:rPr>
          <w:rFonts w:ascii="Consolas" w:hAnsi="Consolas" w:cs="Consolas"/>
          <w:color w:val="24292E"/>
          <w:sz w:val="18"/>
          <w:szCs w:val="18"/>
        </w:rPr>
        <w: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24292E"/>
          <w:sz w:val="18"/>
          <w:szCs w:val="18"/>
        </w:rPr>
        <w:t>OnEngineInitListener</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 {</w:t>
      </w:r>
    </w:p>
    <w:p w14:paraId="3C8BB18E" w14:textId="77777777" w:rsidR="00A4609A" w:rsidRDefault="00A4609A" w:rsidP="00A4609A">
      <w:pPr>
        <w:rPr>
          <w:rFonts w:ascii="Consolas" w:hAnsi="Consolas" w:cs="Consolas"/>
          <w:color w:val="24292E"/>
          <w:sz w:val="18"/>
          <w:szCs w:val="18"/>
        </w:rPr>
      </w:pPr>
    </w:p>
    <w:p w14:paraId="562778D7" w14:textId="77777777" w:rsidR="00A4609A" w:rsidRDefault="00A4609A" w:rsidP="00A4609A">
      <w:pPr>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w:t>
      </w:r>
      <w:proofErr w:type="spellStart"/>
      <w:r w:rsidRPr="00120E4B">
        <w:rPr>
          <w:rFonts w:ascii="Consolas" w:hAnsi="Consolas" w:cs="Consolas"/>
          <w:color w:val="D73A49"/>
          <w:sz w:val="18"/>
          <w:szCs w:val="18"/>
        </w:rPr>
        <w:t>Override</w:t>
      </w:r>
      <w:proofErr w:type="spellEnd"/>
    </w:p>
    <w:p w14:paraId="4353AB4B"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proofErr w:type="spellStart"/>
      <w:r w:rsidRPr="00120E4B">
        <w:rPr>
          <w:rFonts w:ascii="Consolas" w:hAnsi="Consolas" w:cs="Consolas"/>
          <w:color w:val="D73A49"/>
          <w:sz w:val="18"/>
          <w:szCs w:val="18"/>
        </w:rPr>
        <w:t>public</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D73A49"/>
          <w:sz w:val="18"/>
          <w:szCs w:val="18"/>
        </w:rPr>
        <w:t>void</w:t>
      </w:r>
      <w:proofErr w:type="spellEnd"/>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6F42C1"/>
          <w:sz w:val="18"/>
          <w:szCs w:val="18"/>
        </w:rPr>
        <w:t>onEngineInitializationCompleted</w:t>
      </w:r>
      <w:proofErr w:type="spellEnd"/>
      <w:r w:rsidRPr="00120E4B">
        <w:rPr>
          <w:rFonts w:ascii="Consolas" w:hAnsi="Consolas" w:cs="Consolas"/>
          <w:color w:val="24292E"/>
          <w:sz w:val="18"/>
          <w:szCs w:val="18"/>
        </w:rPr>
        <w:t>(</w:t>
      </w:r>
      <w:proofErr w:type="spellStart"/>
      <w:proofErr w:type="gramEnd"/>
      <w:r w:rsidRPr="00120E4B">
        <w:rPr>
          <w:rFonts w:ascii="Consolas" w:hAnsi="Consolas" w:cs="Consolas"/>
          <w:color w:val="24292E"/>
          <w:sz w:val="18"/>
          <w:szCs w:val="18"/>
        </w:rPr>
        <w:t>OnEngineInitListener.Error</w:t>
      </w:r>
      <w:proofErr w:type="spellEnd"/>
      <w:r w:rsidRPr="00120E4B">
        <w:rPr>
          <w:rFonts w:ascii="Consolas" w:hAnsi="Consolas" w:cs="Consolas"/>
          <w:color w:val="24292E"/>
          <w:sz w:val="18"/>
          <w:szCs w:val="18"/>
        </w:rPr>
        <w:t xml:space="preserve">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D73A49"/>
          <w:sz w:val="18"/>
          <w:szCs w:val="18"/>
        </w:rPr>
        <w:t>if</w:t>
      </w:r>
      <w:proofErr w:type="spellEnd"/>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24292E"/>
          <w:sz w:val="18"/>
          <w:szCs w:val="18"/>
        </w:rPr>
        <w:t>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proofErr w:type="gramEnd"/>
      <w:r w:rsidRPr="00120E4B">
        <w:rPr>
          <w:rFonts w:ascii="Consolas" w:hAnsi="Consolas" w:cs="Consolas"/>
          <w:color w:val="24292E"/>
          <w:sz w:val="18"/>
          <w:szCs w:val="18"/>
        </w:rPr>
        <w:t>) {</w:t>
      </w:r>
    </w:p>
    <w:p w14:paraId="3D7E17EA"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proofErr w:type="spellEnd"/>
      <w:r w:rsidRPr="00120E4B">
        <w:rPr>
          <w:rFonts w:ascii="Consolas" w:hAnsi="Consolas" w:cs="Consolas"/>
          <w:color w:val="24292E"/>
          <w:sz w:val="18"/>
          <w:szCs w:val="18"/>
        </w:rPr>
        <w:t>(</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proofErr w:type="spellStart"/>
      <w:r w:rsidRPr="00120E4B">
        <w:rPr>
          <w:rFonts w:ascii="Consolas" w:hAnsi="Consolas" w:cs="Consolas"/>
          <w:color w:val="24292E"/>
          <w:sz w:val="18"/>
          <w:szCs w:val="18"/>
        </w:rPr>
        <w:t>addOnGestureListener</w:t>
      </w:r>
      <w:proofErr w:type="spellEnd"/>
      <w:proofErr w:type="gramEnd"/>
      <w:r w:rsidRPr="00120E4B">
        <w:rPr>
          <w:rFonts w:ascii="Consolas" w:hAnsi="Consolas" w:cs="Consolas"/>
          <w:color w:val="24292E"/>
          <w:sz w:val="18"/>
          <w:szCs w:val="18"/>
        </w:rPr>
        <w: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MyOnGestureListener</w:t>
      </w:r>
      <w:proofErr w:type="spellEnd"/>
      <w:r w:rsidRPr="00120E4B">
        <w:rPr>
          <w:rFonts w:ascii="Consolas" w:hAnsi="Consolas" w:cs="Consolas"/>
          <w:color w:val="24292E"/>
          <w:sz w:val="18"/>
          <w:szCs w:val="18"/>
        </w:rPr>
        <w:t>());</w:t>
      </w:r>
    </w:p>
    <w:p w14:paraId="2968410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map</w:t>
      </w:r>
      <w:proofErr w:type="spellEnd"/>
      <w:r w:rsidRPr="00120E4B">
        <w:rPr>
          <w:rFonts w:ascii="Consolas" w:hAnsi="Consolas" w:cs="Consolas"/>
          <w:color w:val="24292E"/>
          <w:sz w:val="18"/>
          <w:szCs w:val="18"/>
        </w:rPr>
        <w:t xml:space="preserve">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roofErr w:type="spellEnd"/>
      <w:r w:rsidRPr="00120E4B">
        <w:rPr>
          <w:rFonts w:ascii="Consolas" w:hAnsi="Consolas" w:cs="Consolas"/>
          <w:color w:val="24292E"/>
          <w:sz w:val="18"/>
          <w:szCs w:val="18"/>
        </w:rPr>
        <w:t>();</w:t>
      </w:r>
    </w:p>
    <w:p w14:paraId="1F946FC8"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setDroneCord</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w:t>
      </w:r>
    </w:p>
    <w:p w14:paraId="1C9120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lastRenderedPageBreak/>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droneCord</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r w:rsidRPr="00120E4B">
        <w:rPr>
          <w:rFonts w:ascii="Consolas" w:hAnsi="Consolas" w:cs="Consolas"/>
          <w:color w:val="24292E"/>
          <w:sz w:val="18"/>
          <w:szCs w:val="18"/>
        </w:rPr>
        <w:t>);</w:t>
      </w:r>
    </w:p>
    <w:p w14:paraId="068F13DD"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getMaxZoomLevel</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r w:rsidRPr="00120E4B">
        <w:rPr>
          <w:rFonts w:ascii="Consolas" w:hAnsi="Consolas" w:cs="Consolas"/>
          <w:color w:val="24292E"/>
          <w:sz w:val="18"/>
          <w:szCs w:val="18"/>
        </w:rPr>
        <w:t>);</w:t>
      </w:r>
    </w:p>
    <w:p w14:paraId="39F9CC3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setDroneMarker</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w:t>
      </w:r>
    </w:p>
    <w:p w14:paraId="3F1D40E3"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A4609A">
      <w:pPr>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D73A49"/>
          <w:sz w:val="18"/>
          <w:szCs w:val="18"/>
        </w:rPr>
        <w:t>e</w:t>
      </w:r>
      <w:r w:rsidRPr="00120E4B">
        <w:rPr>
          <w:rFonts w:ascii="Consolas" w:hAnsi="Consolas" w:cs="Consolas"/>
          <w:color w:val="D73A49"/>
          <w:sz w:val="18"/>
          <w:szCs w:val="18"/>
        </w:rPr>
        <w:t>lse</w:t>
      </w:r>
      <w:proofErr w:type="spellEnd"/>
    </w:p>
    <w:p w14:paraId="56A0A420"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proofErr w:type="spellStart"/>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proofErr w:type="spellEnd"/>
      <w:r w:rsidRPr="00120E4B">
        <w:rPr>
          <w:rFonts w:ascii="Consolas" w:hAnsi="Consolas" w:cs="Consolas"/>
          <w:color w:val="24292E"/>
          <w:sz w:val="18"/>
          <w:szCs w:val="18"/>
        </w:rPr>
        <w:t>(</w:t>
      </w:r>
      <w:r w:rsidRPr="00120E4B">
        <w:rPr>
          <w:rFonts w:ascii="Consolas" w:hAnsi="Consolas" w:cs="Consolas"/>
          <w:color w:val="032F62"/>
          <w:sz w:val="18"/>
          <w:szCs w:val="18"/>
        </w:rPr>
        <w:t>"</w:t>
      </w:r>
      <w:proofErr w:type="spellStart"/>
      <w:r w:rsidRPr="00120E4B">
        <w:rPr>
          <w:rFonts w:ascii="Consolas" w:hAnsi="Consolas" w:cs="Consolas"/>
          <w:color w:val="032F62"/>
          <w:sz w:val="18"/>
          <w:szCs w:val="18"/>
        </w:rPr>
        <w:t>errorMapa</w:t>
      </w:r>
      <w:proofErr w:type="spellEnd"/>
      <w:r w:rsidRPr="00120E4B">
        <w:rPr>
          <w:rFonts w:ascii="Consolas" w:hAnsi="Consolas" w:cs="Consolas"/>
          <w:color w:val="032F62"/>
          <w:sz w:val="18"/>
          <w:szCs w:val="18"/>
        </w:rPr>
        <w:t>"</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t>}</w:t>
      </w:r>
    </w:p>
    <w:p w14:paraId="0CA12936" w14:textId="77777777" w:rsidR="00A4609A" w:rsidRDefault="00A4609A" w:rsidP="00A4609A">
      <w:r>
        <w:rPr>
          <w:rFonts w:ascii="Consolas" w:hAnsi="Consolas" w:cs="Consolas"/>
          <w:color w:val="24292E"/>
          <w:sz w:val="18"/>
          <w:szCs w:val="18"/>
        </w:rPr>
        <w:t>});</w:t>
      </w:r>
    </w:p>
    <w:p w14:paraId="24F7A283" w14:textId="4B225162" w:rsidR="000A4680" w:rsidRDefault="000A4680" w:rsidP="00E63A5A">
      <w:pPr>
        <w:rPr>
          <w:ins w:id="245" w:author="Juan Carlos de Alfonso Juliá" w:date="2020-04-08T20:07:00Z"/>
        </w:rPr>
      </w:pPr>
    </w:p>
    <w:p w14:paraId="7E98F59D" w14:textId="788DFCD8" w:rsidR="000A4680" w:rsidRDefault="000A4680" w:rsidP="00E63A5A">
      <w:pPr>
        <w:rPr>
          <w:ins w:id="246" w:author="Juan Carlos de Alfonso Juliá" w:date="2020-04-08T20:12:00Z"/>
        </w:rPr>
      </w:pPr>
      <w:ins w:id="247" w:author="Juan Carlos de Alfonso Juliá" w:date="2020-04-08T20:10:00Z">
        <w:r>
          <w:t xml:space="preserve">En este código se crea además del mapa un </w:t>
        </w:r>
        <w:proofErr w:type="spellStart"/>
        <w:r w:rsidRPr="00173B21">
          <w:rPr>
            <w:i/>
            <w:iCs/>
          </w:rPr>
          <w:t>listener</w:t>
        </w:r>
        <w:proofErr w:type="spellEnd"/>
        <w:r>
          <w:t xml:space="preserve"> para cada vez que se pulse en la pantalla </w:t>
        </w:r>
      </w:ins>
      <w:ins w:id="248" w:author="Juan Carlos de Alfonso Juliá" w:date="2020-04-08T20:11:00Z">
        <w:r w:rsidR="004933FA">
          <w:t xml:space="preserve">se establezca un punto y se añadan las coordenadas a una lista, también se </w:t>
        </w:r>
      </w:ins>
      <w:r w:rsidR="00173B21">
        <w:t>configuran</w:t>
      </w:r>
      <w:ins w:id="249" w:author="Juan Carlos de Alfonso Juliá" w:date="2020-04-08T20:11:00Z">
        <w:r w:rsidR="004933FA">
          <w:t xml:space="preserve"> otros parámetros como el </w:t>
        </w:r>
        <w:proofErr w:type="gramStart"/>
        <w:r w:rsidR="004933FA">
          <w:t>zoom</w:t>
        </w:r>
        <w:proofErr w:type="gramEnd"/>
        <w:r w:rsidR="004933FA">
          <w:t xml:space="preserve"> o el icono del dron que aparece </w:t>
        </w:r>
      </w:ins>
      <w:r w:rsidR="00173B21">
        <w:t>en</w:t>
      </w:r>
      <w:ins w:id="250" w:author="Juan Carlos de Alfonso Juliá" w:date="2020-04-08T20:11:00Z">
        <w:r w:rsidR="004933FA">
          <w:t xml:space="preserve"> la posición actual de este.</w:t>
        </w:r>
      </w:ins>
    </w:p>
    <w:p w14:paraId="7C5F3EF3" w14:textId="6CFEF0C7" w:rsidR="004933FA" w:rsidRDefault="004933FA" w:rsidP="00E63A5A">
      <w:pPr>
        <w:rPr>
          <w:ins w:id="251" w:author="Juan Carlos de Alfonso Juliá" w:date="2020-04-08T20:12:00Z"/>
        </w:rPr>
      </w:pPr>
    </w:p>
    <w:p w14:paraId="0B67EFEB" w14:textId="4224B17B" w:rsidR="004933FA" w:rsidRDefault="004933FA" w:rsidP="00E63A5A">
      <w:pPr>
        <w:rPr>
          <w:ins w:id="252" w:author="Juan Carlos de Alfonso Juliá" w:date="2020-04-08T20:13:00Z"/>
        </w:rPr>
      </w:pPr>
      <w:ins w:id="253" w:author="Juan Carlos de Alfonso Juliá" w:date="2020-04-08T20:12:00Z">
        <w:r>
          <w:t xml:space="preserve">Una vez explicado el proceso de creado </w:t>
        </w:r>
      </w:ins>
      <w:r w:rsidR="00175C90">
        <w:t xml:space="preserve">del mapa </w:t>
      </w:r>
      <w:ins w:id="254" w:author="Juan Carlos de Alfonso Juliá" w:date="2020-04-08T20:12:00Z">
        <w:r>
          <w:t>hay varias funciones de las que solo</w:t>
        </w:r>
      </w:ins>
      <w:r w:rsidR="00175C90">
        <w:t xml:space="preserve"> </w:t>
      </w:r>
      <w:r w:rsidR="00173B21">
        <w:t xml:space="preserve">se </w:t>
      </w:r>
      <w:r w:rsidR="00175C90">
        <w:t>mencionarán</w:t>
      </w:r>
      <w:r w:rsidR="00173B21">
        <w:t xml:space="preserve"> las más importantes</w:t>
      </w:r>
      <w:ins w:id="255" w:author="Juan Carlos de Alfonso Juliá" w:date="2020-04-08T20:13:00Z">
        <w:r>
          <w:t>:</w:t>
        </w:r>
      </w:ins>
    </w:p>
    <w:p w14:paraId="73BDDC3F" w14:textId="55B7554C" w:rsidR="004933FA" w:rsidRDefault="004933FA" w:rsidP="00E63A5A">
      <w:pPr>
        <w:rPr>
          <w:ins w:id="256" w:author="Juan Carlos de Alfonso Juliá" w:date="2020-04-08T20:13:00Z"/>
        </w:rPr>
      </w:pPr>
    </w:p>
    <w:p w14:paraId="75501A8D" w14:textId="0D7B7E67" w:rsidR="004933FA" w:rsidRDefault="004933FA" w:rsidP="00E63A5A">
      <w:pPr>
        <w:rPr>
          <w:ins w:id="257" w:author="Juan Carlos de Alfonso Juliá" w:date="2020-04-08T20:14:00Z"/>
        </w:rPr>
      </w:pPr>
      <w:ins w:id="258" w:author="Juan Carlos de Alfonso Juliá" w:date="2020-04-08T20:13:00Z">
        <w:r>
          <w:t xml:space="preserve">La función </w:t>
        </w:r>
        <w:proofErr w:type="spellStart"/>
        <w:r w:rsidRPr="00175C90">
          <w:rPr>
            <w:i/>
            <w:iCs/>
          </w:rPr>
          <w:t>ini</w:t>
        </w:r>
        <w:proofErr w:type="spellEnd"/>
        <w:r>
          <w:t xml:space="preserve"> encargada de inicializar las listas</w:t>
        </w:r>
      </w:ins>
      <w:r w:rsidR="00175C90">
        <w:t xml:space="preserve"> de coordenadas</w:t>
      </w:r>
      <w:ins w:id="259" w:author="Juan Carlos de Alfonso Juliá" w:date="2020-04-08T20:13:00Z">
        <w:r>
          <w:t xml:space="preserve"> que hay que darse cuenta</w:t>
        </w:r>
      </w:ins>
      <w:ins w:id="260" w:author="Juan Carlos de Alfonso Juliá" w:date="2020-04-08T20:14:00Z">
        <w:r>
          <w:t xml:space="preserve"> de</w:t>
        </w:r>
      </w:ins>
      <w:ins w:id="261" w:author="Juan Carlos de Alfonso Juliá" w:date="2020-04-08T20:13:00Z">
        <w:r>
          <w:t xml:space="preserve"> que no se llama únicamente </w:t>
        </w:r>
      </w:ins>
      <w:ins w:id="262" w:author="Juan Carlos de Alfonso Juliá" w:date="2020-04-08T20:14:00Z">
        <w:r>
          <w:t>al crear la clase sino cada vez que borremos los puntos para reinicializar el recorrido.</w:t>
        </w:r>
      </w:ins>
    </w:p>
    <w:p w14:paraId="1BA3ECAB" w14:textId="7ABB2B04" w:rsidR="004933FA" w:rsidRDefault="004933FA" w:rsidP="00E63A5A">
      <w:pPr>
        <w:rPr>
          <w:ins w:id="263" w:author="Juan Carlos de Alfonso Juliá" w:date="2020-04-08T20:14:00Z"/>
        </w:rPr>
      </w:pPr>
    </w:p>
    <w:p w14:paraId="796E42EB" w14:textId="35C69D9F" w:rsidR="004933FA" w:rsidRDefault="004933FA" w:rsidP="00E63A5A">
      <w:pPr>
        <w:rPr>
          <w:ins w:id="264" w:author="Juan Carlos de Alfonso Juliá" w:date="2020-04-08T20:16:00Z"/>
        </w:rPr>
      </w:pPr>
      <w:ins w:id="265" w:author="Juan Carlos de Alfonso Juliá" w:date="2020-04-08T20:14:00Z">
        <w:r>
          <w:t xml:space="preserve">La siguiente función es </w:t>
        </w:r>
        <w:proofErr w:type="spellStart"/>
        <w:r w:rsidRPr="00175C90">
          <w:rPr>
            <w:i/>
            <w:iCs/>
          </w:rPr>
          <w:t>setDroneMarker</w:t>
        </w:r>
        <w:proofErr w:type="spellEnd"/>
        <w:r>
          <w:t xml:space="preserve"> </w:t>
        </w:r>
      </w:ins>
      <w:ins w:id="266" w:author="Juan Carlos de Alfonso Juliá" w:date="2020-04-08T20:15:00Z">
        <w:r>
          <w:t xml:space="preserve">que es la encargada de coger el archivo con la imagen del icono del dron </w:t>
        </w:r>
        <w:r w:rsidRPr="00175C90">
          <w:rPr>
            <w:i/>
            <w:iCs/>
          </w:rPr>
          <w:t>dron.png</w:t>
        </w:r>
        <w:r>
          <w:t xml:space="preserve"> y establecerlo en el mapa añadiéndolo además </w:t>
        </w:r>
      </w:ins>
      <w:ins w:id="267" w:author="Juan Carlos de Alfonso Juliá" w:date="2020-04-08T20:16:00Z">
        <w:r>
          <w:t>el punto como objeto a una lista auxiliar de objetos pertenecientes al mapa.</w:t>
        </w:r>
      </w:ins>
    </w:p>
    <w:p w14:paraId="21CBB59E" w14:textId="1F032E8A" w:rsidR="004933FA" w:rsidRDefault="004933FA" w:rsidP="00E63A5A">
      <w:pPr>
        <w:rPr>
          <w:ins w:id="268" w:author="Juan Carlos de Alfonso Juliá" w:date="2020-04-08T20:16:00Z"/>
        </w:rPr>
      </w:pPr>
    </w:p>
    <w:p w14:paraId="581D2A31" w14:textId="1B9880BD" w:rsidR="004933FA" w:rsidRDefault="004933FA" w:rsidP="00E63A5A">
      <w:pPr>
        <w:rPr>
          <w:ins w:id="269" w:author="Juan Carlos de Alfonso Juliá" w:date="2020-04-08T20:19:00Z"/>
        </w:rPr>
      </w:pPr>
      <w:ins w:id="270" w:author="Juan Carlos de Alfonso Juliá" w:date="2020-04-08T20:17:00Z">
        <w:r>
          <w:t xml:space="preserve">La función </w:t>
        </w:r>
        <w:proofErr w:type="spellStart"/>
        <w:r w:rsidRPr="00175C90">
          <w:rPr>
            <w:i/>
            <w:iCs/>
          </w:rPr>
          <w:t>actualizarMarker</w:t>
        </w:r>
        <w:proofErr w:type="spellEnd"/>
        <w:r>
          <w:t xml:space="preserve"> es parecida a la anterior sin embargo en vez de establecer un icono, lleva asociada un contador para saber cuantos puntos llevamos colocados y así establecer el ico</w:t>
        </w:r>
      </w:ins>
      <w:ins w:id="271" w:author="Juan Carlos de Alfonso Juliá" w:date="2020-04-08T20:18:00Z">
        <w:r>
          <w:t xml:space="preserve">no correcto. </w:t>
        </w:r>
      </w:ins>
      <w:r w:rsidR="00175C90">
        <w:t>Además,</w:t>
      </w:r>
      <w:ins w:id="272" w:author="Juan Carlos de Alfonso Juliá" w:date="2020-04-08T20:18:00Z">
        <w:r>
          <w:t xml:space="preserve"> esta función debe ser capaz de transformar el punto seleccionado a coordenadas, esto se realiza en el siguiente fragmento:</w:t>
        </w:r>
      </w:ins>
    </w:p>
    <w:p w14:paraId="23E2595E" w14:textId="3D8B1F60" w:rsidR="004933FA" w:rsidRDefault="004933FA" w:rsidP="00E63A5A">
      <w:pPr>
        <w:rPr>
          <w:ins w:id="273" w:author="Juan Carlos de Alfonso Juliá" w:date="2020-04-08T20:19:00Z"/>
        </w:rPr>
      </w:pPr>
    </w:p>
    <w:p w14:paraId="082A2FB3" w14:textId="7761F4A4" w:rsidR="004933FA" w:rsidRDefault="004933FA">
      <w:pPr>
        <w:pStyle w:val="code"/>
        <w:rPr>
          <w:ins w:id="274" w:author="Juan Carlos de Alfonso Juliá" w:date="2020-04-08T20:19:00Z"/>
        </w:rPr>
        <w:pPrChange w:id="275" w:author="Juan Carlos de Alfonso Juliá" w:date="2020-04-08T20:19:00Z">
          <w:pPr/>
        </w:pPrChange>
      </w:pPr>
      <w:ins w:id="276" w:author="Juan Carlos de Alfonso Juliá" w:date="2020-04-08T20:19:00Z">
        <w:r>
          <w:t xml:space="preserve"> </w:t>
        </w:r>
        <w:proofErr w:type="spellStart"/>
        <w:r>
          <w:t>PointF</w:t>
        </w:r>
        <w:proofErr w:type="spellEnd"/>
        <w:r>
          <w:t xml:space="preserve"> </w:t>
        </w:r>
        <w:proofErr w:type="spellStart"/>
        <w:r>
          <w:t>point</w:t>
        </w:r>
        <w:proofErr w:type="spellEnd"/>
        <w:r>
          <w:t xml:space="preserve"> = (</w:t>
        </w:r>
        <w:proofErr w:type="spellStart"/>
        <w:r>
          <w:t>PointF</w:t>
        </w:r>
        <w:proofErr w:type="spellEnd"/>
        <w:r>
          <w:t xml:space="preserve">) </w:t>
        </w:r>
        <w:proofErr w:type="spellStart"/>
        <w:r>
          <w:t>puntos.get</w:t>
        </w:r>
        <w:proofErr w:type="spellEnd"/>
        <w:r>
          <w:t>(</w:t>
        </w:r>
        <w:proofErr w:type="spellStart"/>
        <w:proofErr w:type="gramStart"/>
        <w:r>
          <w:t>puntos.size</w:t>
        </w:r>
        <w:proofErr w:type="spellEnd"/>
        <w:proofErr w:type="gramEnd"/>
        <w:r>
          <w:t>() - 1);//leemos el punto seleccionado</w:t>
        </w:r>
      </w:ins>
    </w:p>
    <w:p w14:paraId="55749A40" w14:textId="028C649B" w:rsidR="004933FA" w:rsidRDefault="004933FA">
      <w:pPr>
        <w:pStyle w:val="code"/>
        <w:rPr>
          <w:ins w:id="277" w:author="Juan Carlos de Alfonso Juliá" w:date="2020-04-08T20:19:00Z"/>
        </w:rPr>
        <w:pPrChange w:id="278" w:author="Juan Carlos de Alfonso Juliá" w:date="2020-04-08T20:19:00Z">
          <w:pPr/>
        </w:pPrChange>
      </w:pPr>
      <w:ins w:id="279" w:author="Juan Carlos de Alfonso Juliá" w:date="2020-04-08T20:19:00Z">
        <w:r>
          <w:t xml:space="preserve"> </w:t>
        </w:r>
        <w:proofErr w:type="spellStart"/>
        <w:r>
          <w:t>GeoCoordinate</w:t>
        </w:r>
        <w:proofErr w:type="spellEnd"/>
        <w:r>
          <w:t xml:space="preserve"> </w:t>
        </w:r>
        <w:proofErr w:type="spellStart"/>
        <w:r>
          <w:t>cord</w:t>
        </w:r>
        <w:proofErr w:type="spellEnd"/>
        <w:r>
          <w:t xml:space="preserve"> = </w:t>
        </w:r>
        <w:proofErr w:type="spellStart"/>
        <w:proofErr w:type="gramStart"/>
        <w:r>
          <w:t>map.pixelToGeo</w:t>
        </w:r>
        <w:proofErr w:type="spellEnd"/>
        <w:proofErr w:type="gramEnd"/>
        <w:r>
          <w:t>(</w:t>
        </w:r>
        <w:proofErr w:type="spellStart"/>
        <w:r>
          <w:t>point</w:t>
        </w:r>
        <w:proofErr w:type="spellEnd"/>
        <w:r>
          <w:t>); //convertimos el punto a coordenadas</w:t>
        </w:r>
      </w:ins>
    </w:p>
    <w:p w14:paraId="754E7A3D" w14:textId="77777777" w:rsidR="004933FA" w:rsidRDefault="004933FA">
      <w:pPr>
        <w:pStyle w:val="code"/>
        <w:rPr>
          <w:ins w:id="280" w:author="Juan Carlos de Alfonso Juliá" w:date="2020-04-08T20:19:00Z"/>
        </w:rPr>
        <w:pPrChange w:id="281" w:author="Juan Carlos de Alfonso Juliá" w:date="2020-04-08T20:19:00Z">
          <w:pPr/>
        </w:pPrChange>
      </w:pPr>
    </w:p>
    <w:p w14:paraId="5EB47310" w14:textId="71ADF7AA" w:rsidR="004933FA" w:rsidRDefault="004933FA">
      <w:pPr>
        <w:pStyle w:val="code"/>
        <w:rPr>
          <w:ins w:id="282" w:author="Juan Carlos de Alfonso Juliá" w:date="2020-04-08T20:19:00Z"/>
        </w:rPr>
        <w:pPrChange w:id="283" w:author="Juan Carlos de Alfonso Juliá" w:date="2020-04-08T20:19:00Z">
          <w:pPr/>
        </w:pPrChange>
      </w:pPr>
      <w:ins w:id="284" w:author="Juan Carlos de Alfonso Juliá" w:date="2020-04-08T20:19:00Z">
        <w:r>
          <w:t xml:space="preserve"> </w:t>
        </w:r>
        <w:proofErr w:type="spellStart"/>
        <w:r>
          <w:t>latitudes.add</w:t>
        </w:r>
        <w:proofErr w:type="spellEnd"/>
        <w:r>
          <w:t>(</w:t>
        </w:r>
        <w:proofErr w:type="spellStart"/>
        <w:proofErr w:type="gramStart"/>
        <w:r>
          <w:t>cord.getLatitude</w:t>
        </w:r>
        <w:proofErr w:type="spellEnd"/>
        <w:proofErr w:type="gramEnd"/>
        <w:r>
          <w:t>());//obtenemos latitud y longitud</w:t>
        </w:r>
      </w:ins>
    </w:p>
    <w:p w14:paraId="1D3F7082" w14:textId="7359C9B0" w:rsidR="004933FA" w:rsidRDefault="004933FA">
      <w:pPr>
        <w:pStyle w:val="code"/>
        <w:rPr>
          <w:ins w:id="285" w:author="Juan Carlos de Alfonso Juliá" w:date="2020-04-08T20:13:00Z"/>
        </w:rPr>
        <w:pPrChange w:id="286" w:author="Juan Carlos de Alfonso Juliá" w:date="2020-04-08T20:19:00Z">
          <w:pPr/>
        </w:pPrChange>
      </w:pPr>
      <w:ins w:id="287" w:author="Juan Carlos de Alfonso Juliá" w:date="2020-04-08T20:19:00Z">
        <w:r>
          <w:t xml:space="preserve"> </w:t>
        </w:r>
        <w:proofErr w:type="spellStart"/>
        <w:r>
          <w:t>longitudes.add</w:t>
        </w:r>
        <w:proofErr w:type="spellEnd"/>
        <w:r>
          <w:t>(</w:t>
        </w:r>
        <w:proofErr w:type="spellStart"/>
        <w:proofErr w:type="gramStart"/>
        <w:r>
          <w:t>cord.getLongitude</w:t>
        </w:r>
        <w:proofErr w:type="spellEnd"/>
        <w:proofErr w:type="gramEnd"/>
        <w:r>
          <w:t>());</w:t>
        </w:r>
      </w:ins>
    </w:p>
    <w:p w14:paraId="0027EBE1" w14:textId="1690C173" w:rsidR="000A4680" w:rsidRDefault="000A4680" w:rsidP="00E63A5A">
      <w:pPr>
        <w:rPr>
          <w:ins w:id="288" w:author="Juan Carlos de Alfonso Juliá" w:date="2020-04-08T20:07:00Z"/>
        </w:rPr>
      </w:pPr>
    </w:p>
    <w:p w14:paraId="4A5A20C9" w14:textId="61849713" w:rsidR="000A4680" w:rsidRDefault="00646B24" w:rsidP="00E63A5A">
      <w:pPr>
        <w:rPr>
          <w:ins w:id="289" w:author="Juan Carlos de Alfonso Juliá" w:date="2020-04-08T20:22:00Z"/>
        </w:rPr>
      </w:pPr>
      <w:ins w:id="290" w:author="Juan Carlos de Alfonso Juliá" w:date="2020-04-08T20:21:00Z">
        <w:r>
          <w:t xml:space="preserve">La última función que se va a explicar es </w:t>
        </w:r>
        <w:proofErr w:type="spellStart"/>
        <w:r w:rsidRPr="00175C90">
          <w:rPr>
            <w:i/>
            <w:iCs/>
          </w:rPr>
          <w:t>onTapEvent</w:t>
        </w:r>
        <w:proofErr w:type="spellEnd"/>
        <w:r w:rsidRPr="00175C90">
          <w:rPr>
            <w:i/>
            <w:iCs/>
          </w:rPr>
          <w:t>(</w:t>
        </w:r>
        <w:proofErr w:type="spellStart"/>
        <w:r w:rsidRPr="00175C90">
          <w:rPr>
            <w:i/>
            <w:iCs/>
          </w:rPr>
          <w:t>pointF</w:t>
        </w:r>
        <w:proofErr w:type="spellEnd"/>
        <w:r w:rsidRPr="00175C90">
          <w:rPr>
            <w:i/>
            <w:iCs/>
          </w:rPr>
          <w:t>)</w:t>
        </w:r>
      </w:ins>
      <w:ins w:id="291" w:author="Juan Carlos de Alfonso Juliá" w:date="2020-04-08T20:22:00Z">
        <w:r>
          <w:t xml:space="preserve"> que implementa el </w:t>
        </w:r>
        <w:proofErr w:type="spellStart"/>
        <w:r w:rsidRPr="00175C90">
          <w:rPr>
            <w:i/>
            <w:iCs/>
          </w:rPr>
          <w:t>listener</w:t>
        </w:r>
        <w:proofErr w:type="spellEnd"/>
        <w:r>
          <w:t xml:space="preserve"> del principio </w:t>
        </w:r>
      </w:ins>
      <w:ins w:id="292" w:author="Juan Carlos de Alfonso Juliá" w:date="2020-04-08T20:23:00Z">
        <w:r>
          <w:t xml:space="preserve">(cuando se pulsa en el mapa) </w:t>
        </w:r>
      </w:ins>
      <w:ins w:id="293" w:author="Juan Carlos de Alfonso Juliá" w:date="2020-04-08T20:22:00Z">
        <w:r>
          <w:t>en las siguientes dos líneas</w:t>
        </w:r>
      </w:ins>
    </w:p>
    <w:p w14:paraId="65FDC0C8" w14:textId="2D1826EC" w:rsidR="00646B24" w:rsidRDefault="00646B24" w:rsidP="00E63A5A">
      <w:pPr>
        <w:rPr>
          <w:ins w:id="294" w:author="Juan Carlos de Alfonso Juliá" w:date="2020-04-08T20:22:00Z"/>
        </w:rPr>
      </w:pPr>
    </w:p>
    <w:p w14:paraId="10177D0F" w14:textId="4471FDC3" w:rsidR="00646B24" w:rsidRDefault="00646B24" w:rsidP="00820192">
      <w:pPr>
        <w:pStyle w:val="code"/>
        <w:rPr>
          <w:ins w:id="295" w:author="Juan Carlos de Alfonso Juliá" w:date="2020-04-08T20:22:00Z"/>
        </w:rPr>
      </w:pPr>
      <w:proofErr w:type="spellStart"/>
      <w:ins w:id="296" w:author="Juan Carlos de Alfonso Juliá" w:date="2020-04-08T20:22:00Z">
        <w:r>
          <w:t>puntos.add</w:t>
        </w:r>
        <w:proofErr w:type="spellEnd"/>
        <w:r>
          <w:t>(</w:t>
        </w:r>
        <w:proofErr w:type="spellStart"/>
        <w:r>
          <w:t>pointF</w:t>
        </w:r>
        <w:proofErr w:type="spellEnd"/>
        <w:r>
          <w:t>); //se añade un nuevo punto a la lista</w:t>
        </w:r>
      </w:ins>
    </w:p>
    <w:p w14:paraId="1299F578" w14:textId="6D02D655" w:rsidR="00646B24" w:rsidRDefault="00646B24" w:rsidP="00820192">
      <w:pPr>
        <w:pStyle w:val="code"/>
        <w:rPr>
          <w:ins w:id="297" w:author="Juan Carlos de Alfonso Juliá" w:date="2020-04-08T20:07:00Z"/>
        </w:rPr>
      </w:pPr>
      <w:proofErr w:type="spellStart"/>
      <w:proofErr w:type="gramStart"/>
      <w:ins w:id="298" w:author="Juan Carlos de Alfonso Juliá" w:date="2020-04-08T20:22:00Z">
        <w:r>
          <w:t>actualizarMarker</w:t>
        </w:r>
        <w:proofErr w:type="spellEnd"/>
        <w:r>
          <w:t>(</w:t>
        </w:r>
        <w:proofErr w:type="gramEnd"/>
        <w:r>
          <w:t xml:space="preserve">); //llamamos a la </w:t>
        </w:r>
        <w:proofErr w:type="spellStart"/>
        <w:r>
          <w:t>funcion</w:t>
        </w:r>
        <w:proofErr w:type="spellEnd"/>
        <w:r>
          <w:t xml:space="preserve"> actualizar</w:t>
        </w:r>
      </w:ins>
    </w:p>
    <w:p w14:paraId="2497AE2C" w14:textId="6A01A0EE" w:rsidR="000A4680" w:rsidRDefault="000A4680" w:rsidP="00E63A5A">
      <w:pPr>
        <w:rPr>
          <w:ins w:id="299" w:author="Juan Carlos de Alfonso Juliá" w:date="2020-04-08T20:07:00Z"/>
        </w:rPr>
      </w:pPr>
    </w:p>
    <w:p w14:paraId="5B87A739" w14:textId="6113689C" w:rsidR="000A4680" w:rsidRDefault="00646B24" w:rsidP="00E63A5A">
      <w:pPr>
        <w:rPr>
          <w:ins w:id="300" w:author="Juan Carlos de Alfonso Juliá" w:date="2020-04-08T20:07:00Z"/>
        </w:rPr>
      </w:pPr>
      <w:ins w:id="301" w:author="Juan Carlos de Alfonso Juliá" w:date="2020-04-08T20:22:00Z">
        <w:r>
          <w:t xml:space="preserve">Como dicen los comentarios, la primera </w:t>
        </w:r>
      </w:ins>
      <w:ins w:id="302" w:author="Juan Carlos de Alfonso Juliá" w:date="2020-04-08T20:23:00Z">
        <w:r>
          <w:t xml:space="preserve">línea añade el punto seleccionado a una lista para añadirle el icono y la segunda línea es vital </w:t>
        </w:r>
      </w:ins>
      <w:r w:rsidR="00175C90">
        <w:t>pues,</w:t>
      </w:r>
      <w:ins w:id="303" w:author="Juan Carlos de Alfonso Juliá" w:date="2020-04-08T20:23:00Z">
        <w:r>
          <w:t xml:space="preserve"> aunque se haya añadido a la vista un nuevo punto es necesario actualizar </w:t>
        </w:r>
      </w:ins>
      <w:ins w:id="304" w:author="Juan Carlos de Alfonso Juliá" w:date="2020-04-08T20:24:00Z">
        <w:r>
          <w:t>toda la vista para poder percibir los cambios.</w:t>
        </w:r>
      </w:ins>
    </w:p>
    <w:p w14:paraId="39C554A9" w14:textId="77777777" w:rsidR="000A4680" w:rsidRDefault="000A4680" w:rsidP="00E63A5A">
      <w:pPr>
        <w:rPr>
          <w:ins w:id="305" w:author="Juan Carlos de Alfonso Juliá" w:date="2020-04-08T15:28:00Z"/>
        </w:rPr>
      </w:pPr>
    </w:p>
    <w:p w14:paraId="1ECBF364" w14:textId="46627782" w:rsidR="00B04DF7" w:rsidRDefault="002229AD" w:rsidP="00E63A5A">
      <w:pPr>
        <w:rPr>
          <w:ins w:id="306" w:author="Juan Carlos de Alfonso Juliá" w:date="2020-04-08T19:50:00Z"/>
        </w:rPr>
      </w:pPr>
      <w:r w:rsidRPr="002336AD">
        <w:sym w:font="Symbol" w:char="F0B7"/>
      </w:r>
      <w:r w:rsidRPr="002336AD">
        <w:t xml:space="preserve"> </w:t>
      </w:r>
      <w:ins w:id="307" w:author="Juan Carlos de Alfonso Juliá" w:date="2020-04-08T15:28:00Z">
        <w:r w:rsidR="00A12F0A">
          <w:t>VueloActivity_</w:t>
        </w:r>
      </w:ins>
      <w:ins w:id="308" w:author="Juan Carlos de Alfonso Juliá" w:date="2020-04-08T15:29:00Z">
        <w:r w:rsidR="00A12F0A">
          <w:t>Msg</w:t>
        </w:r>
      </w:ins>
      <w:ins w:id="309" w:author="Juan Carlos de Alfonso Juliá" w:date="2020-04-08T15:28:00Z">
        <w:r w:rsidR="00A12F0A">
          <w:t>.java</w:t>
        </w:r>
      </w:ins>
    </w:p>
    <w:p w14:paraId="65CD2261" w14:textId="117916B9" w:rsidR="008E2B05" w:rsidRDefault="008E2B05" w:rsidP="00E63A5A">
      <w:pPr>
        <w:rPr>
          <w:ins w:id="310" w:author="Juan Carlos de Alfonso Juliá" w:date="2020-04-08T19:52:00Z"/>
        </w:rPr>
      </w:pPr>
      <w:ins w:id="311" w:author="Juan Carlos de Alfonso Juliá" w:date="2020-04-08T19:51:00Z">
        <w:r>
          <w:t xml:space="preserve">Esta última clase tiene el cometido de crear el cliente </w:t>
        </w:r>
      </w:ins>
      <w:r w:rsidR="002976F7">
        <w:t>TCP</w:t>
      </w:r>
      <w:ins w:id="312" w:author="Juan Carlos de Alfonso Juliá" w:date="2020-04-08T19:51:00Z">
        <w:r>
          <w:t xml:space="preserve"> y enviar los datos recogidos por la </w:t>
        </w:r>
        <w:proofErr w:type="gramStart"/>
        <w:r>
          <w:t>app</w:t>
        </w:r>
        <w:proofErr w:type="gramEnd"/>
        <w:r>
          <w:t xml:space="preserve">, para realizar dicha tarea lo primero que hace es en la función </w:t>
        </w:r>
        <w:proofErr w:type="spellStart"/>
        <w:r w:rsidRPr="002976F7">
          <w:rPr>
            <w:i/>
            <w:iCs/>
          </w:rPr>
          <w:t>onCreate</w:t>
        </w:r>
        <w:proofErr w:type="spellEnd"/>
        <w:r>
          <w:t xml:space="preserve"> </w:t>
        </w:r>
        <w:r>
          <w:lastRenderedPageBreak/>
          <w:t xml:space="preserve">recoger todos los datos y almacenarlos en variables. </w:t>
        </w:r>
      </w:ins>
      <w:ins w:id="313" w:author="Juan Carlos de Alfonso Juliá" w:date="2020-04-08T19:52:00Z">
        <w:r>
          <w:t>Este proceso no presenta dificultad y ya ha sido explicado en apartados anteriores.</w:t>
        </w:r>
      </w:ins>
    </w:p>
    <w:p w14:paraId="58FB0A6A" w14:textId="31CB6F48" w:rsidR="008E2B05" w:rsidRDefault="008E2B05" w:rsidP="00E63A5A">
      <w:pPr>
        <w:rPr>
          <w:ins w:id="314" w:author="Juan Carlos de Alfonso Juliá" w:date="2020-04-08T19:52:00Z"/>
        </w:rPr>
      </w:pPr>
    </w:p>
    <w:p w14:paraId="6478F0C6" w14:textId="6D69613D" w:rsidR="008E2B05" w:rsidRDefault="008E2B05" w:rsidP="00E63A5A">
      <w:pPr>
        <w:rPr>
          <w:ins w:id="315" w:author="Juan Carlos de Alfonso Juliá" w:date="2020-04-08T19:54:00Z"/>
        </w:rPr>
      </w:pPr>
      <w:ins w:id="316" w:author="Juan Carlos de Alfonso Juliá" w:date="2020-04-08T19:52:00Z">
        <w:r>
          <w:t>A continuación</w:t>
        </w:r>
      </w:ins>
      <w:r w:rsidR="002976F7">
        <w:t>,</w:t>
      </w:r>
      <w:ins w:id="317" w:author="Juan Carlos de Alfonso Juliá" w:date="2020-04-08T19:54:00Z">
        <w:r>
          <w:t xml:space="preserve"> hay definido el método </w:t>
        </w:r>
        <w:proofErr w:type="spellStart"/>
        <w:r w:rsidRPr="002976F7">
          <w:rPr>
            <w:i/>
            <w:iCs/>
          </w:rPr>
          <w:t>btnSalir</w:t>
        </w:r>
        <w:proofErr w:type="spellEnd"/>
        <w:r>
          <w:t xml:space="preserve"> que se ejecuta al pulsar el botón de salida y nos lleva al menú principal.</w:t>
        </w:r>
      </w:ins>
    </w:p>
    <w:p w14:paraId="7363ACB8" w14:textId="51E60F0C" w:rsidR="008E2B05" w:rsidRDefault="008E2B05" w:rsidP="00E63A5A">
      <w:pPr>
        <w:rPr>
          <w:ins w:id="318" w:author="Juan Carlos de Alfonso Juliá" w:date="2020-04-08T19:54:00Z"/>
        </w:rPr>
      </w:pPr>
    </w:p>
    <w:p w14:paraId="01DC111C" w14:textId="4E45650D" w:rsidR="008E2B05" w:rsidRDefault="008E2B05" w:rsidP="00E63A5A">
      <w:pPr>
        <w:rPr>
          <w:ins w:id="319" w:author="Juan Carlos de Alfonso Juliá" w:date="2020-04-08T19:55:00Z"/>
        </w:rPr>
      </w:pPr>
      <w:ins w:id="320" w:author="Juan Carlos de Alfonso Juliá" w:date="2020-04-08T19:54:00Z">
        <w:r>
          <w:t xml:space="preserve">El siguiente método </w:t>
        </w:r>
      </w:ins>
      <w:proofErr w:type="spellStart"/>
      <w:ins w:id="321" w:author="Juan Carlos de Alfonso Juliá" w:date="2020-04-08T19:55:00Z">
        <w:r w:rsidRPr="002976F7">
          <w:rPr>
            <w:i/>
            <w:iCs/>
          </w:rPr>
          <w:t>CrearMSG</w:t>
        </w:r>
        <w:proofErr w:type="spellEnd"/>
        <w:r>
          <w:t xml:space="preserve"> es el encargado de codificar en un solo </w:t>
        </w:r>
        <w:proofErr w:type="spellStart"/>
        <w:r>
          <w:t>string</w:t>
        </w:r>
        <w:proofErr w:type="spellEnd"/>
        <w:r>
          <w:t xml:space="preserve"> toda la información pertinente para enviarla devolviendo dicho </w:t>
        </w:r>
        <w:proofErr w:type="spellStart"/>
        <w:r>
          <w:t>string</w:t>
        </w:r>
        <w:proofErr w:type="spellEnd"/>
        <w:r>
          <w:t>.</w:t>
        </w:r>
      </w:ins>
    </w:p>
    <w:p w14:paraId="73166669" w14:textId="3D63BEE2" w:rsidR="008E2B05" w:rsidRDefault="008E2B05" w:rsidP="00E63A5A">
      <w:pPr>
        <w:rPr>
          <w:ins w:id="322" w:author="Juan Carlos de Alfonso Juliá" w:date="2020-04-08T19:55:00Z"/>
        </w:rPr>
      </w:pPr>
    </w:p>
    <w:p w14:paraId="369EBDF1" w14:textId="02DD48E3" w:rsidR="008E2B05" w:rsidRDefault="008E2B05" w:rsidP="00E63A5A">
      <w:pPr>
        <w:rPr>
          <w:ins w:id="323" w:author="Juan Carlos de Alfonso Juliá" w:date="2020-04-08T19:58:00Z"/>
        </w:rPr>
      </w:pPr>
      <w:ins w:id="324" w:author="Juan Carlos de Alfonso Juliá" w:date="2020-04-08T19:55:00Z">
        <w:r>
          <w:t xml:space="preserve">Dentro de esta clase además encontramos la clase </w:t>
        </w:r>
        <w:commentRangeStart w:id="325"/>
        <w:proofErr w:type="spellStart"/>
        <w:r w:rsidRPr="002976F7">
          <w:rPr>
            <w:i/>
            <w:iCs/>
          </w:rPr>
          <w:t>backGroundTas</w:t>
        </w:r>
      </w:ins>
      <w:ins w:id="326" w:author="Juan Carlos de Alfonso Juliá" w:date="2020-04-08T19:56:00Z">
        <w:r w:rsidRPr="002976F7">
          <w:rPr>
            <w:i/>
            <w:iCs/>
          </w:rPr>
          <w:t>k</w:t>
        </w:r>
        <w:proofErr w:type="spellEnd"/>
        <w:r>
          <w:t xml:space="preserve"> </w:t>
        </w:r>
      </w:ins>
      <w:commentRangeEnd w:id="325"/>
      <w:r w:rsidR="002976F7">
        <w:rPr>
          <w:rStyle w:val="Refdecomentario"/>
          <w:rFonts w:eastAsiaTheme="minorEastAsia" w:cstheme="minorBidi"/>
        </w:rPr>
        <w:commentReference w:id="325"/>
      </w:r>
      <w:ins w:id="327" w:author="Juan Carlos de Alfonso Juliá" w:date="2020-04-08T19:56:00Z">
        <w:r>
          <w:t xml:space="preserve">que es la clase que creará el cliente dentro de su único método </w:t>
        </w:r>
        <w:proofErr w:type="spellStart"/>
        <w:r w:rsidRPr="002976F7">
          <w:rPr>
            <w:i/>
            <w:iCs/>
          </w:rPr>
          <w:t>doInBackground</w:t>
        </w:r>
        <w:proofErr w:type="spellEnd"/>
        <w:r>
          <w:t>. Pese a que la creación del cliente no es difícil y es fácilmente entendible viendo el código hay que tener en cuenta la necesidad de</w:t>
        </w:r>
      </w:ins>
      <w:ins w:id="328" w:author="Juan Carlos de Alfonso Juliá" w:date="2020-04-08T19:57:00Z">
        <w:r>
          <w:t xml:space="preserve"> usar esta clase para crearlo dado que si no se usará se produciría un bloqueo en la </w:t>
        </w:r>
        <w:proofErr w:type="gramStart"/>
        <w:r>
          <w:t>app</w:t>
        </w:r>
        <w:proofErr w:type="gramEnd"/>
        <w:r>
          <w:t xml:space="preserve">, es por esto que Android obliga al uso de esta clase </w:t>
        </w:r>
      </w:ins>
      <w:ins w:id="329" w:author="Juan Carlos de Alfonso Juliá" w:date="2020-04-08T19:58:00Z">
        <w:r>
          <w:t>que creará un hilo nuevo para ejecutar el cliente.</w:t>
        </w:r>
      </w:ins>
    </w:p>
    <w:p w14:paraId="61550B35" w14:textId="52E2E5CD" w:rsidR="00AE2F4E" w:rsidDel="00523820" w:rsidRDefault="00AE2F4E" w:rsidP="00E63A5A">
      <w:pPr>
        <w:rPr>
          <w:del w:id="330" w:author="Juan Carlos de Alfonso Juliá" w:date="2020-04-08T15:25:00Z"/>
        </w:rPr>
      </w:pPr>
      <w:del w:id="331"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332" w:author="Juan Carlos de Alfonso Juliá" w:date="2020-04-08T20:37:00Z">
            <w:rPr>
              <w:u w:val="single"/>
            </w:rPr>
          </w:rPrChange>
        </w:rPr>
      </w:pPr>
      <w:r w:rsidRPr="00CC4D3D">
        <w:rPr>
          <w:b/>
          <w:bCs/>
          <w:rPrChange w:id="333" w:author="Juan Carlos de Alfonso Juliá" w:date="2020-04-08T20:37:00Z">
            <w:rPr>
              <w:u w:val="single"/>
            </w:rPr>
          </w:rPrChange>
        </w:rPr>
        <w:t>Archivos.xml</w:t>
      </w:r>
    </w:p>
    <w:p w14:paraId="2CB0BFA6" w14:textId="4B274E08" w:rsidR="00C41CE0" w:rsidRDefault="00C41CE0" w:rsidP="00E63A5A"/>
    <w:p w14:paraId="3DE968BD" w14:textId="47EA614C" w:rsidR="00312D95" w:rsidRDefault="00312D95" w:rsidP="00E63A5A">
      <w:r>
        <w:t xml:space="preserve">Respecto a los archivos </w:t>
      </w:r>
      <w:proofErr w:type="spellStart"/>
      <w:r>
        <w:t>xml</w:t>
      </w:r>
      <w:proofErr w:type="spellEnd"/>
      <w:r>
        <w:t xml:space="preserve"> </w:t>
      </w:r>
      <w:r w:rsidR="00BA2A4B">
        <w:t xml:space="preserve">podemos distinguirlos en dos tipos, los que contienen información acerca del funcionamiento de la </w:t>
      </w:r>
      <w:proofErr w:type="gramStart"/>
      <w:r w:rsidR="00BA2A4B">
        <w:t>app</w:t>
      </w:r>
      <w:proofErr w:type="gramEnd"/>
      <w:r w:rsidR="00BA2A4B">
        <w:t xml:space="preserve"> </w:t>
      </w:r>
      <w:r w:rsidR="009F109B">
        <w:t xml:space="preserve">denominados </w:t>
      </w:r>
      <w:proofErr w:type="spellStart"/>
      <w:r w:rsidR="009F109B" w:rsidRPr="009F109B">
        <w:rPr>
          <w:i/>
          <w:iCs/>
        </w:rPr>
        <w:t>manifest</w:t>
      </w:r>
      <w:proofErr w:type="spellEnd"/>
      <w:r w:rsidR="009F109B">
        <w:t xml:space="preserve"> </w:t>
      </w:r>
      <w:r w:rsidR="00BA2A4B">
        <w:t xml:space="preserve">y los referentes al estilo de las vistas </w:t>
      </w:r>
      <w:r w:rsidR="009F109B">
        <w:t xml:space="preserve">llamados </w:t>
      </w:r>
      <w:proofErr w:type="spellStart"/>
      <w:r w:rsidR="009F109B" w:rsidRPr="009F109B">
        <w:rPr>
          <w:i/>
          <w:iCs/>
        </w:rPr>
        <w:t>layout</w:t>
      </w:r>
      <w:proofErr w:type="spellEnd"/>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3253B4BB" w:rsidR="00BA2A4B" w:rsidRDefault="00BA2A4B" w:rsidP="00E63A5A">
      <w:r>
        <w:t>Por poner un ejemplo de uno de los elementos</w:t>
      </w:r>
      <w:r w:rsidR="009F109B">
        <w:t xml:space="preserve"> que puede contener una vista,</w:t>
      </w:r>
      <w:r>
        <w:t xml:space="preserve"> a </w:t>
      </w:r>
      <w:proofErr w:type="gramStart"/>
      <w:r>
        <w:t>continuación</w:t>
      </w:r>
      <w:proofErr w:type="gramEnd"/>
      <w:r>
        <w:t xml:space="preserve"> se muestra el código referente a uno de los botones de la pantalla del menú:</w:t>
      </w:r>
    </w:p>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proofErr w:type="spellStart"/>
            <w:r w:rsidRPr="00BA2A4B">
              <w:rPr>
                <w:rFonts w:ascii="Consolas" w:hAnsi="Consolas" w:cs="Consolas"/>
                <w:color w:val="22863A"/>
                <w:sz w:val="18"/>
                <w:szCs w:val="18"/>
              </w:rPr>
              <w:t>Button</w:t>
            </w:r>
            <w:proofErr w:type="spellEnd"/>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pPr>
              <w:pStyle w:val="code"/>
              <w:pPrChange w:id="334" w:author="Juan Carlos de Alfonso Juliá" w:date="2020-04-08T15:40:00Z">
                <w:pPr>
                  <w:spacing w:line="300" w:lineRule="atLeast"/>
                </w:pPr>
              </w:pPrChange>
            </w:pPr>
            <w:r w:rsidRPr="00BA2A4B">
              <w:t xml:space="preserve">        </w:t>
            </w:r>
            <w:proofErr w:type="spellStart"/>
            <w:r w:rsidRPr="00BA2A4B">
              <w:rPr>
                <w:color w:val="6F42C1"/>
              </w:rPr>
              <w:t>android:id</w:t>
            </w:r>
            <w:proofErr w:type="spellEnd"/>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android:onClick</w:t>
            </w:r>
            <w:proofErr w:type="spellEnd"/>
            <w:proofErr w:type="gram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btnAjustes</w:t>
            </w:r>
            <w:proofErr w:type="spellEnd"/>
            <w:r w:rsidRPr="00BA2A4B">
              <w:rPr>
                <w:rFonts w:ascii="Consolas" w:hAnsi="Consolas" w:cs="Consolas"/>
                <w:color w:val="032F62"/>
                <w:sz w:val="18"/>
                <w:szCs w:val="18"/>
              </w:rPr>
              <w:t>"</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r w:rsidRPr="00BA2A4B">
              <w:rPr>
                <w:rFonts w:ascii="Consolas" w:hAnsi="Consolas" w:cs="Consolas"/>
                <w:color w:val="6F42C1"/>
                <w:sz w:val="18"/>
                <w:szCs w:val="18"/>
              </w:rPr>
              <w:t>android:text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string</w:t>
            </w:r>
            <w:proofErr w:type="spellEnd"/>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BotonAjustes</w:t>
            </w:r>
            <w:proofErr w:type="spellEnd"/>
            <w:r w:rsidRPr="00BA2A4B">
              <w:rPr>
                <w:rFonts w:ascii="Consolas" w:hAnsi="Consolas" w:cs="Consolas"/>
                <w:color w:val="032F62"/>
                <w:sz w:val="18"/>
                <w:szCs w:val="18"/>
              </w:rPr>
              <w:t>"</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37E730F6" w:rsidR="00BA2A4B" w:rsidRDefault="00BA2A4B" w:rsidP="00E63A5A">
      <w:r>
        <w:lastRenderedPageBreak/>
        <w:t xml:space="preserve">Como se 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proofErr w:type="spellStart"/>
      <w:r w:rsidRPr="009F109B">
        <w:rPr>
          <w:i/>
          <w:iCs/>
        </w:rPr>
        <w:t>btnAjustes</w:t>
      </w:r>
      <w:proofErr w:type="spellEnd"/>
      <w:r>
        <w:t>.</w:t>
      </w:r>
    </w:p>
    <w:p w14:paraId="0DA1FE2E" w14:textId="127A3FFD" w:rsidR="00BA2A4B" w:rsidRDefault="00BA2A4B" w:rsidP="00E63A5A"/>
    <w:p w14:paraId="667C4EB2" w14:textId="4BD95BD8" w:rsidR="00DC7703" w:rsidRDefault="00DC7703" w:rsidP="00E63A5A">
      <w:r>
        <w:t xml:space="preserve">Por </w:t>
      </w:r>
      <w:r w:rsidR="009F109B">
        <w:t>último,</w:t>
      </w:r>
      <w:r>
        <w:t xml:space="preserve"> </w:t>
      </w:r>
      <w:proofErr w:type="gramStart"/>
      <w:r>
        <w:t>mencionar</w:t>
      </w:r>
      <w:proofErr w:type="gramEnd"/>
      <w:r>
        <w:t xml:space="preserve"> </w:t>
      </w:r>
      <w:r w:rsidR="009F109B">
        <w:t>que,</w:t>
      </w:r>
      <w:r>
        <w:t xml:space="preserve"> aunque no se expliquen los archivos </w:t>
      </w:r>
      <w:proofErr w:type="spellStart"/>
      <w:r>
        <w:t>xml</w:t>
      </w:r>
      <w:proofErr w:type="spellEnd"/>
      <w:r>
        <w:t xml:space="preserve"> referentes al estilo si se quieren leer están en el repositorio de </w:t>
      </w:r>
      <w:proofErr w:type="spellStart"/>
      <w:r>
        <w:t>github</w:t>
      </w:r>
      <w:proofErr w:type="spellEnd"/>
      <w:r>
        <w:t>.</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proofErr w:type="spellStart"/>
      <w:r w:rsidR="0004770F" w:rsidRPr="009F109B">
        <w:rPr>
          <w:i/>
          <w:iCs/>
        </w:rPr>
        <w:t>Manifest</w:t>
      </w:r>
      <w:proofErr w:type="spellEnd"/>
      <w:r w:rsidR="0004770F" w:rsidRPr="009F109B">
        <w:rPr>
          <w:i/>
          <w:iCs/>
        </w:rPr>
        <w:t>/AndroidManifest.xml</w:t>
      </w:r>
    </w:p>
    <w:p w14:paraId="409F9B4B" w14:textId="77777777" w:rsidR="00E20243" w:rsidRDefault="00E20243" w:rsidP="00E63A5A"/>
    <w:p w14:paraId="46157512" w14:textId="3BB5E4A7"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proofErr w:type="spellStart"/>
      <w:r w:rsidRPr="00ED66FE">
        <w:rPr>
          <w:rFonts w:ascii="Consolas" w:hAnsi="Consolas" w:cs="Consolas"/>
          <w:color w:val="6F42C1"/>
          <w:sz w:val="18"/>
          <w:szCs w:val="18"/>
        </w:rPr>
        <w:t>android:name</w:t>
      </w:r>
      <w:proofErr w:type="spellEnd"/>
      <w:r w:rsidRPr="00ED66FE">
        <w:rPr>
          <w:rFonts w:ascii="Consolas" w:hAnsi="Consolas" w:cs="Consolas"/>
          <w:color w:val="24292E"/>
          <w:sz w:val="18"/>
          <w:szCs w:val="18"/>
        </w:rPr>
        <w:t>=</w:t>
      </w:r>
      <w:r w:rsidRPr="00ED66FE">
        <w:rPr>
          <w:rFonts w:ascii="Consolas" w:hAnsi="Consolas" w:cs="Consolas"/>
          <w:color w:val="032F62"/>
          <w:sz w:val="18"/>
          <w:szCs w:val="18"/>
        </w:rPr>
        <w:t>"</w:t>
      </w:r>
      <w:proofErr w:type="spellStart"/>
      <w:proofErr w:type="gramStart"/>
      <w:r w:rsidRPr="00ED66FE">
        <w:rPr>
          <w:rFonts w:ascii="Consolas" w:hAnsi="Consolas" w:cs="Consolas"/>
          <w:color w:val="032F62"/>
          <w:sz w:val="18"/>
          <w:szCs w:val="18"/>
        </w:rPr>
        <w:t>com.here</w:t>
      </w:r>
      <w:proofErr w:type="gramEnd"/>
      <w:r w:rsidRPr="00ED66FE">
        <w:rPr>
          <w:rFonts w:ascii="Consolas" w:hAnsi="Consolas" w:cs="Consolas"/>
          <w:color w:val="032F62"/>
          <w:sz w:val="18"/>
          <w:szCs w:val="18"/>
        </w:rPr>
        <w:t>.android.maps.apptoken</w:t>
      </w:r>
      <w:proofErr w:type="spellEnd"/>
      <w:r w:rsidRPr="00ED66FE">
        <w:rPr>
          <w:rFonts w:ascii="Consolas" w:hAnsi="Consolas" w:cs="Consolas"/>
          <w:color w:val="032F62"/>
          <w:sz w:val="18"/>
          <w:szCs w:val="18"/>
        </w:rPr>
        <w:t>"</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proofErr w:type="spellStart"/>
      <w:r w:rsidRPr="00ED66FE">
        <w:rPr>
          <w:rFonts w:ascii="Consolas" w:hAnsi="Consolas" w:cs="Consolas"/>
          <w:color w:val="6F42C1"/>
          <w:sz w:val="18"/>
          <w:szCs w:val="18"/>
        </w:rPr>
        <w:t>android:value</w:t>
      </w:r>
      <w:proofErr w:type="spellEnd"/>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75A626F6"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w:t>
      </w:r>
      <w:proofErr w:type="spellStart"/>
      <w:r w:rsidRPr="00733C98">
        <w:rPr>
          <w:color w:val="22863A"/>
        </w:rPr>
        <w:t>permission</w:t>
      </w:r>
      <w:proofErr w:type="spellEnd"/>
      <w:r w:rsidRPr="00733C98">
        <w:rPr>
          <w:shd w:val="clear" w:color="auto" w:fill="FFFFFF"/>
        </w:rPr>
        <w:t xml:space="preserve"> </w:t>
      </w:r>
      <w:proofErr w:type="spellStart"/>
      <w:r w:rsidRPr="00733C98">
        <w:rPr>
          <w:color w:val="6F42C1"/>
        </w:rPr>
        <w:t>android:name</w:t>
      </w:r>
      <w:proofErr w:type="spellEnd"/>
      <w:r w:rsidRPr="00733C98">
        <w:rPr>
          <w:shd w:val="clear" w:color="auto" w:fill="FFFFFF"/>
        </w:rPr>
        <w:t>=</w:t>
      </w:r>
      <w:r w:rsidRPr="00733C98">
        <w:t>"</w:t>
      </w:r>
      <w:proofErr w:type="spellStart"/>
      <w:proofErr w:type="gramStart"/>
      <w:r w:rsidRPr="00733C98">
        <w:t>android.permission</w:t>
      </w:r>
      <w:proofErr w:type="spellEnd"/>
      <w:proofErr w:type="gramEnd"/>
      <w:r w:rsidRPr="00733C98">
        <w:t>.</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proofErr w:type="spellStart"/>
      <w:r w:rsidRPr="00F64332">
        <w:rPr>
          <w:rFonts w:ascii="Consolas" w:hAnsi="Consolas" w:cs="Consolas"/>
          <w:color w:val="22863A"/>
          <w:sz w:val="18"/>
          <w:szCs w:val="18"/>
        </w:rPr>
        <w:t>activity</w:t>
      </w:r>
      <w:proofErr w:type="spellEnd"/>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android:name</w:t>
      </w:r>
      <w:proofErr w:type="spellEnd"/>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InfoActivity</w:t>
      </w:r>
      <w:proofErr w:type="spellEnd"/>
      <w:proofErr w:type="gramEnd"/>
      <w:r w:rsidRPr="00F64332">
        <w:rPr>
          <w:rFonts w:ascii="Consolas" w:hAnsi="Consolas" w:cs="Consolas"/>
          <w:color w:val="032F62"/>
          <w:sz w:val="18"/>
          <w:szCs w:val="18"/>
        </w:rPr>
        <w:t>"</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proofErr w:type="gramStart"/>
      <w:r w:rsidRPr="00F64332">
        <w:rPr>
          <w:rFonts w:ascii="Consolas" w:hAnsi="Consolas" w:cs="Consolas"/>
          <w:color w:val="6F42C1"/>
          <w:sz w:val="18"/>
          <w:szCs w:val="18"/>
        </w:rPr>
        <w:t>android:label</w:t>
      </w:r>
      <w:proofErr w:type="spellEnd"/>
      <w:proofErr w:type="gram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Informacion</w:t>
      </w:r>
      <w:proofErr w:type="spellEnd"/>
      <w:r w:rsidRPr="00F64332">
        <w:rPr>
          <w:rFonts w:ascii="Consolas" w:hAnsi="Consolas" w:cs="Consolas"/>
          <w:color w:val="032F62"/>
          <w:sz w:val="18"/>
          <w:szCs w:val="18"/>
        </w:rPr>
        <w:t>"</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proofErr w:type="gramStart"/>
      <w:r w:rsidRPr="00F64332">
        <w:rPr>
          <w:rFonts w:ascii="Consolas" w:hAnsi="Consolas" w:cs="Consolas"/>
          <w:color w:val="6F42C1"/>
          <w:sz w:val="18"/>
          <w:szCs w:val="18"/>
        </w:rPr>
        <w:t>android:parentActivityName</w:t>
      </w:r>
      <w:proofErr w:type="spellEnd"/>
      <w:proofErr w:type="gram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MainActivity</w:t>
      </w:r>
      <w:proofErr w:type="spellEnd"/>
      <w:r w:rsidRPr="00F64332">
        <w:rPr>
          <w:rFonts w:ascii="Consolas" w:hAnsi="Consolas" w:cs="Consolas"/>
          <w:color w:val="032F62"/>
          <w:sz w:val="18"/>
          <w:szCs w:val="18"/>
        </w:rPr>
        <w:t>"</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android:name</w:t>
      </w:r>
      <w:proofErr w:type="spell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proofErr w:type="gramStart"/>
      <w:r w:rsidRPr="00F64332">
        <w:rPr>
          <w:rFonts w:ascii="Consolas" w:hAnsi="Consolas" w:cs="Consolas"/>
          <w:color w:val="032F62"/>
          <w:sz w:val="18"/>
          <w:szCs w:val="18"/>
        </w:rPr>
        <w:t>android.support</w:t>
      </w:r>
      <w:proofErr w:type="gramEnd"/>
      <w:r w:rsidRPr="00F64332">
        <w:rPr>
          <w:rFonts w:ascii="Consolas" w:hAnsi="Consolas" w:cs="Consolas"/>
          <w:color w:val="032F62"/>
          <w:sz w:val="18"/>
          <w:szCs w:val="18"/>
        </w:rPr>
        <w:t>.PARENT_ACTIVITY</w:t>
      </w:r>
      <w:proofErr w:type="spellEnd"/>
      <w:r w:rsidRPr="00F64332">
        <w:rPr>
          <w:rFonts w:ascii="Consolas" w:hAnsi="Consolas" w:cs="Consolas"/>
          <w:color w:val="032F62"/>
          <w:sz w:val="18"/>
          <w:szCs w:val="18"/>
        </w:rPr>
        <w:t>"</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android:value</w:t>
      </w:r>
      <w:proofErr w:type="spellEnd"/>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MainActivity</w:t>
      </w:r>
      <w:proofErr w:type="spellEnd"/>
      <w:proofErr w:type="gramEnd"/>
      <w:r w:rsidRPr="00F64332">
        <w:rPr>
          <w:rFonts w:ascii="Consolas" w:hAnsi="Consolas" w:cs="Consolas"/>
          <w:color w:val="032F62"/>
          <w:sz w:val="18"/>
          <w:szCs w:val="18"/>
        </w:rPr>
        <w:t>"</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proofErr w:type="spellStart"/>
      <w:r w:rsidRPr="00F64332">
        <w:rPr>
          <w:rFonts w:ascii="Consolas" w:hAnsi="Consolas" w:cs="Consolas"/>
          <w:color w:val="22863A"/>
          <w:sz w:val="18"/>
          <w:szCs w:val="18"/>
        </w:rPr>
        <w:t>activity</w:t>
      </w:r>
      <w:proofErr w:type="spellEnd"/>
      <w:r w:rsidRPr="00F64332">
        <w:rPr>
          <w:rFonts w:ascii="Consolas" w:hAnsi="Consolas" w:cs="Consolas"/>
          <w:color w:val="24292E"/>
          <w:sz w:val="18"/>
          <w:szCs w:val="18"/>
        </w:rPr>
        <w:t>&gt;</w:t>
      </w:r>
    </w:p>
    <w:p w14:paraId="75525CBD" w14:textId="77777777" w:rsidR="00ED66FE" w:rsidRPr="008F6737" w:rsidRDefault="00ED66FE" w:rsidP="00ED66FE"/>
    <w:p w14:paraId="6ABC5F68" w14:textId="5F06CEB6" w:rsidR="00BC1E65" w:rsidRDefault="00BC1E65" w:rsidP="002E5974">
      <w:pPr>
        <w:pStyle w:val="TtuloTDC"/>
        <w:numPr>
          <w:ilvl w:val="0"/>
          <w:numId w:val="8"/>
        </w:numPr>
      </w:pPr>
      <w:bookmarkStart w:id="335" w:name="_Toc37410434"/>
      <w:r>
        <w:lastRenderedPageBreak/>
        <w:t>Diseño del reconocedor basado en IA.</w:t>
      </w:r>
      <w:bookmarkEnd w:id="335"/>
    </w:p>
    <w:p w14:paraId="57A50D98" w14:textId="4EC6D729" w:rsidR="00D432F8" w:rsidRDefault="00456515" w:rsidP="00CF6E94">
      <w:pPr>
        <w:pStyle w:val="Ttulo1"/>
      </w:pPr>
      <w:bookmarkStart w:id="336" w:name="_Toc37410435"/>
      <w:r>
        <w:t xml:space="preserve">5.1 </w:t>
      </w:r>
      <w:r w:rsidR="00D432F8">
        <w:t>Introducción</w:t>
      </w:r>
      <w:r w:rsidR="00AD0F6C">
        <w:t>.</w:t>
      </w:r>
      <w:bookmarkEnd w:id="336"/>
    </w:p>
    <w:p w14:paraId="3D3911DE" w14:textId="77777777" w:rsidR="00AD0F6C" w:rsidRPr="00AD0F6C" w:rsidRDefault="00AD0F6C" w:rsidP="00AD0F6C"/>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1D3C43AB" w:rsidR="00E813DA" w:rsidRDefault="00456515" w:rsidP="00496715">
      <w:pPr>
        <w:pStyle w:val="Ttulo1"/>
      </w:pPr>
      <w:bookmarkStart w:id="337" w:name="_Toc37410436"/>
      <w:r>
        <w:t xml:space="preserve">5.2 </w:t>
      </w:r>
      <w:r w:rsidR="002B62F4">
        <w:t>Vista teóric</w:t>
      </w:r>
      <w:r w:rsidR="00496715">
        <w:t>a</w:t>
      </w:r>
      <w:r w:rsidR="00AD0F6C">
        <w:t>.</w:t>
      </w:r>
      <w:bookmarkEnd w:id="337"/>
    </w:p>
    <w:p w14:paraId="2BFCC247" w14:textId="77777777" w:rsidR="00AD0F6C" w:rsidRPr="00AD0F6C" w:rsidRDefault="00AD0F6C" w:rsidP="00AD0F6C"/>
    <w:p w14:paraId="692E1837" w14:textId="4D3B2974" w:rsidR="00E813DA" w:rsidRDefault="00456515" w:rsidP="00E813DA">
      <w:pPr>
        <w:pStyle w:val="Ttulo2"/>
      </w:pPr>
      <w:bookmarkStart w:id="338" w:name="_Toc37410437"/>
      <w:r>
        <w:t xml:space="preserve">5.2.1 </w:t>
      </w:r>
      <w:r w:rsidR="00E813DA">
        <w:t xml:space="preserve">Clasificación vs </w:t>
      </w:r>
      <w:commentRangeStart w:id="339"/>
      <w:r w:rsidR="00E813DA">
        <w:t>detección</w:t>
      </w:r>
      <w:commentRangeEnd w:id="339"/>
      <w:r w:rsidR="00F625B3">
        <w:rPr>
          <w:rStyle w:val="Refdecomentario"/>
          <w:rFonts w:asciiTheme="minorHAnsi" w:eastAsiaTheme="minorEastAsia" w:hAnsiTheme="minorHAnsi" w:cstheme="minorBidi"/>
          <w:color w:val="auto"/>
        </w:rPr>
        <w:commentReference w:id="339"/>
      </w:r>
      <w:r w:rsidR="00AD0F6C">
        <w:t>.</w:t>
      </w:r>
      <w:bookmarkEnd w:id="338"/>
    </w:p>
    <w:p w14:paraId="71B218A9" w14:textId="77777777" w:rsidR="00AD0F6C" w:rsidRPr="00AD0F6C" w:rsidRDefault="00AD0F6C" w:rsidP="00AD0F6C"/>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2B5F32D5"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w:t>
      </w:r>
      <w:proofErr w:type="spellStart"/>
      <w:r w:rsidR="003E7704">
        <w:t>Fig</w:t>
      </w:r>
      <w:proofErr w:type="spellEnd"/>
      <w:r w:rsidR="003E7704">
        <w:t xml:space="preserve"> x).</w:t>
      </w:r>
    </w:p>
    <w:p w14:paraId="129627B0" w14:textId="07D9E036" w:rsidR="002B62F4" w:rsidRDefault="002B62F4" w:rsidP="00F625B3">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2B49F8" w:rsidRPr="0065747A" w:rsidRDefault="002B49F8"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2B49F8" w:rsidRPr="0065747A" w:rsidRDefault="002B49F8"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340" w:name="_Toc37410438"/>
      <w:r>
        <w:t xml:space="preserve">5.2.2 </w:t>
      </w:r>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w:t>
      </w:r>
      <w:commentRangeStart w:id="341"/>
      <w:r w:rsidR="002B62F4">
        <w:t>detector</w:t>
      </w:r>
      <w:commentRangeEnd w:id="341"/>
      <w:r w:rsidR="00F625B3">
        <w:rPr>
          <w:rStyle w:val="Refdecomentario"/>
          <w:rFonts w:asciiTheme="minorHAnsi" w:eastAsiaTheme="minorEastAsia" w:hAnsiTheme="minorHAnsi" w:cstheme="minorBidi"/>
          <w:color w:val="auto"/>
        </w:rPr>
        <w:commentReference w:id="341"/>
      </w:r>
      <w:r w:rsidR="00AD0F6C">
        <w:t>.</w:t>
      </w:r>
      <w:bookmarkEnd w:id="340"/>
    </w:p>
    <w:p w14:paraId="5234E203" w14:textId="77777777" w:rsidR="00AD0F6C" w:rsidRPr="00AD0F6C" w:rsidRDefault="00AD0F6C" w:rsidP="00AD0F6C"/>
    <w:p w14:paraId="523A69E2" w14:textId="7EC347F1"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07DC93FF" w14:textId="7E2DE8B2" w:rsidR="002B62F4" w:rsidRDefault="00457C23" w:rsidP="00F625B3">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34265CCD" w14:textId="3FA617AE" w:rsidR="00B577ED" w:rsidRDefault="00C93EC0" w:rsidP="00CF6E94">
      <w:pPr>
        <w:pStyle w:val="Ttulo1"/>
      </w:pPr>
      <w:bookmarkStart w:id="342" w:name="_Toc37410439"/>
      <w:r>
        <w:t xml:space="preserve">5.3 </w:t>
      </w:r>
      <w:r w:rsidR="00FC2890">
        <w:t>Tensor</w:t>
      </w:r>
      <w:r w:rsidR="00AD0F6C">
        <w:t>f</w:t>
      </w:r>
      <w:r w:rsidR="00FC2890">
        <w:t>low API</w:t>
      </w:r>
      <w:r w:rsidR="00D415CA">
        <w:t>.</w:t>
      </w:r>
      <w:bookmarkEnd w:id="342"/>
    </w:p>
    <w:p w14:paraId="0C2B0DC8" w14:textId="77777777" w:rsidR="00D415CA" w:rsidRPr="00D415CA" w:rsidRDefault="00D415CA" w:rsidP="00D415CA"/>
    <w:p w14:paraId="1CDD94A7" w14:textId="23578EE5" w:rsidR="00BD5EEA" w:rsidRDefault="009F6F41" w:rsidP="008C7933">
      <w:r>
        <w:t xml:space="preserve">Con el propósito de simplificar la tarea de implementar el reconocedor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w:t>
      </w:r>
      <w:r w:rsidR="00D47AB4">
        <w:t>en</w:t>
      </w:r>
      <w:r w:rsidR="00BD5EEA">
        <w:t xml:space="preserve"> lo siguiente:</w:t>
      </w:r>
    </w:p>
    <w:p w14:paraId="128959A1" w14:textId="4AC14472"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w:t>
      </w:r>
      <w:r w:rsidR="00650670">
        <w:t>-</w:t>
      </w:r>
      <w:proofErr w:type="spellStart"/>
      <w:r>
        <w:t>cam</w:t>
      </w:r>
      <w:proofErr w:type="spellEnd"/>
      <w:r>
        <w:t xml:space="preserve">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lastRenderedPageBreak/>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343" w:name="_Toc37410440"/>
      <w:r w:rsidRPr="00D415CA">
        <w:t>5.</w:t>
      </w:r>
      <w:r>
        <w:t xml:space="preserve">3.1 </w:t>
      </w:r>
      <w:r w:rsidR="00151340">
        <w:t>Comparación de m</w:t>
      </w:r>
      <w:r w:rsidR="005B473F">
        <w:t>odelos pre-entrenados</w:t>
      </w:r>
      <w:r>
        <w:t>.</w:t>
      </w:r>
      <w:bookmarkEnd w:id="343"/>
    </w:p>
    <w:p w14:paraId="32E1C0A2" w14:textId="77777777" w:rsidR="001104E1" w:rsidRPr="001104E1" w:rsidRDefault="001104E1" w:rsidP="001104E1"/>
    <w:p w14:paraId="262E9C2D" w14:textId="2F782E83" w:rsidR="00D432F8" w:rsidRDefault="008C7933" w:rsidP="00D432F8">
      <w:r>
        <w:t>Tensorflow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344" w:author="JUAN FRANCISCO JIMENEZ CASTELLANOS" w:date="2020-03-21T12:39:00Z">
        <w:r w:rsidR="00BF3B12">
          <w:t>ú</w:t>
        </w:r>
      </w:ins>
      <w:r w:rsidR="009B3335">
        <w:t>ltiples objetos con lo que su eficacia es notable</w:t>
      </w:r>
      <w:commentRangeStart w:id="345"/>
      <w:r w:rsidR="009B3335">
        <w:t>.</w:t>
      </w:r>
      <w:commentRangeEnd w:id="345"/>
      <w:r w:rsidR="00BC6318">
        <w:rPr>
          <w:rStyle w:val="Refdecomentario"/>
          <w:rFonts w:eastAsiaTheme="minorEastAsia" w:cstheme="minorBidi"/>
        </w:rPr>
        <w:commentReference w:id="345"/>
      </w:r>
      <w:r>
        <w:t xml:space="preserve"> </w:t>
      </w:r>
    </w:p>
    <w:p w14:paraId="1D454820" w14:textId="77777777" w:rsidR="009B3335" w:rsidRDefault="009B3335" w:rsidP="00D432F8"/>
    <w:p w14:paraId="05ECC201" w14:textId="4244F444" w:rsidR="008C7933" w:rsidRDefault="009B3335" w:rsidP="00D432F8">
      <w:r>
        <w:t xml:space="preserve">Estos modelos listados en la imagen </w:t>
      </w:r>
      <w:proofErr w:type="spellStart"/>
      <w:r>
        <w:t>x.x</w:t>
      </w:r>
      <w:proofErr w:type="spellEnd"/>
      <w:r>
        <w:t xml:space="preserve"> se encuentran alojados en el repositorio de Tensorflow subdivididos en velocidad</w:t>
      </w:r>
      <w:r w:rsidR="00F25C85">
        <w:t>(ms)</w:t>
      </w:r>
      <w:r>
        <w:t xml:space="preserve"> y eficacia de reconocimiento</w:t>
      </w:r>
      <w:r w:rsidR="00F25C85">
        <w:t>(</w:t>
      </w:r>
      <w:proofErr w:type="spellStart"/>
      <w:r w:rsidR="00F25C85">
        <w:t>mAP</w:t>
      </w:r>
      <w:proofErr w:type="spellEnd"/>
      <w:r w:rsidR="00F25C85">
        <w:t>)</w:t>
      </w:r>
      <w:r>
        <w:t>, para el uso en aparatos con poca potencia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2B49F8" w:rsidRDefault="002B49F8"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B49F8" w:rsidRDefault="002B49F8"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2B49F8" w:rsidRDefault="002B49F8"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B49F8" w:rsidRDefault="002B49F8" w:rsidP="00F25C85">
                      <w:pPr>
                        <w:pStyle w:val="Descripcin"/>
                      </w:pPr>
                    </w:p>
                  </w:txbxContent>
                </v:textbox>
                <w10:wrap type="square"/>
              </v:shape>
            </w:pict>
          </mc:Fallback>
        </mc:AlternateContent>
      </w:r>
    </w:p>
    <w:p w14:paraId="33C353B5" w14:textId="77777777" w:rsidR="008C7933" w:rsidRDefault="00F25C85" w:rsidP="00D432F8">
      <w:commentRangeStart w:id="346"/>
      <w:r>
        <w:rPr>
          <w:rStyle w:val="Refdenotaalpie"/>
        </w:rPr>
        <w:footnoteReference w:id="7"/>
      </w:r>
      <w:commentRangeEnd w:id="346"/>
      <w:r w:rsidR="00D47AB4">
        <w:rPr>
          <w:rStyle w:val="Refdecomentario"/>
          <w:rFonts w:eastAsiaTheme="minorEastAsia" w:cstheme="minorBidi"/>
        </w:rPr>
        <w:commentReference w:id="346"/>
      </w:r>
    </w:p>
    <w:p w14:paraId="676F1101" w14:textId="77777777" w:rsidR="008C7933" w:rsidRDefault="008C7933" w:rsidP="00D432F8"/>
    <w:p w14:paraId="1E4776D6" w14:textId="77777777" w:rsidR="00F25C85" w:rsidRDefault="00F25C85" w:rsidP="00D432F8"/>
    <w:p w14:paraId="36A6ABC3" w14:textId="282973CA" w:rsidR="008C7933" w:rsidRDefault="006F658B" w:rsidP="00D432F8">
      <w:r>
        <w:t>Para este caso en particular se ha</w:t>
      </w:r>
      <w:r w:rsidR="008C7933">
        <w:t xml:space="preserve"> elegido el modelo </w:t>
      </w:r>
      <w:r w:rsidR="008C7933" w:rsidRPr="00650670">
        <w:rPr>
          <w:i/>
          <w:iCs/>
        </w:rPr>
        <w:t>ssdlite_mobilenet_v2_coco</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347" w:name="_Toc37410441"/>
      <w:r>
        <w:t xml:space="preserve">5.5 </w:t>
      </w:r>
      <w:r w:rsidR="00892957">
        <w:t xml:space="preserve">Esquema de </w:t>
      </w:r>
      <w:r w:rsidR="00F72FC2">
        <w:t>ejecución</w:t>
      </w:r>
      <w:r w:rsidR="009F6F41">
        <w:t>.</w:t>
      </w:r>
      <w:bookmarkEnd w:id="347"/>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348" w:name="_Ref32388720"/>
      <w:r>
        <w:t>Inicialización y carga</w:t>
      </w:r>
      <w:r w:rsidR="000B6D19">
        <w:t xml:space="preserve"> de parámetros</w:t>
      </w:r>
      <w:r>
        <w:t>:</w:t>
      </w:r>
      <w:bookmarkEnd w:id="348"/>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lastRenderedPageBreak/>
        <w:t>Requisitos temporales.</w:t>
      </w:r>
    </w:p>
    <w:p w14:paraId="78BBED70" w14:textId="07E86DB6" w:rsidR="00756334" w:rsidRDefault="00756334" w:rsidP="00756334">
      <w:pPr>
        <w:pStyle w:val="Prrafodelista"/>
        <w:numPr>
          <w:ilvl w:val="2"/>
          <w:numId w:val="5"/>
        </w:numPr>
      </w:pPr>
      <w:r>
        <w:t>Requisitos de umbra</w:t>
      </w:r>
      <w:ins w:id="349" w:author="Juan Carlos de Alfonso Juliá" w:date="2020-04-08T14:41:00Z">
        <w:r w:rsidR="00892957">
          <w:t>l</w:t>
        </w:r>
      </w:ins>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15FF92E4"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w:t>
      </w:r>
      <w:r w:rsidRPr="00CD2FBB">
        <w:rPr>
          <w:i/>
          <w:iCs/>
        </w:rPr>
        <w:t>reconocedor.py</w:t>
      </w:r>
      <w:r>
        <w:t xml:space="preserve"> modificando la variable </w:t>
      </w:r>
      <w:proofErr w:type="spellStart"/>
      <w:r>
        <w:t>umbralCaptura</w:t>
      </w:r>
      <w:proofErr w:type="spellEnd"/>
      <w:r>
        <w:t>.</w:t>
      </w:r>
    </w:p>
    <w:p w14:paraId="077C817E" w14:textId="77777777" w:rsidR="00867291" w:rsidRDefault="00867291" w:rsidP="009F6F41"/>
    <w:p w14:paraId="4E8061EA" w14:textId="16E66268"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 el coordinador parará el hilo finalizando de esta manera la ejecución del algoritmo.</w:t>
      </w:r>
    </w:p>
    <w:p w14:paraId="2E392F1E" w14:textId="6978010A" w:rsidR="005B473F" w:rsidRDefault="005B473F" w:rsidP="005B473F">
      <w:pPr>
        <w:rPr>
          <w:ins w:id="350" w:author="Juan Carlos de Alfonso Juliá" w:date="2020-04-08T22:39:00Z"/>
        </w:rPr>
      </w:pPr>
    </w:p>
    <w:p w14:paraId="3BCCCC0D" w14:textId="6C2EBD5C" w:rsidR="00E21241" w:rsidRDefault="00E21241" w:rsidP="005B473F">
      <w:ins w:id="351" w:author="Juan Carlos de Alfonso Juliá" w:date="2020-04-08T22:39:00Z">
        <w:r>
          <w:t>Una posible captura dada por el algoritmo sería parecida a la inferior</w:t>
        </w:r>
      </w:ins>
      <w:ins w:id="352" w:author="Juan Carlos de Alfonso Juliá" w:date="2020-04-08T22:40:00Z">
        <w:r>
          <w:t xml:space="preserve"> (</w:t>
        </w:r>
        <w:proofErr w:type="spellStart"/>
        <w:r>
          <w:t>fig</w:t>
        </w:r>
        <w:proofErr w:type="spellEnd"/>
        <w:r>
          <w:t xml:space="preserve"> x)</w:t>
        </w:r>
      </w:ins>
      <w:ins w:id="353" w:author="Juan Carlos de Alfonso Juliá" w:date="2020-04-08T22:39:00Z">
        <w:r>
          <w:t xml:space="preserve">, en donde se marcan las distintas personas detectadas con su </w:t>
        </w:r>
      </w:ins>
      <w:r w:rsidR="000B6D19">
        <w:t xml:space="preserve">índice de certeza </w:t>
      </w:r>
      <w:ins w:id="354" w:author="Juan Carlos de Alfonso Juliá" w:date="2020-04-08T22:40:00Z">
        <w:r>
          <w:t>y en el pie de la imagen el lugar de captura y la fecha.</w:t>
        </w:r>
      </w:ins>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2B49F8" w:rsidRDefault="002B49F8"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2B49F8" w:rsidRDefault="002B49F8"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355" w:name="_Toc37410442"/>
      <w:r>
        <w:t xml:space="preserve">5.6 </w:t>
      </w:r>
      <w:r w:rsidR="00B17F47">
        <w:t>Funcionamiento interno</w:t>
      </w:r>
      <w:bookmarkEnd w:id="355"/>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intervaloCapturaMin</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w:t>
      </w:r>
      <w:proofErr w:type="spellStart"/>
      <w:r w:rsidRPr="004D4506">
        <w:rPr>
          <w:rFonts w:ascii="Consolas" w:hAnsi="Consolas" w:cs="Consolas"/>
          <w:color w:val="6A737D"/>
          <w:sz w:val="18"/>
          <w:szCs w:val="18"/>
        </w:rPr>
        <w:t>minima</w:t>
      </w:r>
      <w:proofErr w:type="spellEnd"/>
      <w:r w:rsidRPr="004D4506">
        <w:rPr>
          <w:rFonts w:ascii="Consolas" w:hAnsi="Consolas" w:cs="Consolas"/>
          <w:color w:val="6A737D"/>
          <w:sz w:val="18"/>
          <w:szCs w:val="18"/>
        </w:rPr>
        <w:t xml:space="preserve">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tiempoCaptura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proofErr w:type="spellStart"/>
      <w:r w:rsidRPr="004D4506">
        <w:rPr>
          <w:rFonts w:ascii="Consolas" w:hAnsi="Consolas" w:cs="Consolas"/>
          <w:color w:val="24292E"/>
          <w:sz w:val="18"/>
          <w:szCs w:val="18"/>
        </w:rPr>
        <w:t>umbralCaptura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w:t>
      </w:r>
      <w:proofErr w:type="spellStart"/>
      <w:r w:rsidRPr="004D4506">
        <w:rPr>
          <w:rFonts w:ascii="Consolas" w:hAnsi="Consolas" w:cs="Consolas"/>
          <w:color w:val="6A737D"/>
          <w:sz w:val="18"/>
          <w:szCs w:val="18"/>
        </w:rPr>
        <w:t>minimo</w:t>
      </w:r>
      <w:proofErr w:type="spellEnd"/>
      <w:r w:rsidRPr="004D4506">
        <w:rPr>
          <w:rFonts w:ascii="Consolas" w:hAnsi="Consolas" w:cs="Consolas"/>
          <w:color w:val="6A737D"/>
          <w:sz w:val="18"/>
          <w:szCs w:val="18"/>
        </w:rPr>
        <w:t xml:space="preserve"> umbral para realizar captura (en porcentaje)</w:t>
      </w:r>
    </w:p>
    <w:p w14:paraId="0EF46871" w14:textId="77777777" w:rsidR="002E7099" w:rsidRDefault="002E7099" w:rsidP="002E7099"/>
    <w:p w14:paraId="0450377A" w14:textId="48933BD5" w:rsidR="00EF05A5" w:rsidRDefault="00EF05A5" w:rsidP="008C6BF1">
      <w:r>
        <w:t xml:space="preserve">A </w:t>
      </w:r>
      <w:r w:rsidR="000B6D19">
        <w:t>continuación,</w:t>
      </w:r>
      <w:r>
        <w:t xml:space="preserve"> da la posibilidad de elegir la entrada de video que usará el algoritmo, podemos elegir entre la web</w:t>
      </w:r>
      <w:r w:rsidR="00960367">
        <w:t>-</w:t>
      </w:r>
      <w:proofErr w:type="spellStart"/>
      <w:r>
        <w:t>cam</w:t>
      </w:r>
      <w:proofErr w:type="spellEnd"/>
      <w:r>
        <w:t xml:space="preserve">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pPr>
        <w:pStyle w:val="code"/>
        <w:pPrChange w:id="356" w:author="Juan Carlos de Alfonso Juliá" w:date="2020-04-08T22:13:00Z">
          <w:pPr/>
        </w:pPrChang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proofErr w:type="spellStart"/>
      <w:r w:rsidRPr="004D4506">
        <w:rPr>
          <w:rFonts w:ascii="Consolas" w:hAnsi="Consolas" w:cs="Consolas"/>
          <w:color w:val="6A737D"/>
          <w:sz w:val="18"/>
          <w:szCs w:val="18"/>
        </w:rPr>
        <w:t>inputVideo</w:t>
      </w:r>
      <w:proofErr w:type="spellEnd"/>
      <w:r w:rsidRPr="004D4506">
        <w:rPr>
          <w:rFonts w:ascii="Consolas" w:hAnsi="Consolas" w:cs="Consolas"/>
          <w:color w:val="6A737D"/>
          <w:sz w:val="18"/>
          <w:szCs w:val="18"/>
        </w:rPr>
        <w:t xml:space="preserve"> = cv2.VideoCapture(0) ##entrada por web </w:t>
      </w:r>
      <w:proofErr w:type="spellStart"/>
      <w:r w:rsidRPr="004D4506">
        <w:rPr>
          <w:rFonts w:ascii="Consolas" w:hAnsi="Consolas" w:cs="Consolas"/>
          <w:color w:val="6A737D"/>
          <w:sz w:val="18"/>
          <w:szCs w:val="18"/>
        </w:rPr>
        <w:t>cam</w:t>
      </w:r>
      <w:proofErr w:type="spellEnd"/>
    </w:p>
    <w:p w14:paraId="320357EC" w14:textId="77777777" w:rsidR="00B31A13" w:rsidRDefault="00B31A13" w:rsidP="00B31A13">
      <w:proofErr w:type="spellStart"/>
      <w:r w:rsidRPr="004D4506">
        <w:rPr>
          <w:rFonts w:ascii="Consolas" w:hAnsi="Consolas" w:cs="Consolas"/>
          <w:color w:val="24292E"/>
          <w:sz w:val="18"/>
          <w:szCs w:val="18"/>
        </w:rPr>
        <w:t>inputVideo</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w:t>
      </w:r>
      <w:proofErr w:type="spellStart"/>
      <w:r w:rsidRPr="004D4506">
        <w:rPr>
          <w:rFonts w:ascii="Consolas" w:hAnsi="Consolas" w:cs="Consolas"/>
          <w:color w:val="032F62"/>
          <w:sz w:val="18"/>
          <w:szCs w:val="18"/>
        </w:rPr>
        <w:t>testVideos</w:t>
      </w:r>
      <w:proofErr w:type="spellEnd"/>
      <w:r w:rsidRPr="004D4506">
        <w:rPr>
          <w:rFonts w:ascii="Consolas" w:hAnsi="Consolas" w:cs="Consolas"/>
          <w:color w:val="032F62"/>
          <w:sz w:val="18"/>
          <w:szCs w:val="18"/>
        </w:rPr>
        <w:t>/park.mp4"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129416C2" w:rsidR="00FD40BA" w:rsidRDefault="00FD40BA" w:rsidP="00FD40BA">
      <w:r>
        <w:t>También se da la opción de usar otro modelo ya sea pre-entrenado por un usuario como los existentes en los repositorios de Tensor</w:t>
      </w:r>
      <w:r w:rsidR="000B6D19">
        <w:t>f</w:t>
      </w:r>
      <w:r>
        <w:t xml:space="preserve">low, para este proceso habría que </w:t>
      </w:r>
      <w:r>
        <w:lastRenderedPageBreak/>
        <w:t>guardar el modelo en la carpeta “modelos” y añadir una nueva línea con su nombre, como se dijo anteriormente se va a usar el m</w:t>
      </w:r>
      <w:r w:rsidR="002C0973">
        <w:t>o</w:t>
      </w:r>
      <w:r>
        <w:t xml:space="preserve">delo </w:t>
      </w:r>
      <w:r w:rsidRPr="00960367">
        <w:rPr>
          <w:rFonts w:ascii="Times New Roman" w:hAnsi="Times New Roman"/>
          <w:i/>
          <w:iCs/>
          <w:rPrChange w:id="357" w:author="Juan Carlos de Alfonso Juliá" w:date="2020-04-08T22:01:00Z">
            <w:rPr>
              <w:rFonts w:ascii="Consolas" w:hAnsi="Consolas" w:cs="Consolas"/>
              <w:color w:val="032F62"/>
              <w:sz w:val="18"/>
              <w:szCs w:val="18"/>
              <w:shd w:val="clear" w:color="auto" w:fill="FFFFFF"/>
            </w:rPr>
          </w:rPrChange>
        </w:rPr>
        <w:t>ssd_inception_v2_coco</w:t>
      </w:r>
      <w:r>
        <w:t>.</w:t>
      </w:r>
    </w:p>
    <w:p w14:paraId="257BEF91" w14:textId="1EA24B58" w:rsidR="00BD5EEA" w:rsidRDefault="00BD5EEA" w:rsidP="00FD40BA"/>
    <w:p w14:paraId="4EE709EE" w14:textId="13F6E74C" w:rsidR="00BD5EEA" w:rsidRDefault="00BD117E">
      <w:pPr>
        <w:pStyle w:val="code"/>
        <w:pPrChange w:id="358" w:author="Juan Carlos de Alfonso Juliá" w:date="2020-04-08T22:13:00Z">
          <w:pPr/>
        </w:pPrChang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64716D9E"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 xml:space="preserve">configura el reconocedor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proofErr w:type="spellStart"/>
      <w:r w:rsidR="00EA383D" w:rsidRPr="00EA383D">
        <w:rPr>
          <w:rFonts w:ascii="Consolas" w:hAnsi="Consolas" w:cs="Consolas"/>
          <w:color w:val="24292E"/>
          <w:sz w:val="18"/>
          <w:szCs w:val="18"/>
        </w:rPr>
        <w:t>ret</w:t>
      </w:r>
      <w:proofErr w:type="spellEnd"/>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image_np</w:t>
      </w:r>
      <w:proofErr w:type="spellEnd"/>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proofErr w:type="spellEnd"/>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195B73A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para nuestro programa válidas, esto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xml:space="preserve"># Descomentar </w:t>
      </w:r>
      <w:proofErr w:type="spellStart"/>
      <w:r w:rsidRPr="008B6B39">
        <w:rPr>
          <w:rFonts w:ascii="Consolas" w:hAnsi="Consolas" w:cs="Consolas"/>
          <w:color w:val="6A737D"/>
          <w:sz w:val="18"/>
          <w:szCs w:val="18"/>
        </w:rPr>
        <w:t>linea</w:t>
      </w:r>
      <w:proofErr w:type="spellEnd"/>
      <w:r w:rsidRPr="008B6B39">
        <w:rPr>
          <w:rFonts w:ascii="Consolas" w:hAnsi="Consolas" w:cs="Consolas"/>
          <w:color w:val="6A737D"/>
          <w:sz w:val="18"/>
          <w:szCs w:val="18"/>
        </w:rPr>
        <w:t xml:space="preserve">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object</w:t>
      </w:r>
      <w:proofErr w:type="spellEnd"/>
      <w:r w:rsidRPr="008B6B39">
        <w:rPr>
          <w:rFonts w:ascii="Consolas" w:hAnsi="Consolas" w:cs="Consolas"/>
          <w:color w:val="032F62"/>
          <w:sz w:val="18"/>
          <w:szCs w:val="18"/>
        </w:rPr>
        <w:t xml:space="preserve"> </w:t>
      </w:r>
      <w:proofErr w:type="spellStart"/>
      <w:r w:rsidRPr="008B6B39">
        <w:rPr>
          <w:rFonts w:ascii="Consolas" w:hAnsi="Consolas" w:cs="Consolas"/>
          <w:color w:val="032F62"/>
          <w:sz w:val="18"/>
          <w:szCs w:val="18"/>
        </w:rPr>
        <w:t>detection</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w:t>
      </w:r>
      <w:proofErr w:type="gramStart"/>
      <w:r w:rsidRPr="008B6B39">
        <w:rPr>
          <w:rFonts w:ascii="Consolas" w:hAnsi="Consolas" w:cs="Consolas"/>
          <w:color w:val="24292E"/>
          <w:sz w:val="18"/>
          <w:szCs w:val="18"/>
        </w:rPr>
        <w:t>scores[</w:t>
      </w:r>
      <w:proofErr w:type="gramEnd"/>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umbralCaptura</w:t>
      </w:r>
      <w:proofErr w:type="spellEnd"/>
      <w:r w:rsidRPr="008B6B39">
        <w:rPr>
          <w:rFonts w:ascii="Consolas" w:hAnsi="Consolas" w:cs="Consolas"/>
          <w:color w:val="24292E"/>
          <w:sz w:val="18"/>
          <w:szCs w:val="18"/>
        </w:rPr>
        <w:t>):</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 xml:space="preserve"> (</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second</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proofErr w:type="spellStart"/>
      <w:r w:rsidRPr="008B6B39">
        <w:rPr>
          <w:rFonts w:ascii="Consolas" w:hAnsi="Consolas" w:cs="Consolas"/>
          <w:color w:val="24292E"/>
          <w:sz w:val="18"/>
          <w:szCs w:val="18"/>
        </w:rPr>
        <w:t>tiempoCaptura</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intervaloCapturaMin</w:t>
      </w:r>
      <w:proofErr w:type="spellEnd"/>
      <w:r w:rsidRPr="008B6B39">
        <w:rPr>
          <w:rFonts w:ascii="Consolas" w:hAnsi="Consolas" w:cs="Consolas"/>
          <w:color w:val="24292E"/>
          <w:sz w:val="18"/>
          <w:szCs w:val="18"/>
        </w:rPr>
        <w:t>):</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tiempoCaptura</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proofErr w:type="spellStart"/>
      <w:proofErr w:type="gram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proofErr w:type="gramEnd"/>
      <w:r>
        <w:rPr>
          <w:rFonts w:ascii="Consolas" w:hAnsi="Consolas" w:cs="Consolas"/>
          <w:color w:val="24292E"/>
          <w:sz w:val="18"/>
          <w:szCs w:val="18"/>
          <w:shd w:val="clear" w:color="auto" w:fill="FFFFFF"/>
        </w:rPr>
        <w:t>).</w:t>
      </w:r>
      <w:proofErr w:type="spellStart"/>
      <w:r>
        <w:rPr>
          <w:rStyle w:val="pl-s1"/>
          <w:rFonts w:ascii="Consolas" w:eastAsiaTheme="majorEastAsia" w:hAnsi="Consolas" w:cs="Consolas"/>
          <w:color w:val="24292E"/>
          <w:sz w:val="18"/>
          <w:szCs w:val="18"/>
          <w:shd w:val="clear" w:color="auto" w:fill="FFFFFF"/>
        </w:rPr>
        <w:t>second</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proofErr w:type="gramStart"/>
      <w:r>
        <w:rPr>
          <w:rFonts w:ascii="Consolas" w:hAnsi="Consolas" w:cs="Consolas"/>
          <w:color w:val="24292E"/>
          <w:sz w:val="18"/>
          <w:szCs w:val="18"/>
        </w:rPr>
        <w:t>gps.</w:t>
      </w:r>
      <w:r>
        <w:rPr>
          <w:rFonts w:ascii="Consolas" w:hAnsi="Consolas" w:cs="Consolas"/>
          <w:color w:val="6F42C1"/>
          <w:sz w:val="18"/>
          <w:szCs w:val="18"/>
        </w:rPr>
        <w:t>getCords</w:t>
      </w:r>
      <w:proofErr w:type="spellEnd"/>
      <w:proofErr w:type="gramEnd"/>
      <w:r>
        <w:rPr>
          <w:rFonts w:ascii="Consolas" w:hAnsi="Consolas" w:cs="Consolas"/>
          <w:color w:val="6F42C1"/>
          <w:sz w:val="18"/>
          <w:szCs w:val="18"/>
        </w:rPr>
        <w:t>()</w:t>
      </w:r>
      <w:r w:rsidRPr="008B6B39">
        <w:rPr>
          <w:rFonts w:ascii="Consolas" w:hAnsi="Consolas" w:cs="Consolas"/>
          <w:color w:val="24292E"/>
          <w:sz w:val="18"/>
          <w:szCs w:val="18"/>
        </w:rPr>
        <w:t xml:space="preserve"> </w:t>
      </w:r>
      <w:r w:rsidRPr="008B6B39">
        <w:rPr>
          <w:rFonts w:ascii="Consolas" w:hAnsi="Consolas" w:cs="Consolas"/>
          <w:color w:val="6A737D"/>
          <w:sz w:val="18"/>
          <w:szCs w:val="18"/>
        </w:rPr>
        <w:t xml:space="preserve">#sacamos la </w:t>
      </w:r>
      <w:proofErr w:type="spellStart"/>
      <w:r w:rsidRPr="008B6B39">
        <w:rPr>
          <w:rFonts w:ascii="Consolas" w:hAnsi="Consolas" w:cs="Consolas"/>
          <w:color w:val="6A737D"/>
          <w:sz w:val="18"/>
          <w:szCs w:val="18"/>
        </w:rPr>
        <w:t>informacion</w:t>
      </w:r>
      <w:proofErr w:type="spellEnd"/>
      <w:r w:rsidRPr="008B6B39">
        <w:rPr>
          <w:rFonts w:ascii="Consolas" w:hAnsi="Consolas" w:cs="Consolas"/>
          <w:color w:val="6A737D"/>
          <w:sz w:val="18"/>
          <w:szCs w:val="18"/>
        </w:rPr>
        <w:t xml:space="preserve"> del modulo </w:t>
      </w:r>
      <w:proofErr w:type="spellStart"/>
      <w:r w:rsidRPr="008B6B39">
        <w:rPr>
          <w:rFonts w:ascii="Consolas" w:hAnsi="Consolas" w:cs="Consolas"/>
          <w:color w:val="6A737D"/>
          <w:sz w:val="18"/>
          <w:szCs w:val="18"/>
        </w:rPr>
        <w:t>gps</w:t>
      </w:r>
      <w:proofErr w:type="spellEnd"/>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png</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w:t>
      </w:r>
      <w:r w:rsidRPr="008B6B39">
        <w:rPr>
          <w:rFonts w:ascii="Consolas" w:hAnsi="Consolas" w:cs="Consolas"/>
          <w:color w:val="6A737D"/>
          <w:sz w:val="18"/>
          <w:szCs w:val="18"/>
        </w:rPr>
        <w:t>#</w:t>
      </w:r>
      <w:proofErr w:type="spellStart"/>
      <w:r w:rsidRPr="008B6B39">
        <w:rPr>
          <w:rFonts w:ascii="Consolas" w:hAnsi="Consolas" w:cs="Consolas"/>
          <w:color w:val="6A737D"/>
          <w:sz w:val="18"/>
          <w:szCs w:val="18"/>
        </w:rPr>
        <w:t>guradamos</w:t>
      </w:r>
      <w:proofErr w:type="spellEnd"/>
      <w:r w:rsidRPr="008B6B39">
        <w:rPr>
          <w:rFonts w:ascii="Consolas" w:hAnsi="Consolas" w:cs="Consolas"/>
          <w:color w:val="6A737D"/>
          <w:sz w:val="18"/>
          <w:szCs w:val="18"/>
        </w:rPr>
        <w:t xml:space="preserve">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7847E43D" w:rsidR="003C7A22" w:rsidRDefault="003C7A22" w:rsidP="00EA383D">
      <w:r>
        <w:t xml:space="preserve">La primera línea se ha incluido para en el caso de depuración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35769BEB" w:rsidR="003C7A22" w:rsidRDefault="003C7A22" w:rsidP="00EA383D">
      <w:r>
        <w:t xml:space="preserve">En el caso de que ambas condiciones se satisfagan guardamos las coordenadas actuales del dron y mediante el método </w:t>
      </w:r>
      <w:proofErr w:type="spellStart"/>
      <w:r w:rsidR="002C0973" w:rsidRPr="00125AB7">
        <w:rPr>
          <w:i/>
          <w:iCs/>
        </w:rPr>
        <w:t>putText</w:t>
      </w:r>
      <w:proofErr w:type="spellEnd"/>
      <w:r>
        <w:t xml:space="preserve"> l</w:t>
      </w:r>
      <w:r w:rsidR="00125AB7">
        <w:t>as</w:t>
      </w:r>
      <w:r>
        <w:t xml:space="preserve"> adjuntamos en la parte </w:t>
      </w:r>
      <w:r w:rsidR="000A0CCE">
        <w:t>inferior</w:t>
      </w:r>
      <w:r>
        <w:t xml:space="preserve"> izquierda.</w:t>
      </w:r>
    </w:p>
    <w:p w14:paraId="7863B481" w14:textId="700DA2E6" w:rsidR="003C7A22" w:rsidRPr="00EA383D" w:rsidRDefault="003C7A22" w:rsidP="00EA383D">
      <w:r>
        <w:t xml:space="preserve">Por </w:t>
      </w:r>
      <w:r w:rsidR="000A0CCE">
        <w:t>último,</w:t>
      </w:r>
      <w:r>
        <w:t xml:space="preserve"> guardamos la captura dándole de nombre la fecha y hora actuales</w:t>
      </w:r>
      <w:r w:rsidR="00125AB7">
        <w:t xml:space="preserve"> usando el método </w:t>
      </w:r>
      <w:proofErr w:type="spellStart"/>
      <w:r w:rsidR="00125AB7" w:rsidRPr="00125AB7">
        <w:rPr>
          <w:i/>
          <w:iCs/>
        </w:rPr>
        <w:t>imwrite</w:t>
      </w:r>
      <w:proofErr w:type="spellEnd"/>
      <w:r>
        <w:t xml:space="preserve">. </w:t>
      </w:r>
    </w:p>
    <w:p w14:paraId="39D2E1E4" w14:textId="2FF5F0F9" w:rsidR="00EA383D" w:rsidRPr="00FD40BA" w:rsidRDefault="00EA383D" w:rsidP="00FD40BA"/>
    <w:p w14:paraId="22349BAB" w14:textId="77777777" w:rsidR="00DB35A0" w:rsidRPr="00DB35A0" w:rsidRDefault="00DB35A0" w:rsidP="00DB35A0"/>
    <w:p w14:paraId="009A0830" w14:textId="77777777" w:rsidR="00544F48" w:rsidRPr="00544F48" w:rsidRDefault="00544F48" w:rsidP="00544F48">
      <w:pPr>
        <w:pStyle w:val="TtuloTDC"/>
      </w:pPr>
      <w:bookmarkStart w:id="359" w:name="_Toc37410443"/>
      <w:r>
        <w:t>Conclusiones.</w:t>
      </w:r>
      <w:bookmarkEnd w:id="359"/>
    </w:p>
    <w:p w14:paraId="3038C592" w14:textId="77777777" w:rsidR="00890A7E" w:rsidRDefault="00544F48" w:rsidP="00544F48">
      <w:pPr>
        <w:pStyle w:val="TtuloTDC"/>
      </w:pPr>
      <w:bookmarkStart w:id="360" w:name="_Toc37410444"/>
      <w:r>
        <w:t>Bibliografía.</w:t>
      </w:r>
      <w:bookmarkEnd w:id="360"/>
    </w:p>
    <w:sdt>
      <w:sdtPr>
        <w:rPr>
          <w:rFonts w:ascii="Times New Roman" w:eastAsia="Times New Roman" w:hAnsi="Times New Roman" w:cs="Times New Roman"/>
        </w:rPr>
        <w:id w:val="2103677614"/>
        <w:docPartObj>
          <w:docPartGallery w:val="Bibliographies"/>
          <w:docPartUnique/>
        </w:docPartObj>
      </w:sdtPr>
      <w:sdtEndPr>
        <w:rPr>
          <w:rFonts w:asciiTheme="minorHAnsi" w:hAnsiTheme="minorHAnsi"/>
        </w:rPr>
      </w:sdtEndPr>
      <w:sdtContent>
        <w:bookmarkStart w:id="361"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361"/>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2B49F8" w:rsidP="00482E23">
          <w:pPr>
            <w:pStyle w:val="Prrafodelista"/>
            <w:numPr>
              <w:ilvl w:val="0"/>
              <w:numId w:val="6"/>
            </w:numPr>
            <w:rPr>
              <w:rStyle w:val="Hipervnculo"/>
              <w:color w:val="auto"/>
              <w:u w:val="none"/>
            </w:rPr>
          </w:pPr>
          <w:hyperlink r:id="rId36" w:history="1">
            <w:bookmarkStart w:id="362" w:name="_Ref32388321"/>
            <w:r w:rsidR="00723631" w:rsidRPr="008B2CAC">
              <w:rPr>
                <w:rStyle w:val="Hipervnculo"/>
              </w:rPr>
              <w:t>https://github.com/emlid/emlid-docs/blob/master/docs/autopilots/navio2/img/Navio2WithPaspberryPi.png?raw=true</w:t>
            </w:r>
            <w:bookmarkEnd w:id="362"/>
          </w:hyperlink>
        </w:p>
        <w:p w14:paraId="05743399" w14:textId="77777777" w:rsidR="00723631" w:rsidRPr="00723631" w:rsidRDefault="00723631" w:rsidP="00723631">
          <w:pPr>
            <w:rPr>
              <w:rFonts w:eastAsiaTheme="minorEastAsia"/>
            </w:rPr>
          </w:pPr>
        </w:p>
        <w:p w14:paraId="5EAC64C6" w14:textId="2634B88D" w:rsidR="00723631" w:rsidRPr="00723631" w:rsidRDefault="002B49F8" w:rsidP="00723631">
          <w:pPr>
            <w:pStyle w:val="Prrafodelista"/>
            <w:numPr>
              <w:ilvl w:val="0"/>
              <w:numId w:val="6"/>
            </w:numPr>
            <w:rPr>
              <w:rStyle w:val="Hipervnculo"/>
              <w:color w:val="auto"/>
              <w:u w:val="none"/>
            </w:rPr>
          </w:pPr>
          <w:hyperlink r:id="rId37" w:anchor="navio-specs" w:history="1">
            <w:bookmarkStart w:id="363" w:name="_Ref33512684"/>
            <w:r w:rsidR="00723631" w:rsidRPr="00946E3D">
              <w:rPr>
                <w:rStyle w:val="Hipervnculo"/>
              </w:rPr>
              <w:t>https://emlid.com/navio/#navio-specs</w:t>
            </w:r>
            <w:bookmarkEnd w:id="363"/>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2B49F8" w:rsidP="00723631">
          <w:pPr>
            <w:pStyle w:val="Prrafodelista"/>
            <w:numPr>
              <w:ilvl w:val="0"/>
              <w:numId w:val="6"/>
            </w:numPr>
            <w:rPr>
              <w:rStyle w:val="Hipervnculo"/>
              <w:color w:val="auto"/>
              <w:u w:val="none"/>
            </w:rPr>
          </w:pPr>
          <w:hyperlink r:id="rId38" w:history="1">
            <w:bookmarkStart w:id="364" w:name="_Ref33425177"/>
            <w:r w:rsidR="00E34B0F" w:rsidRPr="00336408">
              <w:rPr>
                <w:rStyle w:val="Hipervnculo"/>
              </w:rPr>
              <w:t>https://www.prusa3d.es/original-prusa-i3-mk3-spa/</w:t>
            </w:r>
            <w:bookmarkEnd w:id="364"/>
          </w:hyperlink>
        </w:p>
        <w:p w14:paraId="4B0F1097" w14:textId="77777777" w:rsidR="00723631" w:rsidRPr="00723631" w:rsidRDefault="00723631" w:rsidP="00723631">
          <w:pPr>
            <w:rPr>
              <w:rFonts w:eastAsiaTheme="minorEastAsia"/>
            </w:rPr>
          </w:pPr>
        </w:p>
        <w:p w14:paraId="037D6268" w14:textId="7C34D11F" w:rsidR="00971CB5" w:rsidRPr="00971CB5" w:rsidRDefault="002B49F8" w:rsidP="00971CB5">
          <w:pPr>
            <w:pStyle w:val="Prrafodelista"/>
            <w:numPr>
              <w:ilvl w:val="0"/>
              <w:numId w:val="6"/>
            </w:numPr>
            <w:rPr>
              <w:rStyle w:val="Hipervnculo"/>
              <w:color w:val="auto"/>
              <w:u w:val="none"/>
            </w:rPr>
          </w:pPr>
          <w:hyperlink r:id="rId39" w:history="1">
            <w:bookmarkStart w:id="365" w:name="_Ref33425284"/>
            <w:r w:rsidR="00971CB5" w:rsidRPr="00336408">
              <w:rPr>
                <w:rStyle w:val="Hipervnculo"/>
              </w:rPr>
              <w:t>https://www.thingiverse.com/thing:3723178</w:t>
            </w:r>
            <w:bookmarkEnd w:id="365"/>
          </w:hyperlink>
        </w:p>
        <w:p w14:paraId="00D09C28" w14:textId="77777777" w:rsidR="00971CB5" w:rsidRDefault="00971CB5" w:rsidP="00971CB5">
          <w:pPr>
            <w:pStyle w:val="Prrafodelista"/>
          </w:pPr>
        </w:p>
        <w:p w14:paraId="2CE96BDB" w14:textId="11DB8575" w:rsidR="00971CB5" w:rsidRPr="00971CB5" w:rsidRDefault="002B49F8" w:rsidP="00971CB5">
          <w:pPr>
            <w:pStyle w:val="Prrafodelista"/>
            <w:numPr>
              <w:ilvl w:val="0"/>
              <w:numId w:val="6"/>
            </w:numPr>
            <w:rPr>
              <w:rStyle w:val="Hipervnculo"/>
              <w:color w:val="auto"/>
              <w:u w:val="none"/>
            </w:rPr>
          </w:pPr>
          <w:hyperlink r:id="rId40" w:history="1">
            <w:bookmarkStart w:id="366" w:name="_Ref33425379"/>
            <w:r w:rsidR="00971CB5" w:rsidRPr="00336408">
              <w:rPr>
                <w:rStyle w:val="Hipervnculo"/>
              </w:rPr>
              <w:t>https://www.thingiverse.com/thing:92208</w:t>
            </w:r>
            <w:bookmarkEnd w:id="366"/>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2B49F8" w:rsidP="00971CB5">
          <w:pPr>
            <w:pStyle w:val="Prrafodelista"/>
            <w:numPr>
              <w:ilvl w:val="0"/>
              <w:numId w:val="6"/>
            </w:numPr>
          </w:pPr>
          <w:hyperlink r:id="rId41" w:history="1">
            <w:bookmarkStart w:id="367" w:name="_Ref37324149"/>
            <w:r w:rsidR="00ED00E9" w:rsidRPr="002874EA">
              <w:rPr>
                <w:rStyle w:val="Hipervnculo"/>
              </w:rPr>
              <w:t>https://corchitosrc.foroactivo.com/t2-motores-brushless</w:t>
            </w:r>
            <w:bookmarkEnd w:id="367"/>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2B49F8" w:rsidP="00FA5FF9">
          <w:pPr>
            <w:pStyle w:val="Prrafodelista"/>
            <w:numPr>
              <w:ilvl w:val="0"/>
              <w:numId w:val="6"/>
            </w:numPr>
            <w:rPr>
              <w:rStyle w:val="Hipervnculo"/>
              <w:color w:val="auto"/>
              <w:u w:val="none"/>
            </w:rPr>
          </w:pPr>
          <w:hyperlink r:id="rId42" w:history="1">
            <w:bookmarkStart w:id="368" w:name="_Ref33688866"/>
            <w:r w:rsidR="00FA5FF9" w:rsidRPr="00D8477B">
              <w:rPr>
                <w:rStyle w:val="Hipervnculo"/>
              </w:rPr>
              <w:t>http://dl.djicdn.com/downloads/flamewheel/en/F450_User_Manual_v2.2_en.pdf</w:t>
            </w:r>
            <w:bookmarkEnd w:id="368"/>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2B49F8" w:rsidP="00DD1384">
          <w:pPr>
            <w:pStyle w:val="Prrafodelista"/>
            <w:numPr>
              <w:ilvl w:val="0"/>
              <w:numId w:val="6"/>
            </w:numPr>
            <w:rPr>
              <w:rStyle w:val="Hipervnculo"/>
              <w:color w:val="auto"/>
              <w:u w:val="none"/>
            </w:rPr>
          </w:pPr>
          <w:hyperlink r:id="rId43" w:history="1">
            <w:bookmarkStart w:id="369" w:name="_Ref33652366"/>
            <w:r w:rsidR="00DD1384" w:rsidRPr="00055B4B">
              <w:rPr>
                <w:rStyle w:val="Hipervnculo"/>
              </w:rPr>
              <w:t>https://www.comprardrones.online/como-funcionan-las-helices-de-un-drone/</w:t>
            </w:r>
            <w:bookmarkEnd w:id="369"/>
          </w:hyperlink>
        </w:p>
        <w:p w14:paraId="70DD089E" w14:textId="77777777" w:rsidR="008E5944" w:rsidRPr="008E5944" w:rsidRDefault="008E5944" w:rsidP="008E5944">
          <w:pPr>
            <w:pStyle w:val="Prrafodelista"/>
            <w:rPr>
              <w:rStyle w:val="Hipervnculo"/>
              <w:color w:val="auto"/>
              <w:u w:val="none"/>
            </w:rPr>
          </w:pPr>
        </w:p>
        <w:p w14:paraId="0472A639" w14:textId="53FC30E2" w:rsidR="008E5944" w:rsidRPr="008E5944" w:rsidRDefault="002B49F8" w:rsidP="008E5944">
          <w:pPr>
            <w:pStyle w:val="Prrafodelista"/>
            <w:numPr>
              <w:ilvl w:val="0"/>
              <w:numId w:val="6"/>
            </w:numPr>
            <w:rPr>
              <w:rStyle w:val="Hipervnculo"/>
              <w:color w:val="auto"/>
              <w:u w:val="none"/>
            </w:rPr>
          </w:pPr>
          <w:hyperlink r:id="rId44" w:history="1">
            <w:bookmarkStart w:id="370" w:name="_Ref37326950"/>
            <w:r w:rsidR="008E5944" w:rsidRPr="008E5944">
              <w:rPr>
                <w:rStyle w:val="Hipervnculo"/>
                <w:rFonts w:eastAsiaTheme="majorEastAsia"/>
              </w:rPr>
              <w:t>https://i.stack.imgur.com/fbjwb.jpg</w:t>
            </w:r>
            <w:bookmarkEnd w:id="370"/>
          </w:hyperlink>
        </w:p>
        <w:p w14:paraId="2F71D5BE" w14:textId="77777777" w:rsidR="00DD1384" w:rsidRPr="00DD1384" w:rsidRDefault="00DD1384" w:rsidP="00DD1384">
          <w:pPr>
            <w:pStyle w:val="Prrafodelista"/>
            <w:rPr>
              <w:rStyle w:val="Hipervnculo"/>
              <w:color w:val="auto"/>
              <w:u w:val="none"/>
            </w:rPr>
          </w:pPr>
        </w:p>
        <w:bookmarkStart w:id="371" w:name="_Ref33429135"/>
        <w:p w14:paraId="1A18B104" w14:textId="71B81DEC" w:rsidR="00EA6014" w:rsidRDefault="0048016A" w:rsidP="00EA6014">
          <w:pPr>
            <w:pStyle w:val="Prrafodelista"/>
            <w:numPr>
              <w:ilvl w:val="0"/>
              <w:numId w:val="6"/>
            </w:numPr>
          </w:pPr>
          <w:r>
            <w:fldChar w:fldCharType="begin"/>
          </w:r>
          <w:r>
            <w:instrText xml:space="preserve"> HYPERLINK "</w:instrText>
          </w:r>
          <w:r w:rsidRPr="0048016A">
            <w:instrText>https://docs.emlid.com/navio2/common/ardupilot/configuring-raspberry-pi/</w:instrText>
          </w:r>
          <w:r>
            <w:instrText xml:space="preserve">" </w:instrText>
          </w:r>
          <w:r>
            <w:fldChar w:fldCharType="separate"/>
          </w:r>
          <w:r w:rsidRPr="002874EA">
            <w:rPr>
              <w:rStyle w:val="Hipervnculo"/>
            </w:rPr>
            <w:t>https://docs.emlid.com/navio2/common/ardupilot/configuring-raspberry-pi/</w:t>
          </w:r>
          <w:bookmarkEnd w:id="371"/>
          <w:r>
            <w:fldChar w:fldCharType="end"/>
          </w:r>
        </w:p>
        <w:p w14:paraId="3F60C7FE" w14:textId="77777777" w:rsidR="00EA6014" w:rsidRDefault="00EA6014" w:rsidP="00EA6014">
          <w:pPr>
            <w:pStyle w:val="Prrafodelista"/>
          </w:pPr>
        </w:p>
        <w:p w14:paraId="03370B46" w14:textId="31EF6450" w:rsidR="00EA6014" w:rsidRPr="00493BD1" w:rsidRDefault="00EA6014" w:rsidP="00EA6014">
          <w:pPr>
            <w:pStyle w:val="Prrafodelista"/>
            <w:numPr>
              <w:ilvl w:val="0"/>
              <w:numId w:val="6"/>
            </w:numPr>
            <w:rPr>
              <w:rStyle w:val="Hipervnculo"/>
              <w:color w:val="auto"/>
              <w:u w:val="none"/>
            </w:rPr>
          </w:pPr>
          <w:r>
            <w:fldChar w:fldCharType="begin"/>
          </w:r>
          <w:r>
            <w:instrText xml:space="preserve"> HYPERLINK "http://blascarr.com/lessons/introduccion-al-imu-sistemas-de-navegacion-inercial/" </w:instrText>
          </w:r>
          <w:r>
            <w:fldChar w:fldCharType="separate"/>
          </w:r>
          <w:bookmarkStart w:id="372" w:name="_Ref33552975"/>
          <w:r w:rsidRPr="00946E3D">
            <w:rPr>
              <w:rStyle w:val="Hipervnculo"/>
            </w:rPr>
            <w:t>http://blascarr.com/lessons/introduccion-al-imu-sistemas-de-navegacion-inercial/</w:t>
          </w:r>
          <w:bookmarkEnd w:id="372"/>
          <w:r>
            <w:rPr>
              <w:rStyle w:val="Hipervnculo"/>
            </w:rPr>
            <w:fldChar w:fldCharType="end"/>
          </w:r>
        </w:p>
        <w:p w14:paraId="47E82967" w14:textId="77777777" w:rsidR="00493BD1" w:rsidRPr="00EA6014" w:rsidRDefault="00493BD1" w:rsidP="00493BD1">
          <w:pPr>
            <w:pStyle w:val="Prrafodelista"/>
            <w:rPr>
              <w:rStyle w:val="Hipervnculo"/>
              <w:color w:val="auto"/>
              <w:u w:val="none"/>
            </w:rPr>
          </w:pPr>
        </w:p>
        <w:p w14:paraId="73F1181D" w14:textId="7CC71FD3" w:rsidR="00EA6014" w:rsidRDefault="00493BD1" w:rsidP="00EA6014">
          <w:pPr>
            <w:pStyle w:val="Prrafodelista"/>
            <w:numPr>
              <w:ilvl w:val="0"/>
              <w:numId w:val="6"/>
            </w:numPr>
          </w:pPr>
          <w:hyperlink r:id="rId45" w:history="1">
            <w:bookmarkStart w:id="373" w:name="_Ref37495285"/>
            <w:r w:rsidRPr="004656F5">
              <w:rPr>
                <w:rStyle w:val="Hipervnculo"/>
              </w:rPr>
              <w:t>https://diyodemag.com/_</w:t>
            </w:r>
            <w:r w:rsidRPr="004656F5">
              <w:rPr>
                <w:rStyle w:val="Hipervnculo"/>
              </w:rPr>
              <w:t>i</w:t>
            </w:r>
            <w:r w:rsidRPr="004656F5">
              <w:rPr>
                <w:rStyle w:val="Hipervnculo"/>
              </w:rPr>
              <w:t>mages/5abc7a3ec672e0e30e9bb110</w:t>
            </w:r>
            <w:bookmarkEnd w:id="373"/>
          </w:hyperlink>
        </w:p>
        <w:p w14:paraId="7E1CCCF2" w14:textId="77777777" w:rsidR="00493BD1" w:rsidRDefault="00493BD1" w:rsidP="00493BD1">
          <w:pPr>
            <w:pStyle w:val="Prrafodelista"/>
          </w:pPr>
        </w:p>
        <w:p w14:paraId="7499730A" w14:textId="77777777" w:rsidR="00493BD1" w:rsidRDefault="00493BD1" w:rsidP="00EA6014">
          <w:pPr>
            <w:pStyle w:val="Prrafodelista"/>
            <w:numPr>
              <w:ilvl w:val="0"/>
              <w:numId w:val="6"/>
            </w:numPr>
          </w:pPr>
        </w:p>
        <w:p w14:paraId="1A429B01" w14:textId="77777777" w:rsidR="003A6501" w:rsidRPr="003A6501" w:rsidRDefault="003A6501" w:rsidP="003A6501">
          <w:pPr>
            <w:pStyle w:val="Prrafodelista"/>
            <w:rPr>
              <w:rStyle w:val="Hipervnculo"/>
              <w:color w:val="auto"/>
              <w:u w:val="none"/>
            </w:rPr>
          </w:pPr>
        </w:p>
        <w:p w14:paraId="4170AA50" w14:textId="38577A36" w:rsidR="003A6501" w:rsidRPr="003A6501" w:rsidRDefault="003A6501" w:rsidP="00EA6014">
          <w:pPr>
            <w:pStyle w:val="Prrafodelista"/>
            <w:rPr>
              <w:rStyle w:val="Hipervnculo"/>
              <w:color w:val="auto"/>
              <w:u w:val="none"/>
            </w:rPr>
          </w:pPr>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2B49F8" w:rsidP="00EA6014">
          <w:pPr>
            <w:pStyle w:val="Prrafodelista"/>
            <w:numPr>
              <w:ilvl w:val="0"/>
              <w:numId w:val="11"/>
            </w:numPr>
            <w:rPr>
              <w:rStyle w:val="Hipervnculo"/>
              <w:color w:val="auto"/>
              <w:u w:val="none"/>
            </w:rPr>
          </w:pPr>
          <w:hyperlink r:id="rId46" w:history="1">
            <w:bookmarkStart w:id="374" w:name="_Ref33427654"/>
            <w:r w:rsidR="00E91B3A" w:rsidRPr="00336408">
              <w:rPr>
                <w:rStyle w:val="Hipervnculo"/>
              </w:rPr>
              <w:t>https://github.com/juancalf/TFG/tree/master/archivos%203d</w:t>
            </w:r>
            <w:bookmarkEnd w:id="374"/>
          </w:hyperlink>
        </w:p>
        <w:p w14:paraId="265D3130" w14:textId="77777777" w:rsidR="004C6576" w:rsidRPr="00E91B3A" w:rsidRDefault="004C6576" w:rsidP="00E91B3A">
          <w:pPr>
            <w:rPr>
              <w:rStyle w:val="Hipervnculo"/>
              <w:color w:val="auto"/>
              <w:u w:val="none"/>
            </w:rPr>
          </w:pPr>
        </w:p>
        <w:p w14:paraId="65CFF3AC" w14:textId="77777777" w:rsidR="004C6576" w:rsidRDefault="004C6576" w:rsidP="004C6576">
          <w:pPr>
            <w:pStyle w:val="Prrafodelista"/>
          </w:pPr>
        </w:p>
        <w:p w14:paraId="10125704" w14:textId="05DC5660" w:rsidR="00C456DB" w:rsidRPr="00C456DB" w:rsidRDefault="00723631" w:rsidP="00723631">
          <w:pPr>
            <w:pStyle w:val="Prrafodelista"/>
            <w:tabs>
              <w:tab w:val="left" w:pos="6069"/>
            </w:tabs>
            <w:rPr>
              <w:rStyle w:val="Hipervnculo"/>
              <w:color w:val="auto"/>
              <w:u w:val="none"/>
            </w:rPr>
          </w:pPr>
          <w:r>
            <w:rPr>
              <w:rStyle w:val="Hipervnculo"/>
              <w:color w:val="auto"/>
              <w:u w:val="none"/>
            </w:rPr>
            <w:tab/>
          </w:r>
        </w:p>
        <w:p w14:paraId="6CFB17E4" w14:textId="2D342811" w:rsidR="00C456DB" w:rsidRDefault="002B49F8" w:rsidP="00EA6014">
          <w:pPr>
            <w:pStyle w:val="Prrafodelista"/>
            <w:numPr>
              <w:ilvl w:val="0"/>
              <w:numId w:val="11"/>
            </w:numPr>
          </w:pPr>
          <w:hyperlink r:id="rId47" w:history="1">
            <w:bookmarkStart w:id="375" w:name="_Ref34068711"/>
            <w:r w:rsidR="00C456DB" w:rsidRPr="004E73D3">
              <w:rPr>
                <w:rStyle w:val="Hipervnculo"/>
              </w:rPr>
              <w:t>https://www.fierceelectronics.com/components/compensating-for-tilt-hard-iron-and-soft-iron-effects</w:t>
            </w:r>
            <w:bookmarkEnd w:id="375"/>
          </w:hyperlink>
        </w:p>
        <w:p w14:paraId="0CFD86E4" w14:textId="77777777" w:rsidR="0002230F" w:rsidRDefault="0002230F" w:rsidP="0002230F">
          <w:pPr>
            <w:pStyle w:val="Prrafodelista"/>
          </w:pPr>
        </w:p>
        <w:p w14:paraId="325AB230" w14:textId="234672DD" w:rsidR="0002230F" w:rsidRPr="00FC20D3" w:rsidRDefault="002B49F8" w:rsidP="00EA6014">
          <w:pPr>
            <w:pStyle w:val="Prrafodelista"/>
            <w:numPr>
              <w:ilvl w:val="0"/>
              <w:numId w:val="11"/>
            </w:numPr>
            <w:rPr>
              <w:rStyle w:val="Hipervnculo"/>
              <w:color w:val="auto"/>
              <w:u w:val="none"/>
            </w:rPr>
          </w:pPr>
          <w:hyperlink r:id="rId48" w:history="1">
            <w:bookmarkStart w:id="376" w:name="_Ref34068816"/>
            <w:r w:rsidR="0002230F" w:rsidRPr="004E73D3">
              <w:rPr>
                <w:rStyle w:val="Hipervnculo"/>
              </w:rPr>
              <w:t>https://www.meteorologiaenred.com/barometro.html</w:t>
            </w:r>
            <w:bookmarkEnd w:id="376"/>
          </w:hyperlink>
        </w:p>
        <w:p w14:paraId="0CCC9CCE" w14:textId="77777777" w:rsidR="00FC20D3" w:rsidRDefault="00FC20D3" w:rsidP="00FC20D3">
          <w:pPr>
            <w:pStyle w:val="Prrafodelista"/>
          </w:pPr>
        </w:p>
        <w:p w14:paraId="1C49A039" w14:textId="77777777" w:rsidR="00FC20D3" w:rsidRDefault="002B49F8" w:rsidP="00EA6014">
          <w:pPr>
            <w:pStyle w:val="Prrafodelista"/>
            <w:numPr>
              <w:ilvl w:val="0"/>
              <w:numId w:val="11"/>
            </w:numPr>
          </w:pPr>
          <w:hyperlink r:id="rId49" w:history="1">
            <w:bookmarkStart w:id="377" w:name="_Ref34068864"/>
            <w:r w:rsidR="00FC20D3" w:rsidRPr="004E73D3">
              <w:rPr>
                <w:rStyle w:val="Hipervnculo"/>
              </w:rPr>
              <w:t>https://www.ugr.es/~andyk/Docencia/Metclim/Constantes.pdf</w:t>
            </w:r>
            <w:bookmarkEnd w:id="377"/>
          </w:hyperlink>
        </w:p>
        <w:p w14:paraId="594EA3F2" w14:textId="77777777" w:rsidR="002C3BDD" w:rsidRPr="00C456DB" w:rsidRDefault="002C3BDD" w:rsidP="00C456DB">
          <w:pPr>
            <w:rPr>
              <w:rStyle w:val="Hipervnculo"/>
              <w:color w:val="auto"/>
              <w:u w:val="none"/>
            </w:rPr>
          </w:pPr>
        </w:p>
        <w:p w14:paraId="515346F7" w14:textId="77777777" w:rsidR="00853391" w:rsidRPr="002C3BDD" w:rsidRDefault="00853391" w:rsidP="002C3BDD">
          <w:pPr>
            <w:rPr>
              <w:rStyle w:val="Hipervnculo"/>
              <w:color w:val="auto"/>
              <w:u w:val="none"/>
            </w:rPr>
          </w:pPr>
        </w:p>
        <w:p w14:paraId="1948B01C" w14:textId="77777777" w:rsidR="00793CCF" w:rsidRDefault="00793CCF" w:rsidP="00793CCF">
          <w:pPr>
            <w:pStyle w:val="Prrafodelista"/>
          </w:pPr>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2B49F8" w:rsidP="00EA6014">
          <w:pPr>
            <w:pStyle w:val="Prrafodelista"/>
            <w:numPr>
              <w:ilvl w:val="0"/>
              <w:numId w:val="11"/>
            </w:numPr>
            <w:rPr>
              <w:rStyle w:val="Hipervnculo"/>
              <w:color w:val="auto"/>
              <w:u w:val="none"/>
            </w:rPr>
          </w:pPr>
          <w:hyperlink r:id="rId50" w:history="1">
            <w:bookmarkStart w:id="378" w:name="_Ref33597480"/>
            <w:r w:rsidR="00BA3321" w:rsidRPr="00055B4B">
              <w:rPr>
                <w:rStyle w:val="Hipervnculo"/>
              </w:rPr>
              <w:t>http://xybernetics.com/2016/04/08/tech-talk-quadcopter-basics/</w:t>
            </w:r>
            <w:bookmarkEnd w:id="378"/>
          </w:hyperlink>
        </w:p>
        <w:p w14:paraId="13C3D6B2" w14:textId="77777777" w:rsidR="0025226C" w:rsidRDefault="0025226C" w:rsidP="00BA3321"/>
        <w:p w14:paraId="630A0DE4" w14:textId="308A2C06" w:rsidR="0025226C" w:rsidRDefault="002B49F8" w:rsidP="00EA6014">
          <w:pPr>
            <w:pStyle w:val="Prrafodelista"/>
            <w:numPr>
              <w:ilvl w:val="0"/>
              <w:numId w:val="11"/>
            </w:numPr>
          </w:pPr>
          <w:hyperlink r:id="rId51" w:history="1">
            <w:bookmarkStart w:id="379" w:name="_Ref33561973"/>
            <w:r w:rsidR="0025226C" w:rsidRPr="00946E3D">
              <w:rPr>
                <w:rStyle w:val="Hipervnculo"/>
              </w:rPr>
              <w:t>http://www.gnuplot.info</w:t>
            </w:r>
            <w:bookmarkEnd w:id="379"/>
          </w:hyperlink>
        </w:p>
        <w:p w14:paraId="57C4170F" w14:textId="77777777" w:rsidR="00793CCF" w:rsidRDefault="00793CCF" w:rsidP="0025226C"/>
        <w:p w14:paraId="7862E340" w14:textId="1D6495FA" w:rsidR="00AC09A3" w:rsidRPr="004C6576" w:rsidRDefault="00AC09A3" w:rsidP="004C6576">
          <w:pPr>
            <w:rPr>
              <w:rStyle w:val="Hipervnculo"/>
              <w:color w:val="auto"/>
              <w:u w:val="none"/>
            </w:rPr>
          </w:pPr>
        </w:p>
        <w:p w14:paraId="04B50FF4" w14:textId="020E0DCA" w:rsidR="006D748A" w:rsidRPr="00C849D5" w:rsidRDefault="002B49F8" w:rsidP="00EA6014">
          <w:pPr>
            <w:pStyle w:val="Prrafodelista"/>
            <w:numPr>
              <w:ilvl w:val="0"/>
              <w:numId w:val="11"/>
            </w:numPr>
            <w:rPr>
              <w:rStyle w:val="Hipervnculo"/>
              <w:color w:val="auto"/>
              <w:u w:val="none"/>
            </w:rPr>
          </w:pPr>
          <w:hyperlink r:id="rId52" w:history="1">
            <w:bookmarkStart w:id="380" w:name="_Ref33083638"/>
            <w:r w:rsidR="006D748A" w:rsidRPr="00691C9F">
              <w:rPr>
                <w:rStyle w:val="Hipervnculo"/>
              </w:rPr>
              <w:t>https://es.freelogodesign.org/terms-of-use</w:t>
            </w:r>
            <w:bookmarkEnd w:id="380"/>
          </w:hyperlink>
        </w:p>
        <w:p w14:paraId="08862A42" w14:textId="77777777" w:rsidR="00C849D5" w:rsidRDefault="00C849D5" w:rsidP="00C849D5">
          <w:pPr>
            <w:pStyle w:val="Prrafodelista"/>
          </w:pPr>
        </w:p>
        <w:p w14:paraId="35CA7B67" w14:textId="77777777" w:rsidR="00C849D5" w:rsidRDefault="002B49F8" w:rsidP="00EA6014">
          <w:pPr>
            <w:pStyle w:val="Prrafodelista"/>
            <w:numPr>
              <w:ilvl w:val="0"/>
              <w:numId w:val="11"/>
            </w:numPr>
          </w:pPr>
          <w:hyperlink r:id="rId53" w:history="1">
            <w:bookmarkStart w:id="381" w:name="_Ref33513975"/>
            <w:r w:rsidR="00C849D5" w:rsidRPr="00434624">
              <w:rPr>
                <w:rStyle w:val="Hipervnculo"/>
              </w:rPr>
              <w:t>https://developer.android.com/guide/topics/manifest/manifest-intro?hl=es</w:t>
            </w:r>
            <w:bookmarkEnd w:id="381"/>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3BBB398" w:rsidR="00890A7E" w:rsidRDefault="006641C7">
      <w:r>
        <w:t>*para añadir a la bibliografía usar referencias cruzadas.</w:t>
      </w:r>
    </w:p>
    <w:p w14:paraId="02E5B27A" w14:textId="72FAFD60" w:rsidR="00641CBD" w:rsidRDefault="00641CBD">
      <w:r>
        <w:t>*</w:t>
      </w:r>
      <w:proofErr w:type="gramStart"/>
      <w:r>
        <w:t>zoom</w:t>
      </w:r>
      <w:proofErr w:type="gramEnd"/>
      <w:r>
        <w:t xml:space="preserve"> 150</w:t>
      </w:r>
    </w:p>
    <w:p w14:paraId="2AA022A0" w14:textId="5B82B80A" w:rsidR="00890A7E" w:rsidRDefault="00890A7E"/>
    <w:p w14:paraId="40DB416F" w14:textId="366A1378" w:rsidR="007B0033" w:rsidRDefault="007B0033"/>
    <w:p w14:paraId="1E79BBC3" w14:textId="77777777" w:rsidR="007B0033" w:rsidRDefault="007B0033"/>
    <w:p w14:paraId="5C5D1516" w14:textId="77777777" w:rsidR="00890A7E" w:rsidRDefault="00890A7E"/>
    <w:p w14:paraId="79FED956" w14:textId="77777777" w:rsidR="00890A7E" w:rsidRDefault="00890A7E"/>
    <w:p w14:paraId="40E4AB1C" w14:textId="77777777" w:rsidR="00890A7E" w:rsidRDefault="00890A7E"/>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Juan Carlos de Alfonso Juliá" w:date="2020-04-09T11:48:00Z" w:initials="JCdAJ">
    <w:p w14:paraId="62A9FC03" w14:textId="2E76934F" w:rsidR="002B49F8" w:rsidRDefault="002B49F8">
      <w:pPr>
        <w:pStyle w:val="Textocomentario"/>
      </w:pPr>
      <w:r>
        <w:rPr>
          <w:rStyle w:val="Refdecomentario"/>
        </w:rPr>
        <w:annotationRef/>
      </w:r>
      <w:r>
        <w:t xml:space="preserve">Bibliografía organizada hasta </w:t>
      </w:r>
      <w:proofErr w:type="spellStart"/>
      <w:r>
        <w:t>aqui</w:t>
      </w:r>
      <w:proofErr w:type="spellEnd"/>
    </w:p>
  </w:comment>
  <w:comment w:id="96" w:author="Juan Carlos de Alfonso Juliá" w:date="2020-04-11T10:44:00Z" w:initials="JCdAJ">
    <w:p w14:paraId="10FC1263" w14:textId="48DDA9A8" w:rsidR="008C4940" w:rsidRDefault="008C4940">
      <w:pPr>
        <w:pStyle w:val="Textocomentario"/>
      </w:pPr>
      <w:r>
        <w:rPr>
          <w:rStyle w:val="Refdecomentario"/>
        </w:rPr>
        <w:annotationRef/>
      </w:r>
      <w:r w:rsidRPr="008C4940">
        <w:t>https://docs.emlid.com/navio2/common/dev/gps-ublox/</w:t>
      </w:r>
    </w:p>
  </w:comment>
  <w:comment w:id="97" w:author="Juan Carlos de Alfonso Juliá" w:date="2020-04-11T10:42:00Z" w:initials="JCdAJ">
    <w:p w14:paraId="5CFDA8E1" w14:textId="533F88FC" w:rsidR="008C4940" w:rsidRDefault="008C4940">
      <w:pPr>
        <w:pStyle w:val="Textocomentario"/>
      </w:pPr>
      <w:r>
        <w:rPr>
          <w:rStyle w:val="Refdecomentario"/>
        </w:rPr>
        <w:annotationRef/>
      </w:r>
      <w:r w:rsidRPr="008C4940">
        <w:t>https://www.u-blox.com/sites/default/files/products/documents/u-blox6_ReceiverDescrProtSpec_%28GPS.G6-SW-10018%29_Public.pdf?utm_source=en%2Fimages%2Fdownloads%2FProduct_Docs%2Fu-blox6_ReceiverDescriptionProtocolSpec_%28GPS.G6-SW-10018%29.pdf</w:t>
      </w:r>
    </w:p>
  </w:comment>
  <w:comment w:id="111" w:author="Juan Carlos de Alfonso Juliá" w:date="2020-04-08T13:06:00Z" w:initials="JCdAJ">
    <w:p w14:paraId="33A8CE61" w14:textId="1AF2C3EB" w:rsidR="002B49F8" w:rsidRDefault="002B49F8">
      <w:pPr>
        <w:pStyle w:val="Textocomentario"/>
      </w:pPr>
      <w:r>
        <w:rPr>
          <w:rStyle w:val="Refdecomentario"/>
        </w:rPr>
        <w:annotationRef/>
      </w:r>
      <w:r>
        <w:t>Bibliografía:</w:t>
      </w:r>
    </w:p>
    <w:p w14:paraId="4892A0D1" w14:textId="26CE4DBC" w:rsidR="002B49F8" w:rsidRDefault="002B49F8">
      <w:pPr>
        <w:pStyle w:val="Textocomentario"/>
      </w:pPr>
      <w:r w:rsidRPr="00A60C19">
        <w:t>https://es.wikipedia.org/wiki/Cliente-servidor</w:t>
      </w:r>
    </w:p>
    <w:p w14:paraId="7CAE32EC" w14:textId="64809389" w:rsidR="002B49F8" w:rsidRDefault="002B49F8">
      <w:pPr>
        <w:pStyle w:val="Textocomentario"/>
      </w:pPr>
    </w:p>
  </w:comment>
  <w:comment w:id="115" w:author="Juan Carlos de Alfonso Juliá" w:date="2020-04-10T10:24:00Z" w:initials="JCdAJ">
    <w:p w14:paraId="12BE89F0" w14:textId="77777777" w:rsidR="002B49F8" w:rsidRDefault="002B49F8">
      <w:pPr>
        <w:pStyle w:val="Textocomentario"/>
      </w:pPr>
      <w:r>
        <w:rPr>
          <w:rStyle w:val="Refdecomentario"/>
        </w:rPr>
        <w:annotationRef/>
      </w:r>
      <w:r>
        <w:t>Bibliografía:</w:t>
      </w:r>
    </w:p>
    <w:p w14:paraId="5388F0E6" w14:textId="5890430E" w:rsidR="002B49F8" w:rsidRDefault="002B49F8">
      <w:pPr>
        <w:pStyle w:val="Textocomentario"/>
      </w:pPr>
      <w:r>
        <w:t>Diapositivas de la asignatura Redes. Tema 5: La capa de transporte. Protocolos TCP y UDP. Universidad complutense de Madrid.</w:t>
      </w:r>
    </w:p>
  </w:comment>
  <w:comment w:id="325" w:author="Juan Carlos de Alfonso Juliá" w:date="2020-04-10T11:13:00Z" w:initials="JCdAJ">
    <w:p w14:paraId="3DD607C3" w14:textId="15E0CD26" w:rsidR="002B49F8" w:rsidRDefault="002B49F8" w:rsidP="002976F7">
      <w:r>
        <w:rPr>
          <w:rStyle w:val="Refdecomentario"/>
        </w:rPr>
        <w:annotationRef/>
      </w:r>
      <w:r>
        <w:t>Bibliografía</w:t>
      </w:r>
    </w:p>
    <w:p w14:paraId="4EEBA9D2" w14:textId="169A7061" w:rsidR="002B49F8" w:rsidRDefault="002B49F8" w:rsidP="002976F7">
      <w:r w:rsidRPr="008E2B05">
        <w:t>https://developer.android.com/reference/android/os/AsyncTask</w:t>
      </w:r>
    </w:p>
    <w:p w14:paraId="502FB8B2" w14:textId="41DEACDD" w:rsidR="002B49F8" w:rsidRDefault="002B49F8">
      <w:pPr>
        <w:pStyle w:val="Textocomentario"/>
      </w:pPr>
    </w:p>
  </w:comment>
  <w:comment w:id="339" w:author="Juan Carlos de Alfonso Juliá" w:date="2020-04-10T10:33:00Z" w:initials="JCdAJ">
    <w:p w14:paraId="30E3BC06" w14:textId="77777777" w:rsidR="002B49F8" w:rsidRDefault="002B49F8">
      <w:pPr>
        <w:pStyle w:val="Textocomentario"/>
      </w:pPr>
      <w:r>
        <w:rPr>
          <w:rStyle w:val="Refdecomentario"/>
        </w:rPr>
        <w:annotationRef/>
      </w:r>
      <w:r>
        <w:t>Bibliografía:</w:t>
      </w:r>
    </w:p>
    <w:p w14:paraId="575C7A95" w14:textId="77777777" w:rsidR="002B49F8" w:rsidRPr="00E813DA" w:rsidRDefault="002B49F8" w:rsidP="00F625B3">
      <w:pPr>
        <w:pStyle w:val="Prrafodelista"/>
        <w:numPr>
          <w:ilvl w:val="0"/>
          <w:numId w:val="10"/>
        </w:numPr>
      </w:pPr>
      <w:r w:rsidRPr="00E813DA">
        <w:t>https://developers.arcgis.com/python/guide/how-ssd-works/</w:t>
      </w:r>
    </w:p>
    <w:p w14:paraId="7D6BB9D9" w14:textId="77777777" w:rsidR="002B49F8" w:rsidRDefault="002B49F8" w:rsidP="00F625B3">
      <w:pPr>
        <w:pStyle w:val="Prrafodelista"/>
        <w:numPr>
          <w:ilvl w:val="0"/>
          <w:numId w:val="10"/>
        </w:numPr>
      </w:pPr>
      <w:hyperlink r:id="rId1" w:history="1">
        <w:r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231FFC60" w14:textId="4564BD37" w:rsidR="002B49F8" w:rsidRDefault="002B49F8" w:rsidP="00F625B3">
      <w:pPr>
        <w:pStyle w:val="Textocomentario"/>
      </w:pPr>
    </w:p>
  </w:comment>
  <w:comment w:id="341" w:author="Juan Carlos de Alfonso Juliá" w:date="2020-04-10T10:33:00Z" w:initials="JCdAJ">
    <w:p w14:paraId="606376CF" w14:textId="77777777" w:rsidR="002B49F8" w:rsidRDefault="002B49F8">
      <w:pPr>
        <w:pStyle w:val="Textocomentario"/>
      </w:pPr>
      <w:r>
        <w:rPr>
          <w:rStyle w:val="Refdecomentario"/>
        </w:rPr>
        <w:annotationRef/>
      </w:r>
      <w:r>
        <w:t>Bibliografía:</w:t>
      </w:r>
    </w:p>
    <w:p w14:paraId="62D1BBD6" w14:textId="77777777" w:rsidR="002B49F8" w:rsidRDefault="002B49F8" w:rsidP="00F625B3">
      <w:r w:rsidRPr="00917AF8">
        <w:t>https://www.deeplearningitalia.com/uso-del-aprendizaje-profundo-para-el-reconocimiento-de-objetos/</w:t>
      </w:r>
    </w:p>
    <w:p w14:paraId="29EB3912" w14:textId="459AD829" w:rsidR="002B49F8" w:rsidRDefault="002B49F8">
      <w:pPr>
        <w:pStyle w:val="Textocomentario"/>
      </w:pPr>
    </w:p>
  </w:comment>
  <w:comment w:id="345" w:author="Juan Carlos de Alfonso Juliá" w:date="2020-04-10T10:29:00Z" w:initials="JCdAJ">
    <w:p w14:paraId="51E2CF2F" w14:textId="77777777" w:rsidR="002B49F8" w:rsidRDefault="002B49F8">
      <w:pPr>
        <w:pStyle w:val="Textocomentario"/>
      </w:pPr>
      <w:r>
        <w:rPr>
          <w:rStyle w:val="Refdecomentario"/>
        </w:rPr>
        <w:annotationRef/>
      </w:r>
      <w:r>
        <w:t>Bibliografía</w:t>
      </w:r>
    </w:p>
    <w:p w14:paraId="61001609" w14:textId="14BBD716" w:rsidR="002B49F8" w:rsidRDefault="002B49F8" w:rsidP="00BC6318">
      <w:hyperlink r:id="rId2" w:history="1">
        <w:r w:rsidRPr="008B2CAC">
          <w:rPr>
            <w:rStyle w:val="Hipervnculo"/>
          </w:rPr>
          <w:t>https://tech.amikelive.com/node-718/what-object-categories-labels-are-in-coco-dataset/</w:t>
        </w:r>
      </w:hyperlink>
    </w:p>
  </w:comment>
  <w:comment w:id="346" w:author="Juan Carlos de Alfonso Juliá" w:date="2020-04-09T16:38:00Z" w:initials="JCdAJ">
    <w:p w14:paraId="79C40A78" w14:textId="06AE6592" w:rsidR="002B49F8" w:rsidRDefault="002B49F8">
      <w:pPr>
        <w:pStyle w:val="Textocomentario"/>
      </w:pPr>
      <w:r>
        <w:rPr>
          <w:rStyle w:val="Refdecomentario"/>
        </w:rPr>
        <w:annotationRef/>
      </w:r>
      <w:proofErr w:type="spellStart"/>
      <w:r>
        <w:t>Biblio</w:t>
      </w:r>
      <w:proofErr w:type="spellEnd"/>
      <w:r>
        <w:t xml:space="preserve"> de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A9FC03" w15:done="0"/>
  <w15:commentEx w15:paraId="10FC1263" w15:done="0"/>
  <w15:commentEx w15:paraId="5CFDA8E1" w15:done="0"/>
  <w15:commentEx w15:paraId="7CAE32EC" w15:done="0"/>
  <w15:commentEx w15:paraId="5388F0E6" w15:done="0"/>
  <w15:commentEx w15:paraId="502FB8B2" w15:done="0"/>
  <w15:commentEx w15:paraId="231FFC60" w15:done="0"/>
  <w15:commentEx w15:paraId="29EB3912" w15:done="0"/>
  <w15:commentEx w15:paraId="61001609" w15:done="0"/>
  <w15:commentEx w15:paraId="79C40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A9FC03" w16cid:durableId="223989FE"/>
  <w16cid:commentId w16cid:paraId="10FC1263" w16cid:durableId="223C1DFF"/>
  <w16cid:commentId w16cid:paraId="5CFDA8E1" w16cid:durableId="223C1D96"/>
  <w16cid:commentId w16cid:paraId="7CAE32EC" w16cid:durableId="22384ABF"/>
  <w16cid:commentId w16cid:paraId="5388F0E6" w16cid:durableId="223AC7EC"/>
  <w16cid:commentId w16cid:paraId="502FB8B2" w16cid:durableId="223AD34B"/>
  <w16cid:commentId w16cid:paraId="231FFC60" w16cid:durableId="223ACA04"/>
  <w16cid:commentId w16cid:paraId="29EB3912" w16cid:durableId="223AC9E4"/>
  <w16cid:commentId w16cid:paraId="61001609" w16cid:durableId="223AC8F6"/>
  <w16cid:commentId w16cid:paraId="79C40A78" w16cid:durableId="2239C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D489D" w14:textId="77777777" w:rsidR="00515F73" w:rsidRDefault="00515F73" w:rsidP="0027462E">
      <w:r>
        <w:separator/>
      </w:r>
    </w:p>
  </w:endnote>
  <w:endnote w:type="continuationSeparator" w:id="0">
    <w:p w14:paraId="776F5C1D" w14:textId="77777777" w:rsidR="00515F73" w:rsidRDefault="00515F73"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02A3C" w14:textId="77777777" w:rsidR="00515F73" w:rsidRDefault="00515F73" w:rsidP="0027462E">
      <w:r>
        <w:separator/>
      </w:r>
    </w:p>
  </w:footnote>
  <w:footnote w:type="continuationSeparator" w:id="0">
    <w:p w14:paraId="2AB6ADF5" w14:textId="77777777" w:rsidR="00515F73" w:rsidRDefault="00515F73" w:rsidP="0027462E">
      <w:r>
        <w:continuationSeparator/>
      </w:r>
    </w:p>
  </w:footnote>
  <w:footnote w:id="1">
    <w:p w14:paraId="525322FF" w14:textId="254693A1" w:rsidR="002B49F8" w:rsidRDefault="002B49F8">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2B49F8" w:rsidRDefault="002B49F8">
      <w:pPr>
        <w:pStyle w:val="Textonotapie"/>
      </w:pPr>
      <w:r>
        <w:rPr>
          <w:rStyle w:val="Refdenotaalpie"/>
        </w:rPr>
        <w:footnoteRef/>
      </w:r>
      <w:r>
        <w:t xml:space="preserve"> </w:t>
      </w:r>
      <w:proofErr w:type="spellStart"/>
      <w:r>
        <w:t>Electronic</w:t>
      </w:r>
      <w:proofErr w:type="spellEnd"/>
      <w:r>
        <w:t xml:space="preserve"> </w:t>
      </w:r>
      <w:proofErr w:type="spellStart"/>
      <w:r>
        <w:t>Speed</w:t>
      </w:r>
      <w:proofErr w:type="spellEnd"/>
      <w:r>
        <w:t xml:space="preserve"> Control</w:t>
      </w:r>
    </w:p>
  </w:footnote>
  <w:footnote w:id="3">
    <w:p w14:paraId="362E8831" w14:textId="77777777" w:rsidR="002B49F8" w:rsidRDefault="002B49F8">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2B49F8" w:rsidRDefault="002B49F8">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2B49F8" w:rsidRDefault="002B49F8">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34C8CBD1" w14:textId="20E96FF1" w:rsidR="002B49F8" w:rsidRDefault="002B49F8">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7">
    <w:p w14:paraId="4AEC05A8" w14:textId="77777777" w:rsidR="002B49F8" w:rsidRDefault="002B49F8">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00761A"/>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9"/>
  </w:num>
  <w:num w:numId="6">
    <w:abstractNumId w:val="1"/>
  </w:num>
  <w:num w:numId="7">
    <w:abstractNumId w:val="10"/>
  </w:num>
  <w:num w:numId="8">
    <w:abstractNumId w:val="2"/>
  </w:num>
  <w:num w:numId="9">
    <w:abstractNumId w:val="4"/>
  </w:num>
  <w:num w:numId="10">
    <w:abstractNumId w:val="7"/>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14D39"/>
    <w:rsid w:val="00021256"/>
    <w:rsid w:val="0002230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62F3"/>
    <w:rsid w:val="00067BDA"/>
    <w:rsid w:val="00077299"/>
    <w:rsid w:val="0008108D"/>
    <w:rsid w:val="00082AB2"/>
    <w:rsid w:val="00082BC8"/>
    <w:rsid w:val="00083DB4"/>
    <w:rsid w:val="00094FC3"/>
    <w:rsid w:val="0009519C"/>
    <w:rsid w:val="00097410"/>
    <w:rsid w:val="000976E6"/>
    <w:rsid w:val="000A0CCE"/>
    <w:rsid w:val="000A2CA8"/>
    <w:rsid w:val="000A393B"/>
    <w:rsid w:val="000A4680"/>
    <w:rsid w:val="000B3CA8"/>
    <w:rsid w:val="000B6D19"/>
    <w:rsid w:val="000C73DB"/>
    <w:rsid w:val="000D5AF9"/>
    <w:rsid w:val="000E772D"/>
    <w:rsid w:val="00101501"/>
    <w:rsid w:val="001022C3"/>
    <w:rsid w:val="0010444D"/>
    <w:rsid w:val="00104836"/>
    <w:rsid w:val="001104E1"/>
    <w:rsid w:val="00117969"/>
    <w:rsid w:val="00117CA8"/>
    <w:rsid w:val="00117E62"/>
    <w:rsid w:val="00124662"/>
    <w:rsid w:val="00125AB7"/>
    <w:rsid w:val="00130978"/>
    <w:rsid w:val="00140B52"/>
    <w:rsid w:val="00141366"/>
    <w:rsid w:val="001426F1"/>
    <w:rsid w:val="00151340"/>
    <w:rsid w:val="001513A2"/>
    <w:rsid w:val="00151F70"/>
    <w:rsid w:val="00154DDF"/>
    <w:rsid w:val="001710F4"/>
    <w:rsid w:val="00173B21"/>
    <w:rsid w:val="00175C90"/>
    <w:rsid w:val="00194887"/>
    <w:rsid w:val="001949EC"/>
    <w:rsid w:val="0019539D"/>
    <w:rsid w:val="001A0DF6"/>
    <w:rsid w:val="001A7724"/>
    <w:rsid w:val="001B028D"/>
    <w:rsid w:val="001B2377"/>
    <w:rsid w:val="001B3D28"/>
    <w:rsid w:val="001C1D8B"/>
    <w:rsid w:val="001C2F04"/>
    <w:rsid w:val="001C6523"/>
    <w:rsid w:val="001D0017"/>
    <w:rsid w:val="001D009D"/>
    <w:rsid w:val="001D20CF"/>
    <w:rsid w:val="001D569B"/>
    <w:rsid w:val="001E1F58"/>
    <w:rsid w:val="001E61EE"/>
    <w:rsid w:val="001F0EC6"/>
    <w:rsid w:val="001F1DD8"/>
    <w:rsid w:val="001F333C"/>
    <w:rsid w:val="00200F1F"/>
    <w:rsid w:val="0020313B"/>
    <w:rsid w:val="002068C8"/>
    <w:rsid w:val="002075BD"/>
    <w:rsid w:val="00210AA9"/>
    <w:rsid w:val="002157A1"/>
    <w:rsid w:val="00216CEA"/>
    <w:rsid w:val="002229AD"/>
    <w:rsid w:val="00223240"/>
    <w:rsid w:val="00226715"/>
    <w:rsid w:val="00227C67"/>
    <w:rsid w:val="00227E69"/>
    <w:rsid w:val="002317CF"/>
    <w:rsid w:val="002336AD"/>
    <w:rsid w:val="00244F74"/>
    <w:rsid w:val="00245AFB"/>
    <w:rsid w:val="00246412"/>
    <w:rsid w:val="002471A2"/>
    <w:rsid w:val="0025226C"/>
    <w:rsid w:val="002543F4"/>
    <w:rsid w:val="00264503"/>
    <w:rsid w:val="00267435"/>
    <w:rsid w:val="002675C7"/>
    <w:rsid w:val="002700B8"/>
    <w:rsid w:val="0027417A"/>
    <w:rsid w:val="0027462E"/>
    <w:rsid w:val="0027471E"/>
    <w:rsid w:val="00276F7B"/>
    <w:rsid w:val="00277F64"/>
    <w:rsid w:val="002964EC"/>
    <w:rsid w:val="002976F7"/>
    <w:rsid w:val="002A753F"/>
    <w:rsid w:val="002A766A"/>
    <w:rsid w:val="002B022B"/>
    <w:rsid w:val="002B123D"/>
    <w:rsid w:val="002B49F8"/>
    <w:rsid w:val="002B62F4"/>
    <w:rsid w:val="002C0076"/>
    <w:rsid w:val="002C0615"/>
    <w:rsid w:val="002C0973"/>
    <w:rsid w:val="002C2FC8"/>
    <w:rsid w:val="002C3BDD"/>
    <w:rsid w:val="002C7F96"/>
    <w:rsid w:val="002D56FF"/>
    <w:rsid w:val="002E5974"/>
    <w:rsid w:val="002E7099"/>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A2A0D"/>
    <w:rsid w:val="003A6501"/>
    <w:rsid w:val="003B1128"/>
    <w:rsid w:val="003C1111"/>
    <w:rsid w:val="003C363F"/>
    <w:rsid w:val="003C6D83"/>
    <w:rsid w:val="003C7A22"/>
    <w:rsid w:val="003D60C2"/>
    <w:rsid w:val="003E5049"/>
    <w:rsid w:val="003E6343"/>
    <w:rsid w:val="003E7704"/>
    <w:rsid w:val="003F4171"/>
    <w:rsid w:val="004017E5"/>
    <w:rsid w:val="00410DE3"/>
    <w:rsid w:val="00410E42"/>
    <w:rsid w:val="0041222E"/>
    <w:rsid w:val="00413859"/>
    <w:rsid w:val="0042012A"/>
    <w:rsid w:val="00420E79"/>
    <w:rsid w:val="00422CEE"/>
    <w:rsid w:val="0043076D"/>
    <w:rsid w:val="00435B4B"/>
    <w:rsid w:val="00441A9A"/>
    <w:rsid w:val="004433B3"/>
    <w:rsid w:val="00445B5D"/>
    <w:rsid w:val="004515EA"/>
    <w:rsid w:val="00456515"/>
    <w:rsid w:val="00457C23"/>
    <w:rsid w:val="004641C7"/>
    <w:rsid w:val="00467636"/>
    <w:rsid w:val="004724B9"/>
    <w:rsid w:val="00476974"/>
    <w:rsid w:val="0048016A"/>
    <w:rsid w:val="004810D1"/>
    <w:rsid w:val="00482E23"/>
    <w:rsid w:val="004933FA"/>
    <w:rsid w:val="00493BD1"/>
    <w:rsid w:val="00494294"/>
    <w:rsid w:val="00496715"/>
    <w:rsid w:val="00497E78"/>
    <w:rsid w:val="004A0867"/>
    <w:rsid w:val="004A3DAF"/>
    <w:rsid w:val="004A3E77"/>
    <w:rsid w:val="004A5D09"/>
    <w:rsid w:val="004B3735"/>
    <w:rsid w:val="004B6CB4"/>
    <w:rsid w:val="004C6576"/>
    <w:rsid w:val="004E3068"/>
    <w:rsid w:val="004E3455"/>
    <w:rsid w:val="004F476D"/>
    <w:rsid w:val="004F52B9"/>
    <w:rsid w:val="004F778B"/>
    <w:rsid w:val="00501663"/>
    <w:rsid w:val="00502175"/>
    <w:rsid w:val="00504447"/>
    <w:rsid w:val="0050680A"/>
    <w:rsid w:val="005072A1"/>
    <w:rsid w:val="00515F73"/>
    <w:rsid w:val="00521802"/>
    <w:rsid w:val="00523820"/>
    <w:rsid w:val="005315CA"/>
    <w:rsid w:val="005348A0"/>
    <w:rsid w:val="0053614B"/>
    <w:rsid w:val="00537448"/>
    <w:rsid w:val="00540468"/>
    <w:rsid w:val="00540864"/>
    <w:rsid w:val="00544F48"/>
    <w:rsid w:val="00545AE3"/>
    <w:rsid w:val="00547A5E"/>
    <w:rsid w:val="005515A4"/>
    <w:rsid w:val="005610A9"/>
    <w:rsid w:val="00571E60"/>
    <w:rsid w:val="005770FF"/>
    <w:rsid w:val="00587696"/>
    <w:rsid w:val="00597AAF"/>
    <w:rsid w:val="005A5E1F"/>
    <w:rsid w:val="005B042E"/>
    <w:rsid w:val="005B473F"/>
    <w:rsid w:val="005B5009"/>
    <w:rsid w:val="005C3D78"/>
    <w:rsid w:val="005D4E46"/>
    <w:rsid w:val="005D735C"/>
    <w:rsid w:val="005D7E55"/>
    <w:rsid w:val="005E028F"/>
    <w:rsid w:val="005E30A7"/>
    <w:rsid w:val="005E627A"/>
    <w:rsid w:val="005F1FF9"/>
    <w:rsid w:val="005F546F"/>
    <w:rsid w:val="005F6567"/>
    <w:rsid w:val="005F732C"/>
    <w:rsid w:val="00600B63"/>
    <w:rsid w:val="00601A7F"/>
    <w:rsid w:val="00611E0A"/>
    <w:rsid w:val="0061306F"/>
    <w:rsid w:val="006152A4"/>
    <w:rsid w:val="006358A1"/>
    <w:rsid w:val="00641BF4"/>
    <w:rsid w:val="00641C6B"/>
    <w:rsid w:val="00641CBD"/>
    <w:rsid w:val="00646B24"/>
    <w:rsid w:val="00646D87"/>
    <w:rsid w:val="006471DB"/>
    <w:rsid w:val="00650670"/>
    <w:rsid w:val="006507AB"/>
    <w:rsid w:val="00653DBE"/>
    <w:rsid w:val="00660D77"/>
    <w:rsid w:val="006641C7"/>
    <w:rsid w:val="006647BA"/>
    <w:rsid w:val="006714CF"/>
    <w:rsid w:val="00671CA2"/>
    <w:rsid w:val="00672A2A"/>
    <w:rsid w:val="00676158"/>
    <w:rsid w:val="006814B7"/>
    <w:rsid w:val="006831A8"/>
    <w:rsid w:val="0068545E"/>
    <w:rsid w:val="00691DC2"/>
    <w:rsid w:val="00697918"/>
    <w:rsid w:val="006A0D35"/>
    <w:rsid w:val="006A3B1F"/>
    <w:rsid w:val="006B6377"/>
    <w:rsid w:val="006C449F"/>
    <w:rsid w:val="006D748A"/>
    <w:rsid w:val="006E4786"/>
    <w:rsid w:val="006E5793"/>
    <w:rsid w:val="006E7AA2"/>
    <w:rsid w:val="006F658B"/>
    <w:rsid w:val="006F75D9"/>
    <w:rsid w:val="006F76B2"/>
    <w:rsid w:val="0071231E"/>
    <w:rsid w:val="00714712"/>
    <w:rsid w:val="007174CC"/>
    <w:rsid w:val="00720E51"/>
    <w:rsid w:val="00721DB0"/>
    <w:rsid w:val="00723631"/>
    <w:rsid w:val="00724DCB"/>
    <w:rsid w:val="00726BD0"/>
    <w:rsid w:val="00730E18"/>
    <w:rsid w:val="00733C98"/>
    <w:rsid w:val="00741FC5"/>
    <w:rsid w:val="00743206"/>
    <w:rsid w:val="007440AD"/>
    <w:rsid w:val="00756334"/>
    <w:rsid w:val="00762289"/>
    <w:rsid w:val="0077067B"/>
    <w:rsid w:val="00774D70"/>
    <w:rsid w:val="00775EE1"/>
    <w:rsid w:val="0077769D"/>
    <w:rsid w:val="00781137"/>
    <w:rsid w:val="007830C0"/>
    <w:rsid w:val="007878A6"/>
    <w:rsid w:val="0079031C"/>
    <w:rsid w:val="0079295D"/>
    <w:rsid w:val="00793CCF"/>
    <w:rsid w:val="007949CF"/>
    <w:rsid w:val="00796977"/>
    <w:rsid w:val="007A0D09"/>
    <w:rsid w:val="007A28FA"/>
    <w:rsid w:val="007A4459"/>
    <w:rsid w:val="007A5A2F"/>
    <w:rsid w:val="007A5C3B"/>
    <w:rsid w:val="007B0033"/>
    <w:rsid w:val="007B19AF"/>
    <w:rsid w:val="007B19B2"/>
    <w:rsid w:val="007B44F6"/>
    <w:rsid w:val="007B5FD5"/>
    <w:rsid w:val="007B7B4F"/>
    <w:rsid w:val="007C1FB2"/>
    <w:rsid w:val="007C2076"/>
    <w:rsid w:val="007C25EE"/>
    <w:rsid w:val="007E0342"/>
    <w:rsid w:val="007E33D3"/>
    <w:rsid w:val="007E56E9"/>
    <w:rsid w:val="007F12F4"/>
    <w:rsid w:val="007F14CD"/>
    <w:rsid w:val="007F2AB6"/>
    <w:rsid w:val="007F3018"/>
    <w:rsid w:val="007F5FCE"/>
    <w:rsid w:val="00811FCB"/>
    <w:rsid w:val="0081214B"/>
    <w:rsid w:val="00815798"/>
    <w:rsid w:val="0081612C"/>
    <w:rsid w:val="008171EA"/>
    <w:rsid w:val="008173DD"/>
    <w:rsid w:val="00820192"/>
    <w:rsid w:val="00824202"/>
    <w:rsid w:val="008256EE"/>
    <w:rsid w:val="008266FB"/>
    <w:rsid w:val="008277ED"/>
    <w:rsid w:val="00832796"/>
    <w:rsid w:val="00843C60"/>
    <w:rsid w:val="00847FB8"/>
    <w:rsid w:val="00851FAA"/>
    <w:rsid w:val="00852CB5"/>
    <w:rsid w:val="00853391"/>
    <w:rsid w:val="00855042"/>
    <w:rsid w:val="00860826"/>
    <w:rsid w:val="0086113D"/>
    <w:rsid w:val="008635C7"/>
    <w:rsid w:val="0086403F"/>
    <w:rsid w:val="00867291"/>
    <w:rsid w:val="00875DEB"/>
    <w:rsid w:val="00876EFE"/>
    <w:rsid w:val="0088059A"/>
    <w:rsid w:val="0088076E"/>
    <w:rsid w:val="00883262"/>
    <w:rsid w:val="00890A7E"/>
    <w:rsid w:val="008914D7"/>
    <w:rsid w:val="00892957"/>
    <w:rsid w:val="008A7D0A"/>
    <w:rsid w:val="008A7D94"/>
    <w:rsid w:val="008A7EB0"/>
    <w:rsid w:val="008B38E6"/>
    <w:rsid w:val="008B7EA6"/>
    <w:rsid w:val="008C3B98"/>
    <w:rsid w:val="008C3BDA"/>
    <w:rsid w:val="008C4940"/>
    <w:rsid w:val="008C6BF1"/>
    <w:rsid w:val="008C7933"/>
    <w:rsid w:val="008D3559"/>
    <w:rsid w:val="008D6625"/>
    <w:rsid w:val="008E1C4C"/>
    <w:rsid w:val="008E2B05"/>
    <w:rsid w:val="008E5944"/>
    <w:rsid w:val="008E76EC"/>
    <w:rsid w:val="008F1F73"/>
    <w:rsid w:val="008F48BA"/>
    <w:rsid w:val="008F5620"/>
    <w:rsid w:val="008F5FBA"/>
    <w:rsid w:val="008F6737"/>
    <w:rsid w:val="008F7F39"/>
    <w:rsid w:val="00901195"/>
    <w:rsid w:val="00905686"/>
    <w:rsid w:val="009058BA"/>
    <w:rsid w:val="0091160A"/>
    <w:rsid w:val="0091575F"/>
    <w:rsid w:val="0091685A"/>
    <w:rsid w:val="00917AF8"/>
    <w:rsid w:val="0092036C"/>
    <w:rsid w:val="009273A5"/>
    <w:rsid w:val="009307AA"/>
    <w:rsid w:val="00930E80"/>
    <w:rsid w:val="00932C25"/>
    <w:rsid w:val="009345EB"/>
    <w:rsid w:val="00934DC8"/>
    <w:rsid w:val="00940BDE"/>
    <w:rsid w:val="00946E18"/>
    <w:rsid w:val="0094761C"/>
    <w:rsid w:val="00952425"/>
    <w:rsid w:val="009569EA"/>
    <w:rsid w:val="00960367"/>
    <w:rsid w:val="009618A4"/>
    <w:rsid w:val="00963392"/>
    <w:rsid w:val="00964C48"/>
    <w:rsid w:val="00971CB5"/>
    <w:rsid w:val="00980A72"/>
    <w:rsid w:val="0098314E"/>
    <w:rsid w:val="0099253E"/>
    <w:rsid w:val="00995381"/>
    <w:rsid w:val="009A2871"/>
    <w:rsid w:val="009A737A"/>
    <w:rsid w:val="009A793D"/>
    <w:rsid w:val="009B0FC1"/>
    <w:rsid w:val="009B2F93"/>
    <w:rsid w:val="009B3335"/>
    <w:rsid w:val="009D032D"/>
    <w:rsid w:val="009D27A3"/>
    <w:rsid w:val="009D2E31"/>
    <w:rsid w:val="009D6253"/>
    <w:rsid w:val="009D7EAC"/>
    <w:rsid w:val="009E1A86"/>
    <w:rsid w:val="009E7E54"/>
    <w:rsid w:val="009F109B"/>
    <w:rsid w:val="009F14B1"/>
    <w:rsid w:val="009F1C42"/>
    <w:rsid w:val="009F6F41"/>
    <w:rsid w:val="00A000A2"/>
    <w:rsid w:val="00A05BAB"/>
    <w:rsid w:val="00A12F0A"/>
    <w:rsid w:val="00A13AC7"/>
    <w:rsid w:val="00A16035"/>
    <w:rsid w:val="00A1667A"/>
    <w:rsid w:val="00A302D0"/>
    <w:rsid w:val="00A34BF1"/>
    <w:rsid w:val="00A3696D"/>
    <w:rsid w:val="00A4091E"/>
    <w:rsid w:val="00A4609A"/>
    <w:rsid w:val="00A50E68"/>
    <w:rsid w:val="00A60C19"/>
    <w:rsid w:val="00A661C2"/>
    <w:rsid w:val="00A676CC"/>
    <w:rsid w:val="00A737FF"/>
    <w:rsid w:val="00A81E6B"/>
    <w:rsid w:val="00A842E7"/>
    <w:rsid w:val="00A872AC"/>
    <w:rsid w:val="00A91CF1"/>
    <w:rsid w:val="00A969BE"/>
    <w:rsid w:val="00AA60F5"/>
    <w:rsid w:val="00AB217E"/>
    <w:rsid w:val="00AB2375"/>
    <w:rsid w:val="00AB3CA4"/>
    <w:rsid w:val="00AB5EC5"/>
    <w:rsid w:val="00AB7921"/>
    <w:rsid w:val="00AC077F"/>
    <w:rsid w:val="00AC09A3"/>
    <w:rsid w:val="00AC1435"/>
    <w:rsid w:val="00AC35E5"/>
    <w:rsid w:val="00AC57CA"/>
    <w:rsid w:val="00AD03DC"/>
    <w:rsid w:val="00AD0F6C"/>
    <w:rsid w:val="00AD2AA4"/>
    <w:rsid w:val="00AD452B"/>
    <w:rsid w:val="00AE0B79"/>
    <w:rsid w:val="00AE2CD7"/>
    <w:rsid w:val="00AE2F4E"/>
    <w:rsid w:val="00AE79E5"/>
    <w:rsid w:val="00AF3200"/>
    <w:rsid w:val="00AF36D3"/>
    <w:rsid w:val="00B04DF7"/>
    <w:rsid w:val="00B0707E"/>
    <w:rsid w:val="00B108B1"/>
    <w:rsid w:val="00B10F85"/>
    <w:rsid w:val="00B12C0B"/>
    <w:rsid w:val="00B17F47"/>
    <w:rsid w:val="00B307F8"/>
    <w:rsid w:val="00B31A13"/>
    <w:rsid w:val="00B32FC3"/>
    <w:rsid w:val="00B34D3B"/>
    <w:rsid w:val="00B357DE"/>
    <w:rsid w:val="00B35F81"/>
    <w:rsid w:val="00B37D4D"/>
    <w:rsid w:val="00B457EA"/>
    <w:rsid w:val="00B577ED"/>
    <w:rsid w:val="00B67008"/>
    <w:rsid w:val="00B6725E"/>
    <w:rsid w:val="00B746CC"/>
    <w:rsid w:val="00B75394"/>
    <w:rsid w:val="00B80323"/>
    <w:rsid w:val="00B817C3"/>
    <w:rsid w:val="00B86CE7"/>
    <w:rsid w:val="00B90F38"/>
    <w:rsid w:val="00B91A8E"/>
    <w:rsid w:val="00B97BA6"/>
    <w:rsid w:val="00BA07B4"/>
    <w:rsid w:val="00BA2A4B"/>
    <w:rsid w:val="00BA3321"/>
    <w:rsid w:val="00BA5A39"/>
    <w:rsid w:val="00BA5E12"/>
    <w:rsid w:val="00BB5AF6"/>
    <w:rsid w:val="00BB658E"/>
    <w:rsid w:val="00BC110D"/>
    <w:rsid w:val="00BC1E65"/>
    <w:rsid w:val="00BC5C4A"/>
    <w:rsid w:val="00BC600E"/>
    <w:rsid w:val="00BC6318"/>
    <w:rsid w:val="00BD117E"/>
    <w:rsid w:val="00BD22E8"/>
    <w:rsid w:val="00BD5EEA"/>
    <w:rsid w:val="00BD65D3"/>
    <w:rsid w:val="00BD6EA3"/>
    <w:rsid w:val="00BD7BD7"/>
    <w:rsid w:val="00BE2665"/>
    <w:rsid w:val="00BE78F1"/>
    <w:rsid w:val="00BF13A1"/>
    <w:rsid w:val="00BF3B12"/>
    <w:rsid w:val="00BF4399"/>
    <w:rsid w:val="00C01432"/>
    <w:rsid w:val="00C05470"/>
    <w:rsid w:val="00C14D8C"/>
    <w:rsid w:val="00C156F4"/>
    <w:rsid w:val="00C22ED9"/>
    <w:rsid w:val="00C24D3B"/>
    <w:rsid w:val="00C40674"/>
    <w:rsid w:val="00C411D7"/>
    <w:rsid w:val="00C41CE0"/>
    <w:rsid w:val="00C42882"/>
    <w:rsid w:val="00C43434"/>
    <w:rsid w:val="00C456DB"/>
    <w:rsid w:val="00C46CE6"/>
    <w:rsid w:val="00C47AF1"/>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C3BFB"/>
    <w:rsid w:val="00CC4D3D"/>
    <w:rsid w:val="00CC79C0"/>
    <w:rsid w:val="00CD0658"/>
    <w:rsid w:val="00CD08B1"/>
    <w:rsid w:val="00CD2FBB"/>
    <w:rsid w:val="00CD5219"/>
    <w:rsid w:val="00CE18EA"/>
    <w:rsid w:val="00CE36A3"/>
    <w:rsid w:val="00CE5475"/>
    <w:rsid w:val="00CE6DD9"/>
    <w:rsid w:val="00CE72AF"/>
    <w:rsid w:val="00CE786D"/>
    <w:rsid w:val="00CF0C2E"/>
    <w:rsid w:val="00CF4620"/>
    <w:rsid w:val="00CF5457"/>
    <w:rsid w:val="00CF6286"/>
    <w:rsid w:val="00CF6E94"/>
    <w:rsid w:val="00D02032"/>
    <w:rsid w:val="00D0516D"/>
    <w:rsid w:val="00D204CD"/>
    <w:rsid w:val="00D211AE"/>
    <w:rsid w:val="00D2267A"/>
    <w:rsid w:val="00D239B8"/>
    <w:rsid w:val="00D256AD"/>
    <w:rsid w:val="00D3256C"/>
    <w:rsid w:val="00D34FC7"/>
    <w:rsid w:val="00D35A69"/>
    <w:rsid w:val="00D37374"/>
    <w:rsid w:val="00D40ECA"/>
    <w:rsid w:val="00D415CA"/>
    <w:rsid w:val="00D432F8"/>
    <w:rsid w:val="00D47AB4"/>
    <w:rsid w:val="00D64A34"/>
    <w:rsid w:val="00D65A3B"/>
    <w:rsid w:val="00D6671E"/>
    <w:rsid w:val="00D66DDA"/>
    <w:rsid w:val="00D7368F"/>
    <w:rsid w:val="00D74C77"/>
    <w:rsid w:val="00D82430"/>
    <w:rsid w:val="00D91E41"/>
    <w:rsid w:val="00D937E9"/>
    <w:rsid w:val="00D93B14"/>
    <w:rsid w:val="00D93C07"/>
    <w:rsid w:val="00DA4447"/>
    <w:rsid w:val="00DA453D"/>
    <w:rsid w:val="00DB35A0"/>
    <w:rsid w:val="00DB738C"/>
    <w:rsid w:val="00DC056E"/>
    <w:rsid w:val="00DC23A6"/>
    <w:rsid w:val="00DC7703"/>
    <w:rsid w:val="00DD1384"/>
    <w:rsid w:val="00DD6C31"/>
    <w:rsid w:val="00DE02F4"/>
    <w:rsid w:val="00DF0F4A"/>
    <w:rsid w:val="00DF5A7C"/>
    <w:rsid w:val="00DF7293"/>
    <w:rsid w:val="00E01AD7"/>
    <w:rsid w:val="00E0419F"/>
    <w:rsid w:val="00E05748"/>
    <w:rsid w:val="00E10611"/>
    <w:rsid w:val="00E10EB9"/>
    <w:rsid w:val="00E11705"/>
    <w:rsid w:val="00E15296"/>
    <w:rsid w:val="00E20243"/>
    <w:rsid w:val="00E21241"/>
    <w:rsid w:val="00E23013"/>
    <w:rsid w:val="00E27C9F"/>
    <w:rsid w:val="00E27CE6"/>
    <w:rsid w:val="00E34B0F"/>
    <w:rsid w:val="00E40D6B"/>
    <w:rsid w:val="00E414E2"/>
    <w:rsid w:val="00E43AB0"/>
    <w:rsid w:val="00E63A5A"/>
    <w:rsid w:val="00E6574E"/>
    <w:rsid w:val="00E70A07"/>
    <w:rsid w:val="00E71433"/>
    <w:rsid w:val="00E719BD"/>
    <w:rsid w:val="00E813DA"/>
    <w:rsid w:val="00E817E4"/>
    <w:rsid w:val="00E85B31"/>
    <w:rsid w:val="00E91B3A"/>
    <w:rsid w:val="00E94DDD"/>
    <w:rsid w:val="00E9793B"/>
    <w:rsid w:val="00EA383D"/>
    <w:rsid w:val="00EA6014"/>
    <w:rsid w:val="00EB2809"/>
    <w:rsid w:val="00EB2DEA"/>
    <w:rsid w:val="00EB7A7D"/>
    <w:rsid w:val="00EB7DB4"/>
    <w:rsid w:val="00EC4274"/>
    <w:rsid w:val="00EC697B"/>
    <w:rsid w:val="00ED00E9"/>
    <w:rsid w:val="00ED66FE"/>
    <w:rsid w:val="00ED67E4"/>
    <w:rsid w:val="00ED79F5"/>
    <w:rsid w:val="00EE1852"/>
    <w:rsid w:val="00EF05A5"/>
    <w:rsid w:val="00EF0685"/>
    <w:rsid w:val="00EF43E8"/>
    <w:rsid w:val="00EF7AE5"/>
    <w:rsid w:val="00F03F33"/>
    <w:rsid w:val="00F10574"/>
    <w:rsid w:val="00F10BB2"/>
    <w:rsid w:val="00F11581"/>
    <w:rsid w:val="00F11B71"/>
    <w:rsid w:val="00F12C18"/>
    <w:rsid w:val="00F20896"/>
    <w:rsid w:val="00F25017"/>
    <w:rsid w:val="00F25C85"/>
    <w:rsid w:val="00F261B6"/>
    <w:rsid w:val="00F302F8"/>
    <w:rsid w:val="00F304BF"/>
    <w:rsid w:val="00F31E65"/>
    <w:rsid w:val="00F35D90"/>
    <w:rsid w:val="00F403B4"/>
    <w:rsid w:val="00F41EA4"/>
    <w:rsid w:val="00F41F51"/>
    <w:rsid w:val="00F427BF"/>
    <w:rsid w:val="00F43834"/>
    <w:rsid w:val="00F46BCE"/>
    <w:rsid w:val="00F46ED4"/>
    <w:rsid w:val="00F566D5"/>
    <w:rsid w:val="00F60140"/>
    <w:rsid w:val="00F625B3"/>
    <w:rsid w:val="00F672DC"/>
    <w:rsid w:val="00F67E05"/>
    <w:rsid w:val="00F709F1"/>
    <w:rsid w:val="00F72FC2"/>
    <w:rsid w:val="00F7316E"/>
    <w:rsid w:val="00F75264"/>
    <w:rsid w:val="00F77496"/>
    <w:rsid w:val="00F77889"/>
    <w:rsid w:val="00F86137"/>
    <w:rsid w:val="00F93C03"/>
    <w:rsid w:val="00F9510C"/>
    <w:rsid w:val="00FA1520"/>
    <w:rsid w:val="00FA5FF9"/>
    <w:rsid w:val="00FA7B65"/>
    <w:rsid w:val="00FB0F7E"/>
    <w:rsid w:val="00FB7FDE"/>
    <w:rsid w:val="00FC20D3"/>
    <w:rsid w:val="00FC2890"/>
    <w:rsid w:val="00FC3AC4"/>
    <w:rsid w:val="00FD126A"/>
    <w:rsid w:val="00FD40BA"/>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B1F"/>
    <w:rPr>
      <w:rFonts w:eastAsia="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eastAsiaTheme="minorEastAsia"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eastAsiaTheme="minorEastAsia"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eastAsiaTheme="minorEastAsia"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eastAsiaTheme="minorEastAsia" w:cstheme="minorHAnsi"/>
      <w:sz w:val="20"/>
      <w:szCs w:val="20"/>
    </w:rPr>
  </w:style>
  <w:style w:type="paragraph" w:styleId="TDC4">
    <w:name w:val="toc 4"/>
    <w:basedOn w:val="Normal"/>
    <w:next w:val="Normal"/>
    <w:autoRedefine/>
    <w:uiPriority w:val="39"/>
    <w:semiHidden/>
    <w:unhideWhenUsed/>
    <w:rsid w:val="00890A7E"/>
    <w:pPr>
      <w:ind w:left="720"/>
    </w:pPr>
    <w:rPr>
      <w:rFonts w:eastAsiaTheme="minorEastAsia" w:cstheme="minorHAnsi"/>
      <w:sz w:val="20"/>
      <w:szCs w:val="20"/>
    </w:rPr>
  </w:style>
  <w:style w:type="paragraph" w:styleId="TDC5">
    <w:name w:val="toc 5"/>
    <w:basedOn w:val="Normal"/>
    <w:next w:val="Normal"/>
    <w:autoRedefine/>
    <w:uiPriority w:val="39"/>
    <w:semiHidden/>
    <w:unhideWhenUsed/>
    <w:rsid w:val="00890A7E"/>
    <w:pPr>
      <w:ind w:left="960"/>
    </w:pPr>
    <w:rPr>
      <w:rFonts w:eastAsiaTheme="minorEastAsia" w:cstheme="minorHAnsi"/>
      <w:sz w:val="20"/>
      <w:szCs w:val="20"/>
    </w:rPr>
  </w:style>
  <w:style w:type="paragraph" w:styleId="TDC6">
    <w:name w:val="toc 6"/>
    <w:basedOn w:val="Normal"/>
    <w:next w:val="Normal"/>
    <w:autoRedefine/>
    <w:uiPriority w:val="39"/>
    <w:semiHidden/>
    <w:unhideWhenUsed/>
    <w:rsid w:val="00890A7E"/>
    <w:pPr>
      <w:ind w:left="1200"/>
    </w:pPr>
    <w:rPr>
      <w:rFonts w:eastAsiaTheme="minorEastAsia" w:cstheme="minorHAnsi"/>
      <w:sz w:val="20"/>
      <w:szCs w:val="20"/>
    </w:rPr>
  </w:style>
  <w:style w:type="paragraph" w:styleId="TDC7">
    <w:name w:val="toc 7"/>
    <w:basedOn w:val="Normal"/>
    <w:next w:val="Normal"/>
    <w:autoRedefine/>
    <w:uiPriority w:val="39"/>
    <w:semiHidden/>
    <w:unhideWhenUsed/>
    <w:rsid w:val="00890A7E"/>
    <w:pPr>
      <w:ind w:left="1440"/>
    </w:pPr>
    <w:rPr>
      <w:rFonts w:eastAsiaTheme="minorEastAsia" w:cstheme="minorHAnsi"/>
      <w:sz w:val="20"/>
      <w:szCs w:val="20"/>
    </w:rPr>
  </w:style>
  <w:style w:type="paragraph" w:styleId="TDC8">
    <w:name w:val="toc 8"/>
    <w:basedOn w:val="Normal"/>
    <w:next w:val="Normal"/>
    <w:autoRedefine/>
    <w:uiPriority w:val="39"/>
    <w:semiHidden/>
    <w:unhideWhenUsed/>
    <w:rsid w:val="00890A7E"/>
    <w:pPr>
      <w:ind w:left="1680"/>
    </w:pPr>
    <w:rPr>
      <w:rFonts w:eastAsiaTheme="minorEastAsia" w:cstheme="minorHAnsi"/>
      <w:sz w:val="20"/>
      <w:szCs w:val="20"/>
    </w:rPr>
  </w:style>
  <w:style w:type="paragraph" w:styleId="TDC9">
    <w:name w:val="toc 9"/>
    <w:basedOn w:val="Normal"/>
    <w:next w:val="Normal"/>
    <w:autoRedefine/>
    <w:uiPriority w:val="39"/>
    <w:semiHidden/>
    <w:unhideWhenUsed/>
    <w:rsid w:val="00890A7E"/>
    <w:pPr>
      <w:ind w:left="1920"/>
    </w:pPr>
    <w:rPr>
      <w:rFonts w:eastAsiaTheme="minorEastAsia"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eastAsiaTheme="minorEastAsia"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eastAsiaTheme="minorEastAsia"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eastAsiaTheme="minorEastAsia"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eastAsiaTheme="minorEastAsia"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eastAsiaTheme="minorEastAsia"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eastAsiaTheme="minorEastAsia"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397557205">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1466759">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09084640">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022767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tech.amikelive.com/node-718/what-object-categories-labels-are-in-coco-dataset/" TargetMode="External"/><Relationship Id="rId1"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tiff"/><Relationship Id="rId39" Type="http://schemas.openxmlformats.org/officeDocument/2006/relationships/hyperlink" Target="https://www.thingiverse.com/thing:3723178" TargetMode="External"/><Relationship Id="rId21" Type="http://schemas.microsoft.com/office/2016/09/relationships/commentsIds" Target="commentsIds.xml"/><Relationship Id="rId34" Type="http://schemas.openxmlformats.org/officeDocument/2006/relationships/image" Target="media/image23.png"/><Relationship Id="rId42" Type="http://schemas.openxmlformats.org/officeDocument/2006/relationships/hyperlink" Target="http://dl.djicdn.com/downloads/flamewheel/en/F450_User_Manual_v2.2_en.pdf" TargetMode="External"/><Relationship Id="rId47" Type="http://schemas.openxmlformats.org/officeDocument/2006/relationships/hyperlink" Target="https://www.fierceelectronics.com/components/compensating-for-tilt-hard-iron-and-soft-iron-effects" TargetMode="External"/><Relationship Id="rId50" Type="http://schemas.openxmlformats.org/officeDocument/2006/relationships/hyperlink" Target="http://xybernetics.com/2016/04/08/tech-talk-quadcopter-basics/"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mlid.com/navio/" TargetMode="External"/><Relationship Id="rId40" Type="http://schemas.openxmlformats.org/officeDocument/2006/relationships/hyperlink" Target="https://www.thingiverse.com/thing:92208" TargetMode="External"/><Relationship Id="rId45" Type="http://schemas.openxmlformats.org/officeDocument/2006/relationships/hyperlink" Target="https://diyodemag.com/_images/5abc7a3ec672e0e30e9bb110" TargetMode="External"/><Relationship Id="rId53" Type="http://schemas.openxmlformats.org/officeDocument/2006/relationships/hyperlink" Target="https://developer.android.com/guide/topics/manifest/manifest-intro?hl=e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hyperlink" Target="https://i.stack.imgur.com/fbjwb.jpg" TargetMode="External"/><Relationship Id="rId52" Type="http://schemas.openxmlformats.org/officeDocument/2006/relationships/hyperlink" Target="https://es.freelogodesign.org/terms-of-u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tif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omprardrones.online/como-funcionan-las-helices-de-un-drone/" TargetMode="External"/><Relationship Id="rId48" Type="http://schemas.openxmlformats.org/officeDocument/2006/relationships/hyperlink" Target="https://www.meteorologiaenred.com/barometro.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nuplot.inf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rusa3d.es/original-prusa-i3-mk3-spa/" TargetMode="External"/><Relationship Id="rId46" Type="http://schemas.openxmlformats.org/officeDocument/2006/relationships/hyperlink" Target="https://github.com/juancalf/TFG/tree/master/archivos%203d" TargetMode="External"/><Relationship Id="rId20" Type="http://schemas.microsoft.com/office/2011/relationships/commentsExtended" Target="commentsExtended.xml"/><Relationship Id="rId41" Type="http://schemas.openxmlformats.org/officeDocument/2006/relationships/hyperlink" Target="https://corchitosrc.foroactivo.com/t2-motores-brushles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emlid/emlid-docs/blob/master/docs/autopilots/navio2/img/Navio2WithPaspberryPi.png?raw=true" TargetMode="External"/><Relationship Id="rId49" Type="http://schemas.openxmlformats.org/officeDocument/2006/relationships/hyperlink" Target="https://www.ugr.es/~andyk/Docencia/Metclim/Constante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3D963-19FA-1143-82F2-8761E18E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36</Pages>
  <Words>8963</Words>
  <Characters>49300</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24</cp:revision>
  <dcterms:created xsi:type="dcterms:W3CDTF">2020-04-10T09:26:00Z</dcterms:created>
  <dcterms:modified xsi:type="dcterms:W3CDTF">2020-04-11T09:01:00Z</dcterms:modified>
</cp:coreProperties>
</file>